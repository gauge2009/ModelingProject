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77777777" w:rsidR="00B97356" w:rsidRDefault="00B97356" w:rsidP="00B97356">
      <w:pPr>
        <w:jc w:val="center"/>
        <w:rPr>
          <w:sz w:val="30"/>
        </w:rPr>
      </w:pPr>
      <w:r w:rsidRPr="001E683F">
        <w:rPr>
          <w:rFonts w:hint="eastAsia"/>
          <w:sz w:val="30"/>
        </w:rPr>
        <w:t>物业自助终端体系结构设计文档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77777777" w:rsidR="00B97356" w:rsidRDefault="00B97356" w:rsidP="00F36554">
            <w:pPr>
              <w:pStyle w:val="-"/>
              <w:rPr>
                <w:rFonts w:ascii="宋体" w:hAnsi="宋体"/>
              </w:rPr>
            </w:pPr>
            <w:r>
              <w:rPr>
                <w:rFonts w:ascii="宋体" w:hAnsi="宋体" w:hint="eastAsia"/>
              </w:rPr>
              <w:t>版本1.3A，B需求相关变更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7777777" w:rsidR="00B97356" w:rsidRDefault="00B97356" w:rsidP="00F36554">
            <w:pPr>
              <w:pStyle w:val="-"/>
              <w:rPr>
                <w:rFonts w:ascii="宋体" w:hAnsi="宋体"/>
              </w:rPr>
            </w:pPr>
          </w:p>
        </w:tc>
        <w:tc>
          <w:tcPr>
            <w:tcW w:w="708" w:type="dxa"/>
          </w:tcPr>
          <w:p w14:paraId="62E8DD17" w14:textId="77777777" w:rsidR="00B97356" w:rsidRDefault="00B97356" w:rsidP="00F36554">
            <w:pPr>
              <w:pStyle w:val="-"/>
              <w:rPr>
                <w:rFonts w:ascii="宋体" w:hAnsi="宋体"/>
              </w:rPr>
            </w:pPr>
          </w:p>
        </w:tc>
        <w:tc>
          <w:tcPr>
            <w:tcW w:w="846" w:type="dxa"/>
          </w:tcPr>
          <w:p w14:paraId="1A769605" w14:textId="77777777" w:rsidR="00B97356" w:rsidRDefault="00B97356" w:rsidP="00F36554">
            <w:pPr>
              <w:pStyle w:val="-"/>
              <w:rPr>
                <w:rFonts w:ascii="宋体" w:hAnsi="宋体"/>
              </w:rPr>
            </w:pPr>
          </w:p>
        </w:tc>
        <w:tc>
          <w:tcPr>
            <w:tcW w:w="1186" w:type="dxa"/>
          </w:tcPr>
          <w:p w14:paraId="52660F6A" w14:textId="77777777" w:rsidR="00B97356" w:rsidRDefault="00B97356" w:rsidP="00F36554">
            <w:pPr>
              <w:pStyle w:val="-"/>
              <w:rPr>
                <w:rFonts w:ascii="宋体" w:hAnsi="宋体"/>
              </w:rPr>
            </w:pPr>
          </w:p>
        </w:tc>
        <w:tc>
          <w:tcPr>
            <w:tcW w:w="4929" w:type="dxa"/>
          </w:tcPr>
          <w:p w14:paraId="306A27EE" w14:textId="77777777" w:rsidR="00B97356" w:rsidRDefault="00B97356" w:rsidP="00F36554">
            <w:pPr>
              <w:pStyle w:val="-"/>
              <w:numPr>
                <w:ilvl w:val="0"/>
                <w:numId w:val="2"/>
              </w:numPr>
              <w:rPr>
                <w:rFonts w:ascii="宋体" w:hAnsi="宋体"/>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0" w:name="_Toc191787755"/>
      <w:r>
        <w:rPr>
          <w:rFonts w:hint="eastAsia"/>
        </w:rPr>
        <w:t>引言</w:t>
      </w:r>
      <w:bookmarkEnd w:id="0"/>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 w:name="_Toc191787756"/>
      <w:r>
        <w:rPr>
          <w:rFonts w:hint="eastAsia"/>
        </w:rPr>
        <w:t>目的</w:t>
      </w:r>
      <w:bookmarkEnd w:id="1"/>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37884323"/>
      <w:bookmarkStart w:id="3" w:name="_Toc163620410"/>
      <w:bookmarkStart w:id="4" w:name="_Toc191787758"/>
      <w:r>
        <w:rPr>
          <w:rFonts w:hint="eastAsia"/>
        </w:rPr>
        <w:t>定义、首字母缩写词和缩略语</w:t>
      </w:r>
      <w:bookmarkEnd w:id="2"/>
      <w:bookmarkEnd w:id="3"/>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48D8511A" w:rsidR="00B97356" w:rsidRDefault="00943035" w:rsidP="00943035">
            <w:r w:rsidRPr="00577952">
              <w:rPr>
                <w:rFonts w:hint="eastAsia"/>
              </w:rPr>
              <w:t>智慧云社区</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5" w:name="_Toc191787759"/>
      <w:r>
        <w:rPr>
          <w:rFonts w:hint="eastAsia"/>
        </w:rPr>
        <w:t>阅读对象</w:t>
      </w:r>
      <w:bookmarkEnd w:id="5"/>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745E5A01" w14:textId="77777777" w:rsidR="00B97356" w:rsidRDefault="00B97356" w:rsidP="00F36554">
            <w:pPr>
              <w:tabs>
                <w:tab w:val="left" w:pos="585"/>
              </w:tabs>
            </w:pPr>
            <w:r>
              <w:rPr>
                <w:rFonts w:hint="eastAsia"/>
              </w:rPr>
              <w:t>请重点阅读第</w:t>
            </w:r>
            <w:r>
              <w:rPr>
                <w:rFonts w:hint="eastAsia"/>
              </w:rPr>
              <w:t>6,7,8</w:t>
            </w:r>
            <w:r>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60"/>
      <w:r>
        <w:rPr>
          <w:rFonts w:hint="eastAsia"/>
        </w:rPr>
        <w:lastRenderedPageBreak/>
        <w:t>参考资料</w:t>
      </w:r>
      <w:bookmarkEnd w:id="6"/>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1"/>
      <w:r>
        <w:rPr>
          <w:rFonts w:hint="eastAsia"/>
        </w:rPr>
        <w:t>文档概述</w:t>
      </w:r>
      <w:bookmarkEnd w:id="7"/>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8" w:name="_Toc191787762"/>
      <w:r>
        <w:rPr>
          <w:rFonts w:hint="eastAsia"/>
        </w:rPr>
        <w:t>系统概述</w:t>
      </w:r>
      <w:bookmarkEnd w:id="8"/>
    </w:p>
    <w:p w14:paraId="6010363F" w14:textId="4B9FE5B5" w:rsidR="00B97356" w:rsidRDefault="00B97356" w:rsidP="00B97356">
      <w:pPr>
        <w:pStyle w:val="2"/>
        <w:ind w:right="180"/>
      </w:pPr>
      <w:r>
        <w:rPr>
          <w:rFonts w:hint="eastAsia"/>
        </w:rPr>
        <w:t>功能模块划分</w:t>
      </w:r>
    </w:p>
    <w:p w14:paraId="503C329C" w14:textId="4E438CF3" w:rsidR="004311F9" w:rsidRDefault="00F91D89" w:rsidP="004311F9">
      <w:r>
        <w:rPr>
          <w:noProof/>
        </w:rPr>
        <w:drawing>
          <wp:inline distT="0" distB="0" distL="0" distR="0" wp14:anchorId="40A3510C" wp14:editId="073D1B0E">
            <wp:extent cx="5270500" cy="3587750"/>
            <wp:effectExtent l="0" t="0" r="635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587750"/>
                    </a:xfrm>
                    <a:prstGeom prst="rect">
                      <a:avLst/>
                    </a:prstGeom>
                    <a:noFill/>
                    <a:ln>
                      <a:noFill/>
                    </a:ln>
                  </pic:spPr>
                </pic:pic>
              </a:graphicData>
            </a:graphic>
          </wp:inline>
        </w:drawing>
      </w:r>
    </w:p>
    <w:p w14:paraId="3E2DD170" w14:textId="77777777" w:rsidR="000A2521" w:rsidRPr="004311F9" w:rsidRDefault="000A2521" w:rsidP="004311F9"/>
    <w:p w14:paraId="68FDF157" w14:textId="1266978B" w:rsidR="00B97356" w:rsidRDefault="00461412" w:rsidP="00B97356">
      <w:pPr>
        <w:numPr>
          <w:ilvl w:val="0"/>
          <w:numId w:val="4"/>
        </w:numPr>
        <w:adjustRightInd w:val="0"/>
      </w:pPr>
      <w:r>
        <w:rPr>
          <w:rFonts w:hint="eastAsia"/>
        </w:rPr>
        <w:t>系统总共划分为四个组件</w:t>
      </w:r>
      <w:r w:rsidR="00B97356">
        <w:rPr>
          <w:rFonts w:hint="eastAsia"/>
        </w:rPr>
        <w:t>，</w:t>
      </w:r>
      <w:r w:rsidR="00096B32">
        <w:rPr>
          <w:rFonts w:hint="eastAsia"/>
        </w:rPr>
        <w:t>自助终端功能，</w:t>
      </w:r>
      <w:r w:rsidR="008F3B20">
        <w:rPr>
          <w:rFonts w:hint="eastAsia"/>
        </w:rPr>
        <w:t>社区</w:t>
      </w:r>
      <w:r w:rsidR="00980782">
        <w:rPr>
          <w:rFonts w:hint="eastAsia"/>
        </w:rPr>
        <w:t>服务云平台</w:t>
      </w:r>
      <w:r>
        <w:rPr>
          <w:rFonts w:hint="eastAsia"/>
        </w:rPr>
        <w:t>功能，</w:t>
      </w:r>
      <w:r w:rsidR="00B97356">
        <w:rPr>
          <w:rFonts w:hint="eastAsia"/>
        </w:rPr>
        <w:t>运维功能和外围功能。</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77777777" w:rsidR="007032E4" w:rsidRDefault="00980782" w:rsidP="007032E4">
      <w:pPr>
        <w:numPr>
          <w:ilvl w:val="0"/>
          <w:numId w:val="5"/>
        </w:numPr>
        <w:adjustRightInd w:val="0"/>
      </w:pPr>
      <w:r>
        <w:rPr>
          <w:rFonts w:hint="eastAsia"/>
        </w:rPr>
        <w:t xml:space="preserve"> </w:t>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7BFBAEDF" w:rsidR="00B97356" w:rsidRDefault="00980782" w:rsidP="00B97356">
      <w:pPr>
        <w:numPr>
          <w:ilvl w:val="0"/>
          <w:numId w:val="7"/>
        </w:numPr>
        <w:adjustRightInd w:val="0"/>
      </w:pPr>
      <w:r>
        <w:rPr>
          <w:rFonts w:hint="eastAsia"/>
        </w:rPr>
        <w:t xml:space="preserve"> </w:t>
      </w:r>
    </w:p>
    <w:p w14:paraId="0170960E" w14:textId="77777777" w:rsidR="007032E4" w:rsidRDefault="007032E4" w:rsidP="007032E4">
      <w:pPr>
        <w:adjustRightInd w:val="0"/>
        <w:ind w:left="780"/>
      </w:pPr>
    </w:p>
    <w:p w14:paraId="2713E008" w14:textId="0739832A" w:rsidR="00B97356" w:rsidRDefault="00B97356" w:rsidP="007032E4">
      <w:pPr>
        <w:pStyle w:val="af6"/>
        <w:numPr>
          <w:ilvl w:val="0"/>
          <w:numId w:val="4"/>
        </w:numPr>
        <w:adjustRightInd w:val="0"/>
        <w:ind w:firstLineChars="0"/>
      </w:pPr>
      <w:r>
        <w:rPr>
          <w:rFonts w:hint="eastAsia"/>
        </w:rPr>
        <w:lastRenderedPageBreak/>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171E2E5D"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77777777" w:rsidR="00B97356" w:rsidRDefault="00B97356" w:rsidP="00B97356">
      <w:pPr>
        <w:numPr>
          <w:ilvl w:val="0"/>
          <w:numId w:val="9"/>
        </w:numPr>
        <w:adjustRightInd w:val="0"/>
      </w:pPr>
      <w:r>
        <w:rPr>
          <w:rFonts w:hint="eastAsia"/>
        </w:rPr>
        <w:t>论坛，暂不实现</w:t>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775763EA"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1160E376" w14:textId="09E912E0" w:rsidR="00B97356" w:rsidRDefault="00343AEC" w:rsidP="00B97356">
      <w:pPr>
        <w:numPr>
          <w:ilvl w:val="0"/>
          <w:numId w:val="10"/>
        </w:numPr>
        <w:adjustRightInd w:val="0"/>
      </w:pPr>
      <w:r>
        <w:rPr>
          <w:rFonts w:hint="eastAsia"/>
        </w:rPr>
        <w:t>物业公司物管系统需提供开票</w:t>
      </w:r>
      <w:r w:rsidR="00ED71A0">
        <w:rPr>
          <w:rFonts w:hint="eastAsia"/>
        </w:rPr>
        <w:t>代理</w:t>
      </w:r>
      <w:r w:rsidR="008A4E59">
        <w:rPr>
          <w:rFonts w:hint="eastAsia"/>
        </w:rPr>
        <w:t>接口，接口</w:t>
      </w:r>
      <w:r w:rsidR="00ED71A0">
        <w:rPr>
          <w:rFonts w:hint="eastAsia"/>
        </w:rPr>
        <w:t>由自助终端在开票申请时调用，</w:t>
      </w:r>
      <w:r w:rsidR="00214E00">
        <w:rPr>
          <w:rFonts w:hint="eastAsia"/>
        </w:rPr>
        <w:t>需事先约定数据迁移对象细节</w:t>
      </w:r>
      <w:r w:rsidR="001677BD">
        <w:rPr>
          <w:rFonts w:hint="eastAsia"/>
        </w:rPr>
        <w:t>；</w:t>
      </w:r>
    </w:p>
    <w:p w14:paraId="6EA34BD6" w14:textId="434787F0" w:rsidR="00ED71A0" w:rsidRDefault="00ED71A0" w:rsidP="00B97356">
      <w:pPr>
        <w:numPr>
          <w:ilvl w:val="0"/>
          <w:numId w:val="10"/>
        </w:numPr>
        <w:adjustRightInd w:val="0"/>
      </w:pPr>
      <w:r>
        <w:rPr>
          <w:rFonts w:hint="eastAsia"/>
        </w:rPr>
        <w:t>物业公司物管系统需提供开票状态回写接口</w:t>
      </w:r>
      <w:r w:rsidR="001677BD">
        <w:rPr>
          <w:rFonts w:hint="eastAsia"/>
        </w:rPr>
        <w:t>。</w:t>
      </w:r>
    </w:p>
    <w:p w14:paraId="4D02D3A6" w14:textId="77777777" w:rsidR="00B97356" w:rsidRDefault="00B97356" w:rsidP="00B97356">
      <w:pPr>
        <w:pStyle w:val="1"/>
        <w:tabs>
          <w:tab w:val="clear" w:pos="432"/>
        </w:tabs>
      </w:pPr>
      <w:bookmarkStart w:id="9" w:name="_Toc191787763"/>
      <w:r>
        <w:rPr>
          <w:rFonts w:hint="eastAsia"/>
        </w:rPr>
        <w:t>设计约束</w:t>
      </w:r>
      <w:bookmarkEnd w:id="9"/>
    </w:p>
    <w:p w14:paraId="007E6BFA"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0" w:name="_Toc191787764"/>
      <w:r>
        <w:rPr>
          <w:rFonts w:hint="eastAsia"/>
        </w:rPr>
        <w:t>需求约束</w:t>
      </w:r>
      <w:bookmarkEnd w:id="10"/>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77777777" w:rsidR="00B97356" w:rsidRDefault="00B97356" w:rsidP="00F36554">
            <w:r>
              <w:rPr>
                <w:rFonts w:hint="eastAsia"/>
              </w:rPr>
              <w:t>需要跨浏览器支持，包括</w:t>
            </w:r>
            <w:r>
              <w:rPr>
                <w:rFonts w:hint="eastAsia"/>
              </w:rPr>
              <w:t>IE6-10</w:t>
            </w:r>
            <w:r>
              <w:rPr>
                <w:rFonts w:hint="eastAsia"/>
              </w:rPr>
              <w:t>，</w:t>
            </w:r>
            <w:r>
              <w:t>Chrome</w:t>
            </w:r>
            <w:r>
              <w:rPr>
                <w:rFonts w:hint="eastAsia"/>
              </w:rPr>
              <w:t>，</w:t>
            </w:r>
            <w:r>
              <w:rPr>
                <w:rFonts w:hint="eastAsia"/>
              </w:rPr>
              <w:t>360</w:t>
            </w:r>
            <w:r>
              <w:rPr>
                <w:rFonts w:hint="eastAsia"/>
              </w:rPr>
              <w:t>和搜狗浏览器；一期不支持火狐浏览器、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lastRenderedPageBreak/>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1" w:name="_Toc191787765"/>
      <w:r>
        <w:rPr>
          <w:rFonts w:hint="eastAsia"/>
        </w:rPr>
        <w:t>隐含约束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2" w:name="_Toc191787766"/>
      <w:r>
        <w:rPr>
          <w:rFonts w:hint="eastAsia"/>
        </w:rPr>
        <w:t>设计策略</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15F3E01F" w14:textId="77777777" w:rsidR="00B97356" w:rsidRDefault="00B97356" w:rsidP="00F36554">
            <w:r>
              <w:rPr>
                <w:rFonts w:hint="eastAsia"/>
              </w:rPr>
              <w:t>菜单管理复用公共部分的菜单管理</w:t>
            </w:r>
          </w:p>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3" w:name="_Toc191787767"/>
      <w:r>
        <w:rPr>
          <w:rFonts w:hint="eastAsia"/>
        </w:rPr>
        <w:lastRenderedPageBreak/>
        <w:t>总体设计</w:t>
      </w:r>
      <w:bookmarkEnd w:id="13"/>
    </w:p>
    <w:p w14:paraId="00838A6C" w14:textId="77777777" w:rsidR="00B97356" w:rsidRDefault="00B97356" w:rsidP="00B97356">
      <w:pPr>
        <w:pStyle w:val="2"/>
        <w:ind w:right="180"/>
      </w:pPr>
      <w:r>
        <w:rPr>
          <w:rFonts w:hint="eastAsia"/>
        </w:rPr>
        <w:t>封装规范</w:t>
      </w:r>
    </w:p>
    <w:p w14:paraId="5162127F" w14:textId="77777777" w:rsidR="00B97356" w:rsidRDefault="00B97356" w:rsidP="00B97356">
      <w:r>
        <w:rPr>
          <w:rFonts w:hint="eastAsia"/>
          <w:noProof/>
        </w:rPr>
        <w:drawing>
          <wp:inline distT="0" distB="0" distL="0" distR="0" wp14:anchorId="7D411E43" wp14:editId="4632D99D">
            <wp:extent cx="3782695" cy="2764790"/>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695" cy="2764790"/>
                    </a:xfrm>
                    <a:prstGeom prst="rect">
                      <a:avLst/>
                    </a:prstGeom>
                    <a:noFill/>
                    <a:ln>
                      <a:noFill/>
                    </a:ln>
                  </pic:spPr>
                </pic:pic>
              </a:graphicData>
            </a:graphic>
          </wp:inline>
        </w:drawing>
      </w:r>
    </w:p>
    <w:p w14:paraId="3A6C73FF" w14:textId="77777777" w:rsidR="00B97356" w:rsidRDefault="00B97356" w:rsidP="00B97356">
      <w:r>
        <w:rPr>
          <w:rFonts w:hint="eastAsia"/>
        </w:rPr>
        <w:t>封装方案主体参考重构逻辑，三层架构。</w:t>
      </w:r>
      <w:r>
        <w:rPr>
          <w:rFonts w:hint="eastAsia"/>
        </w:rPr>
        <w:t>MODEL</w:t>
      </w:r>
      <w:r>
        <w:rPr>
          <w:rFonts w:hint="eastAsia"/>
        </w:rPr>
        <w:t>层和</w:t>
      </w:r>
      <w:r>
        <w:rPr>
          <w:rFonts w:hint="eastAsia"/>
        </w:rPr>
        <w:t>DAL</w:t>
      </w:r>
      <w:r>
        <w:rPr>
          <w:rFonts w:hint="eastAsia"/>
        </w:rPr>
        <w:t>处理数据的映射和增删改查操作；</w:t>
      </w:r>
      <w:r>
        <w:rPr>
          <w:rFonts w:hint="eastAsia"/>
        </w:rPr>
        <w:t>LOGIC</w:t>
      </w:r>
      <w:r>
        <w:rPr>
          <w:rFonts w:hint="eastAsia"/>
        </w:rPr>
        <w:t>和</w:t>
      </w:r>
      <w:r>
        <w:t>FAÇADE</w:t>
      </w:r>
      <w:r>
        <w:rPr>
          <w:rFonts w:hint="eastAsia"/>
        </w:rPr>
        <w:t>层实现业务层，</w:t>
      </w:r>
      <w:r>
        <w:rPr>
          <w:rFonts w:hint="eastAsia"/>
        </w:rPr>
        <w:t>LOGIC</w:t>
      </w:r>
      <w:r>
        <w:rPr>
          <w:rFonts w:hint="eastAsia"/>
        </w:rPr>
        <w:t>层封装可重用的逻辑代码，根据逻辑实现的不同分别封装不同的</w:t>
      </w:r>
      <w:r>
        <w:rPr>
          <w:rFonts w:hint="eastAsia"/>
        </w:rPr>
        <w:t>DLL</w:t>
      </w:r>
      <w:r>
        <w:rPr>
          <w:rFonts w:hint="eastAsia"/>
        </w:rPr>
        <w:t>，</w:t>
      </w:r>
      <w:r>
        <w:t>FAÇADE</w:t>
      </w:r>
      <w:r>
        <w:rPr>
          <w:rFonts w:hint="eastAsia"/>
        </w:rPr>
        <w:t>层对应应用层接口，组织不同的逻辑实现业务过程。最终的应用层</w:t>
      </w:r>
      <w:r>
        <w:rPr>
          <w:rFonts w:hint="eastAsia"/>
        </w:rPr>
        <w:t>UI</w:t>
      </w:r>
      <w:r>
        <w:rPr>
          <w:rFonts w:hint="eastAsia"/>
        </w:rPr>
        <w:t>和逻辑分离。</w:t>
      </w:r>
    </w:p>
    <w:p w14:paraId="6DAAC51E" w14:textId="77777777" w:rsidR="00B97356" w:rsidRDefault="00B97356" w:rsidP="00B97356">
      <w:pPr>
        <w:pStyle w:val="3"/>
        <w:ind w:left="481" w:right="180"/>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8"/>
        <w:gridCol w:w="5070"/>
      </w:tblGrid>
      <w:tr w:rsidR="00B97356" w14:paraId="1C62DF2E" w14:textId="77777777" w:rsidTr="00F36554">
        <w:tc>
          <w:tcPr>
            <w:tcW w:w="3458" w:type="dxa"/>
            <w:shd w:val="clear" w:color="auto" w:fill="D9D9D9"/>
          </w:tcPr>
          <w:p w14:paraId="4B58F4AD" w14:textId="77777777" w:rsidR="00B97356" w:rsidRDefault="00B97356" w:rsidP="00F36554">
            <w:r>
              <w:rPr>
                <w:rFonts w:hint="eastAsia"/>
              </w:rPr>
              <w:t>接口</w:t>
            </w:r>
          </w:p>
        </w:tc>
        <w:tc>
          <w:tcPr>
            <w:tcW w:w="5070" w:type="dxa"/>
            <w:shd w:val="clear" w:color="auto" w:fill="D9D9D9"/>
          </w:tcPr>
          <w:p w14:paraId="2EAF7687" w14:textId="77777777" w:rsidR="00B97356" w:rsidRDefault="00B97356" w:rsidP="00F36554">
            <w:r>
              <w:rPr>
                <w:rFonts w:hint="eastAsia"/>
              </w:rPr>
              <w:t>说明</w:t>
            </w:r>
          </w:p>
        </w:tc>
      </w:tr>
      <w:tr w:rsidR="00B97356" w14:paraId="16BC24B1" w14:textId="77777777" w:rsidTr="00F36554">
        <w:tc>
          <w:tcPr>
            <w:tcW w:w="3458" w:type="dxa"/>
          </w:tcPr>
          <w:p w14:paraId="18189BCA" w14:textId="77777777" w:rsidR="00B97356" w:rsidRDefault="00B97356" w:rsidP="00F36554">
            <w:r>
              <w:t>PHY.BKONLINE.LOGIC.CARGOQUERY</w:t>
            </w:r>
          </w:p>
        </w:tc>
        <w:tc>
          <w:tcPr>
            <w:tcW w:w="5070" w:type="dxa"/>
          </w:tcPr>
          <w:p w14:paraId="031D5114" w14:textId="77777777" w:rsidR="00B97356" w:rsidRDefault="00B97356" w:rsidP="00F36554">
            <w:r>
              <w:rPr>
                <w:rFonts w:hint="eastAsia"/>
              </w:rPr>
              <w:t>订舱信息的查询接口，封装所有</w:t>
            </w:r>
            <w:r>
              <w:rPr>
                <w:rFonts w:hint="eastAsia"/>
              </w:rPr>
              <w:t>UI</w:t>
            </w:r>
            <w:r>
              <w:rPr>
                <w:rFonts w:hint="eastAsia"/>
              </w:rPr>
              <w:t>和应用层对信息的查询逻辑。接口需要支持条件配置，根据配置输出查询结果。</w:t>
            </w:r>
          </w:p>
        </w:tc>
      </w:tr>
      <w:tr w:rsidR="00B97356" w14:paraId="2F5F6FFE" w14:textId="77777777" w:rsidTr="00F36554">
        <w:tc>
          <w:tcPr>
            <w:tcW w:w="3458" w:type="dxa"/>
          </w:tcPr>
          <w:p w14:paraId="4AD84529" w14:textId="77777777" w:rsidR="00B97356" w:rsidRDefault="00B97356" w:rsidP="00F36554">
            <w:r>
              <w:t>PHY.BKONLINE.LOGIC.CARGO</w:t>
            </w:r>
            <w:r>
              <w:rPr>
                <w:rFonts w:hint="eastAsia"/>
              </w:rPr>
              <w:t>IMPORT</w:t>
            </w:r>
          </w:p>
        </w:tc>
        <w:tc>
          <w:tcPr>
            <w:tcW w:w="5070" w:type="dxa"/>
          </w:tcPr>
          <w:p w14:paraId="65E222D7" w14:textId="77777777" w:rsidR="00B97356" w:rsidRDefault="00B97356" w:rsidP="00F36554">
            <w:r>
              <w:rPr>
                <w:rFonts w:hint="eastAsia"/>
              </w:rPr>
              <w:t>订舱信息的导入接口，用于支持各船公司不同格式数据的导入</w:t>
            </w:r>
          </w:p>
        </w:tc>
      </w:tr>
      <w:tr w:rsidR="00B97356" w14:paraId="51EE525A" w14:textId="77777777" w:rsidTr="00F36554">
        <w:tc>
          <w:tcPr>
            <w:tcW w:w="3458" w:type="dxa"/>
          </w:tcPr>
          <w:p w14:paraId="7B582D99" w14:textId="77777777" w:rsidR="00B97356" w:rsidRDefault="00B97356" w:rsidP="00F36554">
            <w:r>
              <w:t>PHY.BKONLINE.LOGIC.</w:t>
            </w:r>
            <w:r>
              <w:rPr>
                <w:rFonts w:hint="eastAsia"/>
              </w:rPr>
              <w:t>EBOOKING</w:t>
            </w:r>
          </w:p>
        </w:tc>
        <w:tc>
          <w:tcPr>
            <w:tcW w:w="5070" w:type="dxa"/>
          </w:tcPr>
          <w:p w14:paraId="00DA4DFB" w14:textId="77777777" w:rsidR="00B97356" w:rsidRDefault="00B97356" w:rsidP="00F36554">
            <w:r>
              <w:rPr>
                <w:rFonts w:hint="eastAsia"/>
              </w:rPr>
              <w:t>订舱信息转舱单接口，用于支持将订舱信息生成报文发到船公司的业务系统</w:t>
            </w:r>
          </w:p>
        </w:tc>
      </w:tr>
      <w:tr w:rsidR="00B97356" w14:paraId="3BF7D7A3" w14:textId="77777777" w:rsidTr="00F36554">
        <w:tc>
          <w:tcPr>
            <w:tcW w:w="3458" w:type="dxa"/>
          </w:tcPr>
          <w:p w14:paraId="3EDA1B11" w14:textId="77777777" w:rsidR="00B97356" w:rsidRDefault="00B97356" w:rsidP="00F36554">
            <w:r>
              <w:t>PHY.BKONLINE.LOGIC.</w:t>
            </w:r>
            <w:r>
              <w:rPr>
                <w:rFonts w:hint="eastAsia"/>
              </w:rPr>
              <w:t>BACKCOMP</w:t>
            </w:r>
          </w:p>
        </w:tc>
        <w:tc>
          <w:tcPr>
            <w:tcW w:w="5070" w:type="dxa"/>
          </w:tcPr>
          <w:p w14:paraId="504D2E58" w14:textId="77777777" w:rsidR="00B97356" w:rsidRDefault="00B97356" w:rsidP="00F36554">
            <w:r>
              <w:rPr>
                <w:rFonts w:hint="eastAsia"/>
              </w:rPr>
              <w:t>返点运算的相关接口</w:t>
            </w:r>
          </w:p>
        </w:tc>
      </w:tr>
      <w:tr w:rsidR="00B97356" w14:paraId="7446531F" w14:textId="77777777" w:rsidTr="00F36554">
        <w:tc>
          <w:tcPr>
            <w:tcW w:w="3458" w:type="dxa"/>
          </w:tcPr>
          <w:p w14:paraId="2E1850BF" w14:textId="77777777" w:rsidR="00B97356" w:rsidRDefault="00B97356" w:rsidP="00F36554">
            <w:r>
              <w:t>PHY.BKONLINE.LOGIC.</w:t>
            </w:r>
            <w:r>
              <w:rPr>
                <w:rFonts w:hint="eastAsia"/>
              </w:rPr>
              <w:t>FEECOMP</w:t>
            </w:r>
          </w:p>
        </w:tc>
        <w:tc>
          <w:tcPr>
            <w:tcW w:w="5070" w:type="dxa"/>
          </w:tcPr>
          <w:p w14:paraId="75DE82A1" w14:textId="77777777" w:rsidR="00B97356" w:rsidRDefault="00B97356" w:rsidP="00F36554">
            <w:r>
              <w:rPr>
                <w:rFonts w:hint="eastAsia"/>
              </w:rPr>
              <w:t>佣金计算的相关接口</w:t>
            </w:r>
          </w:p>
        </w:tc>
      </w:tr>
      <w:tr w:rsidR="00B97356" w14:paraId="2DBE583B" w14:textId="77777777" w:rsidTr="00F36554">
        <w:tc>
          <w:tcPr>
            <w:tcW w:w="3458" w:type="dxa"/>
          </w:tcPr>
          <w:p w14:paraId="48EFB72F" w14:textId="77777777" w:rsidR="00B97356" w:rsidRDefault="00B97356" w:rsidP="00F36554">
            <w:r>
              <w:t>PHY.BKONLINE.LOGIC.</w:t>
            </w:r>
            <w:r>
              <w:rPr>
                <w:rFonts w:hint="eastAsia"/>
              </w:rPr>
              <w:t>BUSIRULES</w:t>
            </w:r>
          </w:p>
        </w:tc>
        <w:tc>
          <w:tcPr>
            <w:tcW w:w="5070" w:type="dxa"/>
          </w:tcPr>
          <w:p w14:paraId="2F5367B5" w14:textId="77777777" w:rsidR="00B97356" w:rsidRDefault="00B97356" w:rsidP="00F36554">
            <w:r>
              <w:rPr>
                <w:rFonts w:hint="eastAsia"/>
              </w:rPr>
              <w:t>业务数据权限控制的相关接口</w:t>
            </w:r>
          </w:p>
        </w:tc>
      </w:tr>
      <w:tr w:rsidR="00B97356" w14:paraId="6294411C" w14:textId="77777777" w:rsidTr="00F36554">
        <w:tc>
          <w:tcPr>
            <w:tcW w:w="3458" w:type="dxa"/>
          </w:tcPr>
          <w:p w14:paraId="7A4BA23A" w14:textId="77777777" w:rsidR="00B97356" w:rsidRDefault="00B97356" w:rsidP="00F36554">
            <w:r>
              <w:t>PHY.BKONLINE.LOGIC.</w:t>
            </w:r>
            <w:r>
              <w:rPr>
                <w:rFonts w:hint="eastAsia"/>
              </w:rPr>
              <w:t>LANGUAGE</w:t>
            </w:r>
          </w:p>
        </w:tc>
        <w:tc>
          <w:tcPr>
            <w:tcW w:w="5070" w:type="dxa"/>
          </w:tcPr>
          <w:p w14:paraId="429B8042" w14:textId="77777777" w:rsidR="00B97356" w:rsidRDefault="00B97356" w:rsidP="00F36554">
            <w:r>
              <w:rPr>
                <w:rFonts w:hint="eastAsia"/>
              </w:rPr>
              <w:t>多语种处理的相关接口</w:t>
            </w:r>
          </w:p>
        </w:tc>
      </w:tr>
    </w:tbl>
    <w:p w14:paraId="6C92C6E8" w14:textId="77777777" w:rsidR="00B97356" w:rsidRDefault="00B97356" w:rsidP="00B97356">
      <w:pPr>
        <w:pStyle w:val="3"/>
        <w:ind w:left="481" w:right="180"/>
      </w:pPr>
      <w:bookmarkStart w:id="14" w:name="_逻辑分层"/>
      <w:bookmarkEnd w:id="14"/>
      <w:r>
        <w:rPr>
          <w:rFonts w:hint="eastAsia"/>
        </w:rPr>
        <w:t>逻辑层级关系</w:t>
      </w:r>
    </w:p>
    <w:p w14:paraId="55E59629" w14:textId="77777777" w:rsidR="00B97356" w:rsidRDefault="00B97356" w:rsidP="00B97356">
      <w:pPr>
        <w:pStyle w:val="4"/>
        <w:tabs>
          <w:tab w:val="clear" w:pos="864"/>
        </w:tabs>
        <w:ind w:right="180"/>
      </w:pPr>
      <w:r>
        <w:rPr>
          <w:rFonts w:hint="eastAsia"/>
        </w:rPr>
        <w:t>BKOnline</w:t>
      </w:r>
      <w:r>
        <w:rPr>
          <w:rFonts w:hint="eastAsia"/>
        </w:rPr>
        <w:t>的层级关系</w:t>
      </w:r>
    </w:p>
    <w:p w14:paraId="63BE81AD" w14:textId="77777777" w:rsidR="00B97356" w:rsidRDefault="00B97356" w:rsidP="00B97356">
      <w:r>
        <w:rPr>
          <w:rFonts w:hint="eastAsia"/>
          <w:noProof/>
        </w:rPr>
        <w:drawing>
          <wp:inline distT="0" distB="0" distL="0" distR="0" wp14:anchorId="27D33DD2" wp14:editId="6DF75656">
            <wp:extent cx="2459990" cy="734695"/>
            <wp:effectExtent l="0" t="0" r="0" b="825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9990" cy="734695"/>
                    </a:xfrm>
                    <a:prstGeom prst="rect">
                      <a:avLst/>
                    </a:prstGeom>
                    <a:noFill/>
                    <a:ln>
                      <a:noFill/>
                    </a:ln>
                  </pic:spPr>
                </pic:pic>
              </a:graphicData>
            </a:graphic>
          </wp:inline>
        </w:drawing>
      </w:r>
    </w:p>
    <w:p w14:paraId="1E81C170" w14:textId="77777777" w:rsidR="00B97356" w:rsidRDefault="00B97356" w:rsidP="00B97356">
      <w:r>
        <w:rPr>
          <w:rFonts w:hint="eastAsia"/>
          <w:noProof/>
        </w:rPr>
        <w:drawing>
          <wp:inline distT="0" distB="0" distL="0" distR="0" wp14:anchorId="44B81229" wp14:editId="649D7E8B">
            <wp:extent cx="2459990" cy="734695"/>
            <wp:effectExtent l="0" t="0" r="0"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9990" cy="734695"/>
                    </a:xfrm>
                    <a:prstGeom prst="rect">
                      <a:avLst/>
                    </a:prstGeom>
                    <a:noFill/>
                    <a:ln>
                      <a:noFill/>
                    </a:ln>
                  </pic:spPr>
                </pic:pic>
              </a:graphicData>
            </a:graphic>
          </wp:inline>
        </w:drawing>
      </w:r>
    </w:p>
    <w:p w14:paraId="72E69544" w14:textId="77777777" w:rsidR="00B97356" w:rsidRDefault="00B97356" w:rsidP="00B97356">
      <w:r>
        <w:rPr>
          <w:rFonts w:hint="eastAsia"/>
          <w:noProof/>
        </w:rPr>
        <w:lastRenderedPageBreak/>
        <w:drawing>
          <wp:inline distT="0" distB="0" distL="0" distR="0" wp14:anchorId="090C7790" wp14:editId="3E53735A">
            <wp:extent cx="2563495" cy="2764790"/>
            <wp:effectExtent l="0" t="0" r="8255"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495" cy="2764790"/>
                    </a:xfrm>
                    <a:prstGeom prst="rect">
                      <a:avLst/>
                    </a:prstGeom>
                    <a:noFill/>
                    <a:ln>
                      <a:noFill/>
                    </a:ln>
                  </pic:spPr>
                </pic:pic>
              </a:graphicData>
            </a:graphic>
          </wp:inline>
        </w:drawing>
      </w:r>
    </w:p>
    <w:p w14:paraId="12F938A8" w14:textId="77777777" w:rsidR="00B97356" w:rsidRDefault="00B97356" w:rsidP="00B97356">
      <w:r>
        <w:rPr>
          <w:rFonts w:hint="eastAsia"/>
        </w:rPr>
        <w:t>参考</w:t>
      </w:r>
      <w:r>
        <w:rPr>
          <w:rFonts w:hint="eastAsia"/>
        </w:rPr>
        <w:t>BMSCORE</w:t>
      </w:r>
      <w:r>
        <w:rPr>
          <w:rFonts w:hint="eastAsia"/>
        </w:rPr>
        <w:t>系统的结构方式，对原有的设计进行修订：</w:t>
      </w:r>
    </w:p>
    <w:p w14:paraId="7DFF4EAF" w14:textId="77777777" w:rsidR="00B97356" w:rsidRDefault="00B97356" w:rsidP="00B97356">
      <w:pPr>
        <w:numPr>
          <w:ilvl w:val="0"/>
          <w:numId w:val="11"/>
        </w:numPr>
        <w:adjustRightInd w:val="0"/>
      </w:pPr>
      <w:r>
        <w:rPr>
          <w:rFonts w:hint="eastAsia"/>
        </w:rPr>
        <w:t>在</w:t>
      </w:r>
      <w:r>
        <w:t>FAÇADE</w:t>
      </w:r>
      <w:r>
        <w:rPr>
          <w:rFonts w:hint="eastAsia"/>
        </w:rPr>
        <w:t>层增加业务对象模型定义，根据业务对象打包前台接口，有利于前台接口的使用和管理。</w:t>
      </w:r>
    </w:p>
    <w:p w14:paraId="467A7E9E" w14:textId="77777777" w:rsidR="00B97356" w:rsidRDefault="00B97356" w:rsidP="00B97356">
      <w:pPr>
        <w:numPr>
          <w:ilvl w:val="0"/>
          <w:numId w:val="11"/>
        </w:numPr>
        <w:adjustRightInd w:val="0"/>
      </w:pPr>
      <w:r>
        <w:rPr>
          <w:rFonts w:hint="eastAsia"/>
        </w:rPr>
        <w:t>DAL</w:t>
      </w:r>
      <w:r>
        <w:rPr>
          <w:rFonts w:hint="eastAsia"/>
        </w:rPr>
        <w:t>（数据操作层）和</w:t>
      </w:r>
      <w:r>
        <w:rPr>
          <w:rFonts w:hint="eastAsia"/>
        </w:rPr>
        <w:t>MODEL</w:t>
      </w:r>
      <w:r>
        <w:rPr>
          <w:rFonts w:hint="eastAsia"/>
        </w:rPr>
        <w:t>层（表字段映射）继续保持分离。</w:t>
      </w:r>
    </w:p>
    <w:p w14:paraId="645854BA" w14:textId="77777777" w:rsidR="00B97356" w:rsidRDefault="00B97356" w:rsidP="00B97356">
      <w:pPr>
        <w:numPr>
          <w:ilvl w:val="0"/>
          <w:numId w:val="11"/>
        </w:numPr>
        <w:adjustRightInd w:val="0"/>
      </w:pPr>
      <w:r>
        <w:rPr>
          <w:rFonts w:hint="eastAsia"/>
        </w:rPr>
        <w:t>业务逻辑分开打包，并用接口支持扩展。通过依赖注入，动态加载需要使用的操作实例。</w:t>
      </w:r>
    </w:p>
    <w:p w14:paraId="2BB761E7" w14:textId="77777777" w:rsidR="00B97356" w:rsidRDefault="00B97356" w:rsidP="00B97356">
      <w:pPr>
        <w:pStyle w:val="3"/>
        <w:ind w:left="481" w:right="180"/>
      </w:pPr>
      <w:r>
        <w:rPr>
          <w:rFonts w:hint="eastAsia"/>
        </w:rPr>
        <w:t>类库命名规范</w:t>
      </w:r>
    </w:p>
    <w:p w14:paraId="353397D6" w14:textId="77777777" w:rsidR="00B97356" w:rsidRDefault="00B97356" w:rsidP="00B97356">
      <w:pPr>
        <w:numPr>
          <w:ilvl w:val="0"/>
          <w:numId w:val="12"/>
        </w:numPr>
        <w:adjustRightInd w:val="0"/>
      </w:pPr>
      <w:r>
        <w:rPr>
          <w:rFonts w:hint="eastAsia"/>
        </w:rPr>
        <w:t>类库命名格式定义为“</w:t>
      </w:r>
      <w:r>
        <w:t>PHY.&lt;</w:t>
      </w:r>
      <w:r>
        <w:rPr>
          <w:rFonts w:hint="eastAsia"/>
        </w:rPr>
        <w:t>项目代码</w:t>
      </w:r>
      <w:r>
        <w:t>&gt;.&lt;</w:t>
      </w:r>
      <w:r>
        <w:rPr>
          <w:rFonts w:hint="eastAsia"/>
        </w:rPr>
        <w:t>类库分类</w:t>
      </w:r>
      <w:r>
        <w:t>&gt;.&lt;</w:t>
      </w:r>
      <w:r>
        <w:rPr>
          <w:rFonts w:hint="eastAsia"/>
        </w:rPr>
        <w:t>类库子分类</w:t>
      </w:r>
      <w:r>
        <w:t>&gt;</w:t>
      </w:r>
      <w:r>
        <w:rPr>
          <w:rFonts w:hint="eastAsia"/>
        </w:rPr>
        <w:t>”。最大层级不超过</w:t>
      </w:r>
      <w:r>
        <w:rPr>
          <w:rFonts w:hint="eastAsia"/>
        </w:rPr>
        <w:t>4</w:t>
      </w:r>
      <w:r>
        <w:rPr>
          <w:rFonts w:hint="eastAsia"/>
        </w:rPr>
        <w:t>层。</w:t>
      </w:r>
    </w:p>
    <w:p w14:paraId="1754BA12" w14:textId="77777777" w:rsidR="00B97356" w:rsidRDefault="00B97356" w:rsidP="00B97356">
      <w:pPr>
        <w:numPr>
          <w:ilvl w:val="0"/>
          <w:numId w:val="12"/>
        </w:numPr>
        <w:adjustRightInd w:val="0"/>
      </w:pPr>
      <w:r>
        <w:rPr>
          <w:rFonts w:hint="eastAsia"/>
        </w:rPr>
        <w:t>包名称采用全大写。</w:t>
      </w:r>
    </w:p>
    <w:p w14:paraId="28730966" w14:textId="77777777" w:rsidR="00B97356" w:rsidRDefault="00B97356" w:rsidP="00B97356">
      <w:pPr>
        <w:numPr>
          <w:ilvl w:val="0"/>
          <w:numId w:val="12"/>
        </w:numPr>
        <w:adjustRightInd w:val="0"/>
      </w:pPr>
      <w:r>
        <w:rPr>
          <w:rFonts w:hint="eastAsia"/>
        </w:rPr>
        <w:t>类名称，方法名称和属性名称采用“驼峰”格式，类名称，方法名称首字大写，属性名称首字小写。</w:t>
      </w:r>
    </w:p>
    <w:p w14:paraId="603C651F" w14:textId="77777777"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p>
    <w:p w14:paraId="080032A7" w14:textId="77777777" w:rsidR="00B97356" w:rsidRDefault="00B97356" w:rsidP="00B97356">
      <w:pPr>
        <w:numPr>
          <w:ilvl w:val="0"/>
          <w:numId w:val="12"/>
        </w:numPr>
        <w:adjustRightInd w:val="0"/>
      </w:pPr>
      <w:r>
        <w:rPr>
          <w:rFonts w:hint="eastAsia"/>
        </w:rPr>
        <w:t>名称的组合采用“动</w:t>
      </w:r>
      <w:r>
        <w:rPr>
          <w:rFonts w:hint="eastAsia"/>
        </w:rPr>
        <w:t>+</w:t>
      </w:r>
      <w:r>
        <w:rPr>
          <w:rFonts w:hint="eastAsia"/>
        </w:rPr>
        <w:t>名”组合方式。</w:t>
      </w:r>
    </w:p>
    <w:p w14:paraId="0AA3E2B9" w14:textId="77777777" w:rsidR="00B97356" w:rsidRDefault="00B97356" w:rsidP="00B97356">
      <w:pPr>
        <w:pStyle w:val="3"/>
        <w:ind w:left="481" w:right="180"/>
      </w:pPr>
      <w:r>
        <w:rPr>
          <w:rFonts w:hint="eastAsia"/>
        </w:rPr>
        <w:t>数据库设计规范</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77777777" w:rsidR="00B97356" w:rsidRDefault="00B97356" w:rsidP="00B97356">
      <w:pPr>
        <w:pStyle w:val="3"/>
        <w:ind w:left="481" w:right="180"/>
      </w:pPr>
      <w:bookmarkStart w:id="15" w:name="_数据库主要实体关系图"/>
      <w:bookmarkEnd w:id="15"/>
      <w:r>
        <w:rPr>
          <w:rFonts w:hint="eastAsia"/>
        </w:rPr>
        <w:lastRenderedPageBreak/>
        <w:t>数据库主要实体关系图</w:t>
      </w:r>
    </w:p>
    <w:p w14:paraId="46A8220D" w14:textId="77777777" w:rsidR="00B97356" w:rsidRDefault="00B97356" w:rsidP="00B97356">
      <w:r>
        <w:rPr>
          <w:noProof/>
        </w:rPr>
        <w:drawing>
          <wp:inline distT="0" distB="0" distL="0" distR="0" wp14:anchorId="227D2BB3" wp14:editId="37022A00">
            <wp:extent cx="5480685" cy="2215515"/>
            <wp:effectExtent l="0" t="0" r="571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2215515"/>
                    </a:xfrm>
                    <a:prstGeom prst="rect">
                      <a:avLst/>
                    </a:prstGeom>
                    <a:noFill/>
                    <a:ln>
                      <a:noFill/>
                    </a:ln>
                  </pic:spPr>
                </pic:pic>
              </a:graphicData>
            </a:graphic>
          </wp:inline>
        </w:drawing>
      </w:r>
    </w:p>
    <w:p w14:paraId="3B2F1FAB" w14:textId="77777777" w:rsidR="00B97356" w:rsidRDefault="00B97356" w:rsidP="00B97356">
      <w:pPr>
        <w:numPr>
          <w:ilvl w:val="0"/>
          <w:numId w:val="14"/>
        </w:numPr>
        <w:adjustRightInd w:val="0"/>
      </w:pPr>
      <w:r>
        <w:rPr>
          <w:rFonts w:hint="eastAsia"/>
        </w:rPr>
        <w:t>“航线”由“船信息”和“港口信息”两部分组成，船信息定义哪些船用于运营此航线，港口信息定义此航线停靠哪些港口。</w:t>
      </w:r>
    </w:p>
    <w:p w14:paraId="19DEBFE3" w14:textId="77777777" w:rsidR="00B97356" w:rsidRDefault="00B97356" w:rsidP="00B97356">
      <w:pPr>
        <w:numPr>
          <w:ilvl w:val="0"/>
          <w:numId w:val="14"/>
        </w:numPr>
        <w:adjustRightInd w:val="0"/>
      </w:pPr>
      <w:r>
        <w:rPr>
          <w:rFonts w:hint="eastAsia"/>
        </w:rPr>
        <w:t>停靠港可以对应多个支线地点，表示收货地和交货地可以是港口之外的地点，例如“广州收货，深圳起运”。</w:t>
      </w:r>
    </w:p>
    <w:p w14:paraId="11741600" w14:textId="77777777" w:rsidR="00B97356" w:rsidRDefault="00B97356" w:rsidP="00B97356">
      <w:pPr>
        <w:numPr>
          <w:ilvl w:val="0"/>
          <w:numId w:val="14"/>
        </w:numPr>
        <w:adjustRightInd w:val="0"/>
      </w:pPr>
      <w:r>
        <w:rPr>
          <w:rFonts w:hint="eastAsia"/>
        </w:rPr>
        <w:t>航线下的每条船都有自己的“船期”，以及本次船期的“挂靠港”信息。</w:t>
      </w:r>
    </w:p>
    <w:p w14:paraId="2D7CA9C2" w14:textId="77777777" w:rsidR="00B97356" w:rsidRDefault="00B97356" w:rsidP="00B97356">
      <w:pPr>
        <w:numPr>
          <w:ilvl w:val="0"/>
          <w:numId w:val="14"/>
        </w:numPr>
        <w:adjustRightInd w:val="0"/>
      </w:pPr>
      <w:r>
        <w:rPr>
          <w:rFonts w:hint="eastAsia"/>
        </w:rPr>
        <w:t>船期港序中两个港口之间可维护“舱位”信息，业务含义是从</w:t>
      </w:r>
      <w:r>
        <w:rPr>
          <w:rFonts w:hint="eastAsia"/>
        </w:rPr>
        <w:t>A</w:t>
      </w:r>
      <w:r>
        <w:rPr>
          <w:rFonts w:hint="eastAsia"/>
        </w:rPr>
        <w:t>港到</w:t>
      </w:r>
      <w:r>
        <w:rPr>
          <w:rFonts w:hint="eastAsia"/>
        </w:rPr>
        <w:t>B</w:t>
      </w:r>
      <w:r>
        <w:rPr>
          <w:rFonts w:hint="eastAsia"/>
        </w:rPr>
        <w:t>港安排多少舱位。这里的起运港和目的港之间有组合。</w:t>
      </w:r>
    </w:p>
    <w:p w14:paraId="22895451" w14:textId="77777777" w:rsidR="00B97356" w:rsidRDefault="00B97356" w:rsidP="00B97356">
      <w:r>
        <w:rPr>
          <w:rFonts w:hint="eastAsia"/>
        </w:rPr>
        <w:t>每一个舱位信息，对应多个不同箱型的“价格”。</w:t>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lastRenderedPageBreak/>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77777777" w:rsidR="00B97356" w:rsidRDefault="00B97356" w:rsidP="00B97356">
      <w:pPr>
        <w:numPr>
          <w:ilvl w:val="0"/>
          <w:numId w:val="16"/>
        </w:numPr>
        <w:adjustRightInd w:val="0"/>
      </w:pPr>
      <w:r>
        <w:rPr>
          <w:rFonts w:hint="eastAsia"/>
        </w:rPr>
        <w:t>使用时需要根据语系获取不同的字段，格式化之后显示到界面。格式化内容的语言切换在具体的功能中描述。</w:t>
      </w:r>
    </w:p>
    <w:p w14:paraId="2DB670AE" w14:textId="77777777" w:rsidR="00B97356" w:rsidRDefault="00B97356" w:rsidP="00B97356">
      <w:pPr>
        <w:pStyle w:val="2"/>
        <w:ind w:right="180"/>
      </w:pPr>
      <w:r>
        <w:rPr>
          <w:rFonts w:hint="eastAsia"/>
        </w:rPr>
        <w:t>编码表体系解决方案</w:t>
      </w:r>
    </w:p>
    <w:p w14:paraId="4B0D8419" w14:textId="77777777" w:rsidR="00B97356" w:rsidRDefault="00B97356" w:rsidP="00B97356">
      <w:pPr>
        <w:pStyle w:val="3"/>
        <w:ind w:left="481" w:right="180"/>
      </w:pPr>
      <w:r>
        <w:rPr>
          <w:rFonts w:hint="eastAsia"/>
        </w:rPr>
        <w:t>需求说明</w:t>
      </w:r>
    </w:p>
    <w:p w14:paraId="60919875" w14:textId="77777777" w:rsidR="00B97356" w:rsidRDefault="00B97356" w:rsidP="00B97356">
      <w:r>
        <w:rPr>
          <w:rFonts w:hint="eastAsia"/>
        </w:rPr>
        <w:t>各家船公司使用的编码表可能不相同，因此在编码表维护时需要能支持对不同的船公司使用不同编码体系的。编码的对照关系暂不处理，在报表有需求时，根据具体的情况增加统计范围对照关系表扩展跨编码的统计。</w:t>
      </w:r>
    </w:p>
    <w:p w14:paraId="4C92B77D" w14:textId="77777777" w:rsidR="00B97356" w:rsidRDefault="00B97356" w:rsidP="00B97356">
      <w:pPr>
        <w:pStyle w:val="3"/>
        <w:ind w:left="481" w:right="180"/>
      </w:pPr>
      <w:r>
        <w:rPr>
          <w:rFonts w:hint="eastAsia"/>
        </w:rPr>
        <w:t>解决方案说明</w:t>
      </w:r>
    </w:p>
    <w:p w14:paraId="33962155" w14:textId="77777777" w:rsidR="00B97356" w:rsidRDefault="00B97356" w:rsidP="00B97356">
      <w:pPr>
        <w:numPr>
          <w:ilvl w:val="0"/>
          <w:numId w:val="17"/>
        </w:numPr>
        <w:adjustRightInd w:val="0"/>
      </w:pPr>
      <w:r>
        <w:rPr>
          <w:rFonts w:hint="eastAsia"/>
        </w:rPr>
        <w:t>所有的编码表增加字段“</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1899B70" w14:textId="77777777" w:rsidR="00B97356" w:rsidRDefault="00B97356" w:rsidP="00B97356">
      <w:pPr>
        <w:numPr>
          <w:ilvl w:val="0"/>
          <w:numId w:val="17"/>
        </w:numPr>
        <w:adjustRightInd w:val="0"/>
      </w:pPr>
      <w:r>
        <w:rPr>
          <w:rFonts w:hint="eastAsia"/>
        </w:rPr>
        <w:t>数据库设计样例：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4"/>
        <w:gridCol w:w="1409"/>
        <w:gridCol w:w="966"/>
        <w:gridCol w:w="1248"/>
        <w:gridCol w:w="1240"/>
        <w:gridCol w:w="1358"/>
        <w:gridCol w:w="1447"/>
      </w:tblGrid>
      <w:tr w:rsidR="00B97356" w14:paraId="0A8C6053" w14:textId="77777777" w:rsidTr="00F36554">
        <w:tc>
          <w:tcPr>
            <w:tcW w:w="854" w:type="dxa"/>
          </w:tcPr>
          <w:p w14:paraId="371CDE32" w14:textId="77777777" w:rsidR="00B97356" w:rsidRDefault="00B97356" w:rsidP="00F36554">
            <w:r>
              <w:t>SEQ</w:t>
            </w:r>
          </w:p>
        </w:tc>
        <w:tc>
          <w:tcPr>
            <w:tcW w:w="1409" w:type="dxa"/>
          </w:tcPr>
          <w:p w14:paraId="6984FB14" w14:textId="77777777" w:rsidR="00B97356" w:rsidRDefault="00B97356" w:rsidP="00F36554">
            <w:r>
              <w:rPr>
                <w:rFonts w:hint="eastAsia"/>
              </w:rPr>
              <w:t>OWNER</w:t>
            </w:r>
            <w:r>
              <w:t>_SEQ</w:t>
            </w:r>
          </w:p>
        </w:tc>
        <w:tc>
          <w:tcPr>
            <w:tcW w:w="966" w:type="dxa"/>
          </w:tcPr>
          <w:p w14:paraId="2DA12315" w14:textId="77777777" w:rsidR="00B97356" w:rsidRDefault="00B97356" w:rsidP="00F36554">
            <w:r>
              <w:t>CODE</w:t>
            </w:r>
          </w:p>
        </w:tc>
        <w:tc>
          <w:tcPr>
            <w:tcW w:w="1248" w:type="dxa"/>
          </w:tcPr>
          <w:p w14:paraId="19CB96ED" w14:textId="77777777" w:rsidR="00B97356" w:rsidRDefault="00B97356" w:rsidP="00F36554">
            <w:r>
              <w:t>NAME_CN</w:t>
            </w:r>
          </w:p>
        </w:tc>
        <w:tc>
          <w:tcPr>
            <w:tcW w:w="1240" w:type="dxa"/>
          </w:tcPr>
          <w:p w14:paraId="3269C1B7" w14:textId="77777777" w:rsidR="00B97356" w:rsidRDefault="00B97356" w:rsidP="00F36554">
            <w:r>
              <w:t>NAME_EN</w:t>
            </w:r>
          </w:p>
        </w:tc>
        <w:tc>
          <w:tcPr>
            <w:tcW w:w="1358" w:type="dxa"/>
          </w:tcPr>
          <w:p w14:paraId="1E394520" w14:textId="77777777" w:rsidR="00B97356" w:rsidRDefault="00B97356" w:rsidP="00F36554">
            <w:r>
              <w:t>NAME_BIG5</w:t>
            </w:r>
          </w:p>
        </w:tc>
        <w:tc>
          <w:tcPr>
            <w:tcW w:w="1447" w:type="dxa"/>
          </w:tcPr>
          <w:p w14:paraId="161DA695" w14:textId="77777777" w:rsidR="00B97356" w:rsidRDefault="00B97356" w:rsidP="00F36554">
            <w:r>
              <w:t>REPLACE_SEQ</w:t>
            </w:r>
          </w:p>
        </w:tc>
      </w:tr>
      <w:tr w:rsidR="00B97356" w14:paraId="0A9529E3" w14:textId="77777777" w:rsidTr="00F36554">
        <w:tc>
          <w:tcPr>
            <w:tcW w:w="854" w:type="dxa"/>
          </w:tcPr>
          <w:p w14:paraId="4657FA7D" w14:textId="77777777" w:rsidR="00B97356" w:rsidRDefault="00B97356" w:rsidP="00F36554">
            <w:r>
              <w:t>1</w:t>
            </w:r>
          </w:p>
        </w:tc>
        <w:tc>
          <w:tcPr>
            <w:tcW w:w="1409" w:type="dxa"/>
          </w:tcPr>
          <w:p w14:paraId="383158F0" w14:textId="77777777" w:rsidR="00B97356" w:rsidRDefault="00B97356" w:rsidP="00F36554">
            <w:r>
              <w:rPr>
                <w:rFonts w:hint="eastAsia"/>
              </w:rPr>
              <w:t>0</w:t>
            </w:r>
          </w:p>
        </w:tc>
        <w:tc>
          <w:tcPr>
            <w:tcW w:w="966" w:type="dxa"/>
          </w:tcPr>
          <w:p w14:paraId="582DCC9F" w14:textId="77777777" w:rsidR="00B97356" w:rsidRDefault="00B97356" w:rsidP="00F36554">
            <w:r>
              <w:t>001</w:t>
            </w:r>
          </w:p>
        </w:tc>
        <w:tc>
          <w:tcPr>
            <w:tcW w:w="1248" w:type="dxa"/>
          </w:tcPr>
          <w:p w14:paraId="700FDD01" w14:textId="77777777" w:rsidR="00B97356" w:rsidRDefault="00B97356" w:rsidP="00F36554">
            <w:r>
              <w:rPr>
                <w:rFonts w:hint="eastAsia"/>
              </w:rPr>
              <w:t>包</w:t>
            </w:r>
          </w:p>
        </w:tc>
        <w:tc>
          <w:tcPr>
            <w:tcW w:w="1240" w:type="dxa"/>
          </w:tcPr>
          <w:p w14:paraId="2B9E6920" w14:textId="77777777" w:rsidR="00B97356" w:rsidRDefault="00B97356" w:rsidP="00F36554">
            <w:r>
              <w:rPr>
                <w:rFonts w:hint="eastAsia"/>
              </w:rPr>
              <w:t>Bags</w:t>
            </w:r>
          </w:p>
        </w:tc>
        <w:tc>
          <w:tcPr>
            <w:tcW w:w="1358" w:type="dxa"/>
          </w:tcPr>
          <w:p w14:paraId="7733AA8B" w14:textId="77777777" w:rsidR="00B97356" w:rsidRDefault="00B97356" w:rsidP="00F36554"/>
        </w:tc>
        <w:tc>
          <w:tcPr>
            <w:tcW w:w="1447" w:type="dxa"/>
          </w:tcPr>
          <w:p w14:paraId="14228000" w14:textId="77777777" w:rsidR="00B97356" w:rsidRDefault="00B97356" w:rsidP="00F36554"/>
        </w:tc>
      </w:tr>
      <w:tr w:rsidR="00B97356" w14:paraId="76490DE5" w14:textId="77777777" w:rsidTr="00F36554">
        <w:tc>
          <w:tcPr>
            <w:tcW w:w="854" w:type="dxa"/>
          </w:tcPr>
          <w:p w14:paraId="1774B18C" w14:textId="77777777" w:rsidR="00B97356" w:rsidRDefault="00B97356" w:rsidP="00F36554">
            <w:r>
              <w:t>2</w:t>
            </w:r>
          </w:p>
        </w:tc>
        <w:tc>
          <w:tcPr>
            <w:tcW w:w="1409" w:type="dxa"/>
          </w:tcPr>
          <w:p w14:paraId="72CC17A8" w14:textId="77777777" w:rsidR="00B97356" w:rsidRDefault="00B97356" w:rsidP="00F36554">
            <w:r>
              <w:rPr>
                <w:rFonts w:hint="eastAsia"/>
              </w:rPr>
              <w:t>0</w:t>
            </w:r>
          </w:p>
        </w:tc>
        <w:tc>
          <w:tcPr>
            <w:tcW w:w="966" w:type="dxa"/>
          </w:tcPr>
          <w:p w14:paraId="1AB47308" w14:textId="77777777" w:rsidR="00B97356" w:rsidRDefault="00B97356" w:rsidP="00F36554">
            <w:r>
              <w:t>002</w:t>
            </w:r>
          </w:p>
        </w:tc>
        <w:tc>
          <w:tcPr>
            <w:tcW w:w="1248" w:type="dxa"/>
          </w:tcPr>
          <w:p w14:paraId="17ADBC12" w14:textId="77777777" w:rsidR="00B97356" w:rsidRDefault="00B97356" w:rsidP="00F36554">
            <w:r>
              <w:rPr>
                <w:rFonts w:hint="eastAsia"/>
              </w:rPr>
              <w:t>箱</w:t>
            </w:r>
          </w:p>
        </w:tc>
        <w:tc>
          <w:tcPr>
            <w:tcW w:w="1240" w:type="dxa"/>
          </w:tcPr>
          <w:p w14:paraId="7F14C0EC" w14:textId="77777777" w:rsidR="00B97356" w:rsidRDefault="00B97356" w:rsidP="00F36554">
            <w:r>
              <w:rPr>
                <w:rFonts w:hint="eastAsia"/>
              </w:rPr>
              <w:t>Boxs</w:t>
            </w:r>
          </w:p>
        </w:tc>
        <w:tc>
          <w:tcPr>
            <w:tcW w:w="1358" w:type="dxa"/>
          </w:tcPr>
          <w:p w14:paraId="5A3A1B63" w14:textId="77777777" w:rsidR="00B97356" w:rsidRDefault="00B97356" w:rsidP="00F36554"/>
        </w:tc>
        <w:tc>
          <w:tcPr>
            <w:tcW w:w="1447" w:type="dxa"/>
          </w:tcPr>
          <w:p w14:paraId="02399656" w14:textId="77777777" w:rsidR="00B97356" w:rsidRDefault="00B97356" w:rsidP="00F36554"/>
        </w:tc>
      </w:tr>
      <w:tr w:rsidR="00B97356" w14:paraId="30BCCE9C" w14:textId="77777777" w:rsidTr="00F36554">
        <w:tc>
          <w:tcPr>
            <w:tcW w:w="854" w:type="dxa"/>
          </w:tcPr>
          <w:p w14:paraId="6BA71449" w14:textId="77777777" w:rsidR="00B97356" w:rsidRDefault="00B97356" w:rsidP="00F36554">
            <w:r>
              <w:t>3</w:t>
            </w:r>
          </w:p>
        </w:tc>
        <w:tc>
          <w:tcPr>
            <w:tcW w:w="1409" w:type="dxa"/>
          </w:tcPr>
          <w:p w14:paraId="03C21C4D" w14:textId="77777777" w:rsidR="00B97356" w:rsidRDefault="00B97356" w:rsidP="00F36554">
            <w:r>
              <w:rPr>
                <w:rFonts w:hint="eastAsia"/>
              </w:rPr>
              <w:t>35</w:t>
            </w:r>
          </w:p>
        </w:tc>
        <w:tc>
          <w:tcPr>
            <w:tcW w:w="966" w:type="dxa"/>
          </w:tcPr>
          <w:p w14:paraId="48C4591D" w14:textId="77777777" w:rsidR="00B97356" w:rsidRDefault="00B97356" w:rsidP="00F36554">
            <w:r>
              <w:rPr>
                <w:rFonts w:hint="eastAsia"/>
              </w:rPr>
              <w:t>001</w:t>
            </w:r>
          </w:p>
        </w:tc>
        <w:tc>
          <w:tcPr>
            <w:tcW w:w="1248" w:type="dxa"/>
          </w:tcPr>
          <w:p w14:paraId="2F9B8EA5" w14:textId="77777777" w:rsidR="00B97356" w:rsidRDefault="00B97356" w:rsidP="00F36554">
            <w:r>
              <w:rPr>
                <w:rFonts w:hint="eastAsia"/>
              </w:rPr>
              <w:t>大包</w:t>
            </w:r>
          </w:p>
        </w:tc>
        <w:tc>
          <w:tcPr>
            <w:tcW w:w="1240" w:type="dxa"/>
          </w:tcPr>
          <w:p w14:paraId="7DBC1300" w14:textId="77777777" w:rsidR="00B97356" w:rsidRDefault="00B97356" w:rsidP="00F36554">
            <w:r>
              <w:rPr>
                <w:rFonts w:hint="eastAsia"/>
              </w:rPr>
              <w:t>Big bags</w:t>
            </w:r>
          </w:p>
        </w:tc>
        <w:tc>
          <w:tcPr>
            <w:tcW w:w="1358" w:type="dxa"/>
          </w:tcPr>
          <w:p w14:paraId="3331D6A5" w14:textId="77777777" w:rsidR="00B97356" w:rsidRDefault="00B97356" w:rsidP="00F36554"/>
        </w:tc>
        <w:tc>
          <w:tcPr>
            <w:tcW w:w="1447" w:type="dxa"/>
          </w:tcPr>
          <w:p w14:paraId="1A04444C" w14:textId="77777777" w:rsidR="00B97356" w:rsidRDefault="00B97356" w:rsidP="00F36554">
            <w:r>
              <w:rPr>
                <w:rFonts w:hint="eastAsia"/>
              </w:rPr>
              <w:t>1</w:t>
            </w:r>
          </w:p>
        </w:tc>
      </w:tr>
    </w:tbl>
    <w:p w14:paraId="564EF696" w14:textId="77777777" w:rsidR="00B97356" w:rsidRDefault="00B97356" w:rsidP="00B97356">
      <w:pPr>
        <w:numPr>
          <w:ilvl w:val="0"/>
          <w:numId w:val="18"/>
        </w:numPr>
        <w:adjustRightInd w:val="0"/>
      </w:pPr>
      <w:r>
        <w:rPr>
          <w:rFonts w:hint="eastAsia"/>
        </w:rPr>
        <w:t>船公司如果认为默认的编码不合适时，可以修改数据，但是数据是重新另存为船公司的专用数据，不是直接修改默认的编码。</w:t>
      </w:r>
    </w:p>
    <w:p w14:paraId="2E56B003" w14:textId="77777777" w:rsidR="00B97356" w:rsidRDefault="00B97356" w:rsidP="00B97356">
      <w:pPr>
        <w:numPr>
          <w:ilvl w:val="0"/>
          <w:numId w:val="18"/>
        </w:numPr>
        <w:adjustRightInd w:val="0"/>
      </w:pPr>
      <w:r>
        <w:rPr>
          <w:rFonts w:hint="eastAsia"/>
        </w:rPr>
        <w:t>船公司在使用编码时，根据“</w:t>
      </w:r>
      <w:r>
        <w:rPr>
          <w:rFonts w:hint="eastAsia"/>
        </w:rPr>
        <w:t>REPLACE_SEQ</w:t>
      </w:r>
      <w:r>
        <w:rPr>
          <w:rFonts w:hint="eastAsia"/>
        </w:rPr>
        <w:t>”覆盖默认的编码数据。</w:t>
      </w:r>
    </w:p>
    <w:p w14:paraId="4EAB1C8F" w14:textId="77777777" w:rsidR="00B97356" w:rsidRDefault="00B97356" w:rsidP="00B97356">
      <w:pPr>
        <w:numPr>
          <w:ilvl w:val="0"/>
          <w:numId w:val="18"/>
        </w:numPr>
        <w:adjustRightInd w:val="0"/>
      </w:pPr>
      <w:r>
        <w:rPr>
          <w:rFonts w:hint="eastAsia"/>
        </w:rPr>
        <w:t>船公司新增的自己使用的编码“</w:t>
      </w:r>
      <w:r>
        <w:rPr>
          <w:rFonts w:hint="eastAsia"/>
        </w:rPr>
        <w:t>REPLACE_SEQ</w:t>
      </w:r>
      <w:r>
        <w:rPr>
          <w:rFonts w:hint="eastAsia"/>
        </w:rPr>
        <w:t>”为空，“</w:t>
      </w:r>
      <w:r>
        <w:rPr>
          <w:rFonts w:hint="eastAsia"/>
        </w:rPr>
        <w:t>OWNER_SEQ</w:t>
      </w:r>
      <w:r>
        <w:rPr>
          <w:rFonts w:hint="eastAsia"/>
        </w:rPr>
        <w:t>”为当前船公司的</w:t>
      </w:r>
      <w:r>
        <w:rPr>
          <w:rFonts w:hint="eastAsia"/>
        </w:rPr>
        <w:t>SEQ</w:t>
      </w:r>
      <w:r>
        <w:rPr>
          <w:rFonts w:hint="eastAsia"/>
        </w:rPr>
        <w:t>。</w:t>
      </w:r>
    </w:p>
    <w:p w14:paraId="15738001" w14:textId="77777777" w:rsidR="00B97356" w:rsidRDefault="00B97356" w:rsidP="00B97356">
      <w:pPr>
        <w:pStyle w:val="3"/>
        <w:ind w:left="481" w:right="180"/>
      </w:pPr>
      <w:r>
        <w:rPr>
          <w:rFonts w:hint="eastAsia"/>
        </w:rPr>
        <w:lastRenderedPageBreak/>
        <w:t>编码表的设计规范</w:t>
      </w:r>
    </w:p>
    <w:p w14:paraId="0B0268FA" w14:textId="77777777" w:rsidR="00B97356" w:rsidRDefault="00B97356" w:rsidP="00B97356">
      <w:pPr>
        <w:numPr>
          <w:ilvl w:val="0"/>
          <w:numId w:val="19"/>
        </w:numPr>
        <w:adjustRightInd w:val="0"/>
      </w:pPr>
      <w:r>
        <w:rPr>
          <w:rFonts w:hint="eastAsia"/>
        </w:rPr>
        <w:t>编码表都带有</w:t>
      </w:r>
      <w:r>
        <w:rPr>
          <w:rFonts w:hint="eastAsia"/>
        </w:rPr>
        <w:t>OWNER_SEQ</w:t>
      </w:r>
      <w:r>
        <w:rPr>
          <w:rFonts w:hint="eastAsia"/>
        </w:rPr>
        <w:t>字段，默认为</w:t>
      </w:r>
      <w:r>
        <w:rPr>
          <w:rFonts w:hint="eastAsia"/>
        </w:rPr>
        <w:t>0</w:t>
      </w:r>
      <w:r>
        <w:rPr>
          <w:rFonts w:hint="eastAsia"/>
        </w:rPr>
        <w:t>。</w:t>
      </w:r>
    </w:p>
    <w:p w14:paraId="768204A7" w14:textId="77777777" w:rsidR="00B97356" w:rsidRDefault="00B97356" w:rsidP="00B97356">
      <w:pPr>
        <w:numPr>
          <w:ilvl w:val="0"/>
          <w:numId w:val="19"/>
        </w:numPr>
        <w:adjustRightInd w:val="0"/>
      </w:pPr>
      <w:r>
        <w:rPr>
          <w:rFonts w:hint="eastAsia"/>
        </w:rPr>
        <w:t>如果编码的名称有中文的，需要同时支持英文和繁体；如果仅支持英文的，可以仅支持英文。（设计时倾向仅支持英文，例如币种，仅设置</w:t>
      </w:r>
      <w:r>
        <w:rPr>
          <w:rFonts w:hint="eastAsia"/>
        </w:rPr>
        <w:t>RMB</w:t>
      </w:r>
      <w:r>
        <w:rPr>
          <w:rFonts w:hint="eastAsia"/>
        </w:rPr>
        <w:t>和</w:t>
      </w:r>
      <w:r>
        <w:rPr>
          <w:rFonts w:hint="eastAsia"/>
        </w:rPr>
        <w:t>USD</w:t>
      </w:r>
      <w:r>
        <w:rPr>
          <w:rFonts w:hint="eastAsia"/>
        </w:rPr>
        <w:t>接口，无需保存“人民币，美元”）</w:t>
      </w:r>
    </w:p>
    <w:p w14:paraId="74F95F98" w14:textId="77777777" w:rsidR="00B97356" w:rsidRDefault="00B97356" w:rsidP="00B97356">
      <w:pPr>
        <w:numPr>
          <w:ilvl w:val="0"/>
          <w:numId w:val="19"/>
        </w:numPr>
        <w:adjustRightInd w:val="0"/>
      </w:pPr>
      <w:r>
        <w:rPr>
          <w:rFonts w:hint="eastAsia"/>
        </w:rPr>
        <w:t>编码表数据量预测超过</w:t>
      </w:r>
      <w:r>
        <w:rPr>
          <w:rFonts w:hint="eastAsia"/>
        </w:rPr>
        <w:t>20</w:t>
      </w:r>
      <w:r>
        <w:rPr>
          <w:rFonts w:hint="eastAsia"/>
        </w:rPr>
        <w:t>条数据的，需要设计编码选择器。即在录入界面中，如果数据小于</w:t>
      </w:r>
      <w:r>
        <w:rPr>
          <w:rFonts w:hint="eastAsia"/>
        </w:rPr>
        <w:t>20</w:t>
      </w:r>
      <w:r>
        <w:rPr>
          <w:rFonts w:hint="eastAsia"/>
        </w:rPr>
        <w:t>条数据的，采用下拉方式选择，否则需要弹出选择器选择数据。</w:t>
      </w: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77777777" w:rsidR="00B97356" w:rsidRDefault="00B97356" w:rsidP="00B97356">
      <w:pPr>
        <w:numPr>
          <w:ilvl w:val="0"/>
          <w:numId w:val="20"/>
        </w:numPr>
        <w:adjustRightInd w:val="0"/>
      </w:pPr>
      <w:r>
        <w:rPr>
          <w:rFonts w:hint="eastAsia"/>
        </w:rPr>
        <w:t>币种来源自每家船公司的“本位币”全局参数配置。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7777777" w:rsidR="00B97356" w:rsidRDefault="00B97356" w:rsidP="00B97356">
      <w:pPr>
        <w:numPr>
          <w:ilvl w:val="0"/>
          <w:numId w:val="20"/>
        </w:numPr>
        <w:adjustRightInd w:val="0"/>
      </w:pPr>
      <w:r>
        <w:rPr>
          <w:rFonts w:hint="eastAsia"/>
        </w:rPr>
        <w:t>每家船公司独立维护自己的汇率转换关系，在需要使用的环节根据每家船公司的汇率和设定进行货币转换。</w:t>
      </w:r>
    </w:p>
    <w:p w14:paraId="703F689A" w14:textId="77777777" w:rsidR="00B97356" w:rsidRDefault="00B97356" w:rsidP="00B97356">
      <w:pPr>
        <w:pStyle w:val="3"/>
        <w:ind w:left="481" w:right="180"/>
      </w:pPr>
      <w:r>
        <w:rPr>
          <w:rFonts w:hint="eastAsia"/>
        </w:rPr>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77777777"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”用于保存货币转换的汇率信息，每船公司维护自己使用的汇率转换关系。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7777777" w:rsidR="00B97356" w:rsidRDefault="00B97356" w:rsidP="00B97356">
      <w:r>
        <w:rPr>
          <w:rFonts w:hint="eastAsia"/>
        </w:rPr>
        <w:t>系统要求支持浏览器兼容，支持</w:t>
      </w:r>
      <w:r>
        <w:rPr>
          <w:rFonts w:hint="eastAsia"/>
        </w:rPr>
        <w:t>IE6-10</w:t>
      </w:r>
      <w:r>
        <w:rPr>
          <w:rFonts w:hint="eastAsia"/>
        </w:rPr>
        <w:t>，</w:t>
      </w:r>
      <w:r>
        <w:t>Chrome</w:t>
      </w:r>
      <w:r>
        <w:rPr>
          <w:rFonts w:hint="eastAsia"/>
        </w:rPr>
        <w:t>，</w:t>
      </w:r>
      <w:r>
        <w:rPr>
          <w:rFonts w:hint="eastAsia"/>
        </w:rPr>
        <w:t>360</w:t>
      </w:r>
      <w:r>
        <w:rPr>
          <w:rFonts w:hint="eastAsia"/>
        </w:rPr>
        <w:t>和搜狗浏览器。浏览器兼容问题主要集中在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7777777" w:rsidR="00B97356" w:rsidRDefault="00B97356" w:rsidP="00B97356">
      <w:pPr>
        <w:numPr>
          <w:ilvl w:val="0"/>
          <w:numId w:val="23"/>
        </w:numPr>
        <w:adjustRightInd w:val="0"/>
      </w:pPr>
      <w:r>
        <w:rPr>
          <w:rFonts w:hint="eastAsia"/>
        </w:rPr>
        <w:lastRenderedPageBreak/>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t>权限控制方案</w:t>
      </w:r>
    </w:p>
    <w:p w14:paraId="6B317FD6" w14:textId="77777777" w:rsidR="00B97356" w:rsidRDefault="00B97356" w:rsidP="00B97356">
      <w:pPr>
        <w:pStyle w:val="3"/>
        <w:ind w:left="481" w:right="180"/>
      </w:pPr>
      <w:r>
        <w:rPr>
          <w:rFonts w:hint="eastAsia"/>
        </w:rPr>
        <w:t>方案说明</w:t>
      </w:r>
    </w:p>
    <w:p w14:paraId="65021B04" w14:textId="77777777" w:rsidR="00B97356" w:rsidRDefault="00B97356" w:rsidP="00B97356">
      <w:r>
        <w:rPr>
          <w:rFonts w:hint="eastAsia"/>
          <w:noProof/>
        </w:rPr>
        <w:drawing>
          <wp:inline distT="0" distB="0" distL="0" distR="0" wp14:anchorId="07E2571F" wp14:editId="1134E235">
            <wp:extent cx="5268595" cy="2650490"/>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2650490"/>
                    </a:xfrm>
                    <a:prstGeom prst="rect">
                      <a:avLst/>
                    </a:prstGeom>
                    <a:noFill/>
                    <a:ln>
                      <a:noFill/>
                    </a:ln>
                  </pic:spPr>
                </pic:pic>
              </a:graphicData>
            </a:graphic>
          </wp:inline>
        </w:drawing>
      </w:r>
    </w:p>
    <w:p w14:paraId="1CD36669" w14:textId="77777777" w:rsidR="00B97356" w:rsidRDefault="00B97356" w:rsidP="00B97356">
      <w:pPr>
        <w:numPr>
          <w:ilvl w:val="0"/>
          <w:numId w:val="24"/>
        </w:numPr>
      </w:pPr>
      <w:r>
        <w:rPr>
          <w:rFonts w:hint="eastAsia"/>
        </w:rPr>
        <w:t>数据权限控制体系，以“</w:t>
      </w:r>
      <w:r>
        <w:rPr>
          <w:rFonts w:hint="eastAsia"/>
        </w:rPr>
        <w:t>USER_DATA_FUNC&lt;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7777777" w:rsidR="00B97356" w:rsidRDefault="00B97356" w:rsidP="00B97356">
      <w:pPr>
        <w:numPr>
          <w:ilvl w:val="0"/>
          <w:numId w:val="24"/>
        </w:numPr>
      </w:pPr>
      <w:commentRangeStart w:id="16"/>
      <w:r>
        <w:rPr>
          <w:rFonts w:hint="eastAsia"/>
        </w:rPr>
        <w:t>所有的查询操作，在查询数据时，都需要询问“</w:t>
      </w:r>
      <w:r>
        <w:rPr>
          <w:rFonts w:hint="eastAsia"/>
        </w:rPr>
        <w:t>USER_DATA_FUNC&lt;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commentRangeEnd w:id="16"/>
      <w:r>
        <w:rPr>
          <w:rStyle w:val="ad"/>
        </w:rPr>
        <w:commentReference w:id="16"/>
      </w:r>
    </w:p>
    <w:p w14:paraId="0A6CAB1C" w14:textId="7777777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Pr>
          <w:rFonts w:hint="eastAsia"/>
        </w:rPr>
        <w:t>USER_DATA_FUNC&lt;</w:t>
      </w:r>
      <w:r>
        <w:rPr>
          <w:rFonts w:hint="eastAsia"/>
        </w:rPr>
        <w:t>用户数据权限</w:t>
      </w:r>
      <w:r>
        <w:rPr>
          <w:rFonts w:hint="eastAsia"/>
        </w:rPr>
        <w:t>&gt;</w:t>
      </w:r>
      <w:r>
        <w:rPr>
          <w:rFonts w:hint="eastAsia"/>
        </w:rPr>
        <w:t>”中的条件进行验证，以确定是否允许操作。</w:t>
      </w:r>
    </w:p>
    <w:p w14:paraId="05ECF61E" w14:textId="77777777" w:rsidR="00B97356" w:rsidRDefault="00B97356" w:rsidP="00B97356">
      <w:pPr>
        <w:numPr>
          <w:ilvl w:val="0"/>
          <w:numId w:val="24"/>
        </w:numPr>
      </w:pPr>
      <w:r>
        <w:rPr>
          <w:rFonts w:hint="eastAsia"/>
        </w:rPr>
        <w:t>录入控制的权限，设置内容保存在“</w:t>
      </w:r>
      <w:r>
        <w:rPr>
          <w:rFonts w:hint="eastAsia"/>
        </w:rPr>
        <w:t>USER_DATA_FUNC&lt;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7777777" w:rsidR="00B97356" w:rsidRDefault="00B97356" w:rsidP="00B97356">
      <w:pPr>
        <w:numPr>
          <w:ilvl w:val="0"/>
          <w:numId w:val="24"/>
        </w:numPr>
      </w:pPr>
      <w:r>
        <w:rPr>
          <w:rFonts w:hint="eastAsia"/>
        </w:rPr>
        <w:t>权限控制的重点在于所有的功能点都接受“</w:t>
      </w:r>
      <w:r>
        <w:rPr>
          <w:rFonts w:hint="eastAsia"/>
        </w:rPr>
        <w:t>USER_DATA_FUNC&lt;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w:t>
      </w:r>
      <w:r>
        <w:rPr>
          <w:rFonts w:hint="eastAsia"/>
        </w:rPr>
        <w:lastRenderedPageBreak/>
        <w:t>需求有改变的，仅需要变更规则写入“</w:t>
      </w:r>
      <w:r>
        <w:rPr>
          <w:rFonts w:hint="eastAsia"/>
        </w:rPr>
        <w:t>USER_DATA_FUNC&lt;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08CEF3DD" w14:textId="77777777" w:rsidR="00B97356" w:rsidRDefault="00B97356" w:rsidP="00B97356">
      <w:pPr>
        <w:numPr>
          <w:ilvl w:val="0"/>
          <w:numId w:val="25"/>
        </w:numPr>
        <w:ind w:left="360" w:hanging="360"/>
      </w:pPr>
      <w:r>
        <w:rPr>
          <w:rFonts w:hint="eastAsia"/>
        </w:rPr>
        <w:t>数据源的范围不限定于单表，采用使用</w:t>
      </w:r>
      <w:r>
        <w:rPr>
          <w:rFonts w:hint="eastAsia"/>
        </w:rPr>
        <w:t>ORACAL</w:t>
      </w:r>
      <w:r>
        <w:rPr>
          <w:rFonts w:hint="eastAsia"/>
        </w:rPr>
        <w:t>的“</w:t>
      </w:r>
      <w:r>
        <w:rPr>
          <w:rFonts w:hint="eastAsia"/>
        </w:rPr>
        <w:t>With</w:t>
      </w:r>
      <w:r>
        <w:rPr>
          <w:rFonts w:hint="eastAsia"/>
        </w:rPr>
        <w:t>”语法组织数据源。数据源的组织依赖以下规则：</w:t>
      </w:r>
      <w:r>
        <w:rPr>
          <w:rFonts w:hint="eastAsia"/>
        </w:rPr>
        <w:t xml:space="preserve"> 1</w:t>
      </w:r>
      <w:r>
        <w:rPr>
          <w:rFonts w:hint="eastAsia"/>
        </w:rPr>
        <w:t>）不得出现同名字段，同名字段采用别名方式重新命名。</w:t>
      </w:r>
      <w:r>
        <w:rPr>
          <w:rFonts w:hint="eastAsia"/>
        </w:rPr>
        <w:t xml:space="preserve"> 2</w:t>
      </w:r>
      <w:r>
        <w:rPr>
          <w:rFonts w:hint="eastAsia"/>
        </w:rPr>
        <w:t>）语法中需要出现显示的</w:t>
      </w:r>
      <w:r>
        <w:rPr>
          <w:rFonts w:hint="eastAsia"/>
        </w:rPr>
        <w:t xml:space="preserve"> </w:t>
      </w:r>
      <w:r>
        <w:rPr>
          <w:rFonts w:hint="eastAsia"/>
        </w:rPr>
        <w:t>“</w:t>
      </w:r>
      <w:r>
        <w:rPr>
          <w:rFonts w:hint="eastAsia"/>
        </w:rPr>
        <w:t>{REPORT_WHERE}</w:t>
      </w:r>
      <w:r>
        <w:rPr>
          <w:rFonts w:hint="eastAsia"/>
        </w:rPr>
        <w:t>”占位符，此占位符在实际生成报表的</w:t>
      </w:r>
      <w:r>
        <w:rPr>
          <w:rFonts w:hint="eastAsia"/>
        </w:rPr>
        <w:t>SQL</w:t>
      </w:r>
      <w:r>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7" w:name="_异常和日志接口"/>
      <w:r>
        <w:rPr>
          <w:rFonts w:hint="eastAsia"/>
        </w:rPr>
        <w:lastRenderedPageBreak/>
        <w:t>异常和日志方案</w:t>
      </w:r>
    </w:p>
    <w:bookmarkEnd w:id="17"/>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t>数据库变更</w:t>
      </w:r>
    </w:p>
    <w:p w14:paraId="7CE5A959" w14:textId="77777777" w:rsidR="00B97356" w:rsidRDefault="00B97356" w:rsidP="00B97356">
      <w:r>
        <w:rPr>
          <w:rFonts w:hint="eastAsia"/>
          <w:noProof/>
        </w:rPr>
        <w:drawing>
          <wp:inline distT="0" distB="0" distL="0" distR="0" wp14:anchorId="47A756D8" wp14:editId="79BB7AA7">
            <wp:extent cx="3695700" cy="30099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14:paraId="119EC2F5" w14:textId="77777777" w:rsidR="00B97356" w:rsidRDefault="00B97356" w:rsidP="00B97356">
      <w:pPr>
        <w:numPr>
          <w:ilvl w:val="0"/>
          <w:numId w:val="26"/>
        </w:numPr>
      </w:pPr>
      <w:r>
        <w:rPr>
          <w:rFonts w:hint="eastAsia"/>
        </w:rPr>
        <w:t>“</w:t>
      </w:r>
      <w:r>
        <w:rPr>
          <w:rFonts w:hint="eastAsia"/>
        </w:rPr>
        <w:t>LOGGER&lt;</w:t>
      </w:r>
      <w:r>
        <w:rPr>
          <w:rFonts w:hint="eastAsia"/>
        </w:rPr>
        <w:t>日志信息表</w:t>
      </w:r>
      <w:r>
        <w:rPr>
          <w:rFonts w:hint="eastAsia"/>
        </w:rPr>
        <w:t>&gt;</w:t>
      </w:r>
      <w:r>
        <w:rPr>
          <w:rFonts w:hint="eastAsia"/>
        </w:rPr>
        <w:t>”在</w:t>
      </w:r>
      <w:r>
        <w:rPr>
          <w:rFonts w:hint="eastAsia"/>
        </w:rPr>
        <w:t>EIR</w:t>
      </w:r>
      <w:r>
        <w:rPr>
          <w:rFonts w:hint="eastAsia"/>
        </w:rPr>
        <w:t>系统原有的日志表基础上修改而来。</w:t>
      </w:r>
    </w:p>
    <w:p w14:paraId="12A9DBCB" w14:textId="77777777" w:rsidR="00B97356" w:rsidRDefault="00B97356" w:rsidP="00B97356">
      <w:pPr>
        <w:numPr>
          <w:ilvl w:val="0"/>
          <w:numId w:val="26"/>
        </w:numPr>
      </w:pPr>
      <w:r>
        <w:rPr>
          <w:rFonts w:hint="eastAsia"/>
        </w:rPr>
        <w:t>“</w:t>
      </w:r>
      <w:r>
        <w:rPr>
          <w:rFonts w:hint="eastAsia"/>
        </w:rPr>
        <w:t>OPERATION_TYPE&lt;</w:t>
      </w:r>
      <w:r>
        <w:rPr>
          <w:rFonts w:hint="eastAsia"/>
        </w:rPr>
        <w:t>操作类型</w:t>
      </w:r>
      <w:r>
        <w:rPr>
          <w:rFonts w:hint="eastAsia"/>
        </w:rPr>
        <w:t>&gt;</w:t>
      </w:r>
      <w:r>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77777777" w:rsidR="00B97356" w:rsidRDefault="00B97356" w:rsidP="00B97356">
      <w:pPr>
        <w:numPr>
          <w:ilvl w:val="0"/>
          <w:numId w:val="26"/>
        </w:numPr>
      </w:pPr>
      <w:r>
        <w:rPr>
          <w:rFonts w:hint="eastAsia"/>
        </w:rPr>
        <w:t>“</w:t>
      </w:r>
      <w:r>
        <w:rPr>
          <w:rFonts w:hint="eastAsia"/>
        </w:rPr>
        <w:t>OWNER_COMPANY_SEQ&lt;</w:t>
      </w:r>
      <w:r>
        <w:rPr>
          <w:rFonts w:hint="eastAsia"/>
        </w:rPr>
        <w:t>船公司</w:t>
      </w:r>
      <w:r>
        <w:rPr>
          <w:rFonts w:hint="eastAsia"/>
        </w:rPr>
        <w:t>&gt;</w:t>
      </w:r>
      <w:r>
        <w:rPr>
          <w:rFonts w:hint="eastAsia"/>
        </w:rPr>
        <w:t>，</w:t>
      </w:r>
      <w:r>
        <w:rPr>
          <w:rFonts w:hint="eastAsia"/>
        </w:rPr>
        <w:t>OPRT_COMPANY_SEQ&lt;</w:t>
      </w:r>
      <w:r>
        <w:rPr>
          <w:rFonts w:hint="eastAsia"/>
        </w:rPr>
        <w:t>操作公司</w:t>
      </w:r>
      <w:r>
        <w:rPr>
          <w:rFonts w:hint="eastAsia"/>
        </w:rPr>
        <w:t>&gt;</w:t>
      </w:r>
      <w:r>
        <w:rPr>
          <w:rFonts w:hint="eastAsia"/>
        </w:rPr>
        <w:t>，</w:t>
      </w:r>
      <w:r>
        <w:rPr>
          <w:rFonts w:hint="eastAsia"/>
        </w:rPr>
        <w:t>BK_COMPANY_SEQ&lt;</w:t>
      </w:r>
      <w:r>
        <w:rPr>
          <w:rFonts w:hint="eastAsia"/>
        </w:rPr>
        <w:t>订舱公司</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lastRenderedPageBreak/>
        <w:t>接口定义</w:t>
      </w:r>
    </w:p>
    <w:p w14:paraId="4D561D3B" w14:textId="77777777" w:rsidR="00B97356" w:rsidRDefault="00B97356" w:rsidP="00B97356">
      <w:r>
        <w:rPr>
          <w:noProof/>
        </w:rPr>
        <w:drawing>
          <wp:inline distT="0" distB="0" distL="0" distR="0" wp14:anchorId="285D3EDF" wp14:editId="1C41C190">
            <wp:extent cx="5486400" cy="1953895"/>
            <wp:effectExtent l="0" t="0" r="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95389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77777777"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对象都可以经过此类进行异常处理。日志中几种典型用法的样例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E7BA688" w14:textId="77777777" w:rsidTr="00F36554">
        <w:tc>
          <w:tcPr>
            <w:tcW w:w="8528" w:type="dxa"/>
          </w:tcPr>
          <w:p w14:paraId="0CB1D185" w14:textId="77777777" w:rsidR="00B97356" w:rsidRDefault="00B97356" w:rsidP="00F36554">
            <w:pPr>
              <w:widowControl w:val="0"/>
              <w:autoSpaceDE w:val="0"/>
              <w:autoSpaceDN w:val="0"/>
              <w:adjustRightInd w:val="0"/>
              <w:ind w:firstLineChars="450" w:firstLine="855"/>
              <w:jc w:val="left"/>
              <w:rPr>
                <w:rFonts w:ascii="新宋体" w:hAnsi="新宋体"/>
                <w:kern w:val="0"/>
                <w:sz w:val="19"/>
              </w:rPr>
            </w:pPr>
            <w:r>
              <w:rPr>
                <w:rFonts w:ascii="新宋体" w:hAnsi="新宋体"/>
                <w:color w:val="008000"/>
                <w:kern w:val="0"/>
                <w:sz w:val="19"/>
              </w:rPr>
              <w:t>//</w:t>
            </w:r>
            <w:r>
              <w:rPr>
                <w:rFonts w:ascii="新宋体" w:hAnsi="新宋体"/>
                <w:color w:val="008000"/>
                <w:kern w:val="0"/>
                <w:sz w:val="19"/>
              </w:rPr>
              <w:t>订单相关日志的登记方式。（</w:t>
            </w:r>
            <w:r>
              <w:rPr>
                <w:rFonts w:ascii="新宋体" w:hAnsi="新宋体"/>
                <w:color w:val="008000"/>
                <w:kern w:val="0"/>
                <w:sz w:val="19"/>
              </w:rPr>
              <w:t>PS</w:t>
            </w:r>
            <w:r>
              <w:rPr>
                <w:rFonts w:ascii="新宋体" w:hAnsi="新宋体"/>
                <w:color w:val="008000"/>
                <w:kern w:val="0"/>
                <w:sz w:val="19"/>
              </w:rPr>
              <w:t>：可以通过注入</w:t>
            </w:r>
            <w:r>
              <w:rPr>
                <w:rFonts w:ascii="新宋体" w:hAnsi="新宋体"/>
                <w:color w:val="008000"/>
                <w:kern w:val="0"/>
                <w:sz w:val="19"/>
              </w:rPr>
              <w:t>Model</w:t>
            </w:r>
            <w:r>
              <w:rPr>
                <w:rFonts w:ascii="新宋体" w:hAnsi="新宋体"/>
                <w:color w:val="008000"/>
                <w:kern w:val="0"/>
                <w:sz w:val="19"/>
              </w:rPr>
              <w:t>简化日志的写法）</w:t>
            </w:r>
          </w:p>
          <w:p w14:paraId="1CBFA5F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DataRow</w:t>
            </w:r>
            <w:r>
              <w:rPr>
                <w:rFonts w:ascii="新宋体" w:hAnsi="新宋体"/>
                <w:kern w:val="0"/>
                <w:sz w:val="19"/>
              </w:rPr>
              <w:t xml:space="preserve"> dr = </w:t>
            </w:r>
            <w:r>
              <w:rPr>
                <w:rFonts w:ascii="新宋体" w:hAnsi="新宋体"/>
                <w:color w:val="0000FF"/>
                <w:kern w:val="0"/>
                <w:sz w:val="19"/>
              </w:rPr>
              <w:t>null</w:t>
            </w:r>
            <w:r>
              <w:rPr>
                <w:rFonts w:ascii="新宋体" w:hAnsi="新宋体"/>
                <w:kern w:val="0"/>
                <w:sz w:val="19"/>
              </w:rPr>
              <w:t>;</w:t>
            </w:r>
          </w:p>
          <w:p w14:paraId="7F4E0B7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 xml:space="preserve"> orderLog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(dr);</w:t>
            </w:r>
          </w:p>
          <w:p w14:paraId="701A597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orderLog.errorTitle = </w:t>
            </w:r>
            <w:r>
              <w:rPr>
                <w:rFonts w:ascii="新宋体" w:hAnsi="新宋体"/>
                <w:color w:val="A31515"/>
                <w:kern w:val="0"/>
                <w:sz w:val="19"/>
              </w:rPr>
              <w:t>"AAA"</w:t>
            </w:r>
            <w:r>
              <w:rPr>
                <w:rFonts w:ascii="新宋体" w:hAnsi="新宋体"/>
                <w:kern w:val="0"/>
                <w:sz w:val="19"/>
              </w:rPr>
              <w:t>;</w:t>
            </w:r>
          </w:p>
          <w:p w14:paraId="3DE76C5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orderLog.errorMsg = </w:t>
            </w:r>
            <w:r>
              <w:rPr>
                <w:rFonts w:ascii="新宋体" w:hAnsi="新宋体"/>
                <w:color w:val="A31515"/>
                <w:kern w:val="0"/>
                <w:sz w:val="19"/>
              </w:rPr>
              <w:t>"AAATETTETETTE2"</w:t>
            </w:r>
            <w:r>
              <w:rPr>
                <w:rFonts w:ascii="新宋体" w:hAnsi="新宋体"/>
                <w:kern w:val="0"/>
                <w:sz w:val="19"/>
              </w:rPr>
              <w:t>;</w:t>
            </w:r>
          </w:p>
          <w:p w14:paraId="7235444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orderLog.errorLevel = </w:t>
            </w:r>
            <w:r>
              <w:rPr>
                <w:rFonts w:ascii="新宋体" w:hAnsi="新宋体"/>
                <w:color w:val="2B91AF"/>
                <w:kern w:val="0"/>
                <w:sz w:val="19"/>
              </w:rPr>
              <w:t>EirExceptionLevelType</w:t>
            </w:r>
            <w:r>
              <w:rPr>
                <w:rFonts w:ascii="新宋体" w:hAnsi="新宋体"/>
                <w:kern w:val="0"/>
                <w:sz w:val="19"/>
              </w:rPr>
              <w:t>.ERROR;</w:t>
            </w:r>
          </w:p>
          <w:p w14:paraId="0088B0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orderLog);</w:t>
            </w:r>
          </w:p>
          <w:p w14:paraId="16EEE43F" w14:textId="77777777" w:rsidR="00B97356" w:rsidRDefault="00B97356" w:rsidP="00F36554">
            <w:pPr>
              <w:widowControl w:val="0"/>
              <w:autoSpaceDE w:val="0"/>
              <w:autoSpaceDN w:val="0"/>
              <w:adjustRightInd w:val="0"/>
              <w:jc w:val="left"/>
              <w:rPr>
                <w:rFonts w:ascii="新宋体" w:hAnsi="新宋体"/>
                <w:kern w:val="0"/>
                <w:sz w:val="19"/>
              </w:rPr>
            </w:pPr>
          </w:p>
          <w:p w14:paraId="65B700F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常规日志（异常）的写法</w:t>
            </w:r>
          </w:p>
          <w:p w14:paraId="38AD761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 xml:space="preserve"> normalLog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w:t>
            </w:r>
          </w:p>
          <w:p w14:paraId="7198048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normalLog.errorMsg = </w:t>
            </w:r>
            <w:r>
              <w:rPr>
                <w:rFonts w:ascii="新宋体" w:hAnsi="新宋体"/>
                <w:color w:val="A31515"/>
                <w:kern w:val="0"/>
                <w:sz w:val="19"/>
              </w:rPr>
              <w:t>"</w:t>
            </w:r>
            <w:r>
              <w:rPr>
                <w:rFonts w:ascii="新宋体" w:hAnsi="新宋体"/>
                <w:color w:val="A31515"/>
                <w:kern w:val="0"/>
                <w:sz w:val="19"/>
              </w:rPr>
              <w:t>这是常规的日志</w:t>
            </w:r>
            <w:r>
              <w:rPr>
                <w:rFonts w:ascii="新宋体" w:hAnsi="新宋体"/>
                <w:color w:val="A31515"/>
                <w:kern w:val="0"/>
                <w:sz w:val="19"/>
              </w:rPr>
              <w:t>300"</w:t>
            </w:r>
            <w:r>
              <w:rPr>
                <w:rFonts w:ascii="新宋体" w:hAnsi="新宋体"/>
                <w:kern w:val="0"/>
                <w:sz w:val="19"/>
              </w:rPr>
              <w:t>;</w:t>
            </w:r>
          </w:p>
          <w:p w14:paraId="6FF1B2E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normalLog.errorLevel = </w:t>
            </w:r>
            <w:r>
              <w:rPr>
                <w:rFonts w:ascii="新宋体" w:hAnsi="新宋体"/>
                <w:color w:val="2B91AF"/>
                <w:kern w:val="0"/>
                <w:sz w:val="19"/>
              </w:rPr>
              <w:t>EirExceptionLevelType</w:t>
            </w:r>
            <w:r>
              <w:rPr>
                <w:rFonts w:ascii="新宋体" w:hAnsi="新宋体"/>
                <w:kern w:val="0"/>
                <w:sz w:val="19"/>
              </w:rPr>
              <w:t>.ERROR;</w:t>
            </w:r>
          </w:p>
          <w:p w14:paraId="2668893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normalLog.errorTitle = </w:t>
            </w:r>
            <w:r>
              <w:rPr>
                <w:rFonts w:ascii="新宋体" w:hAnsi="新宋体"/>
                <w:color w:val="A31515"/>
                <w:kern w:val="0"/>
                <w:sz w:val="19"/>
              </w:rPr>
              <w:t>"AAA"</w:t>
            </w:r>
            <w:r>
              <w:rPr>
                <w:rFonts w:ascii="新宋体" w:hAnsi="新宋体"/>
                <w:kern w:val="0"/>
                <w:sz w:val="19"/>
              </w:rPr>
              <w:t>;</w:t>
            </w:r>
          </w:p>
          <w:p w14:paraId="136468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normalLog);</w:t>
            </w:r>
          </w:p>
          <w:p w14:paraId="0E0AFEAE" w14:textId="77777777" w:rsidR="00B97356" w:rsidRDefault="00B97356" w:rsidP="00F36554">
            <w:pPr>
              <w:widowControl w:val="0"/>
              <w:autoSpaceDE w:val="0"/>
              <w:autoSpaceDN w:val="0"/>
              <w:adjustRightInd w:val="0"/>
              <w:jc w:val="left"/>
              <w:rPr>
                <w:rFonts w:ascii="新宋体" w:hAnsi="新宋体"/>
                <w:kern w:val="0"/>
                <w:sz w:val="19"/>
              </w:rPr>
            </w:pPr>
          </w:p>
          <w:p w14:paraId="56D9017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异常捕获写法</w:t>
            </w:r>
          </w:p>
          <w:p w14:paraId="5E19610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try</w:t>
            </w:r>
          </w:p>
          <w:p w14:paraId="0EAB6777"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lastRenderedPageBreak/>
              <w:t xml:space="preserve">            {</w:t>
            </w:r>
          </w:p>
          <w:p w14:paraId="60ACFC9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throw</w:t>
            </w:r>
            <w:r>
              <w:rPr>
                <w:rFonts w:ascii="新宋体" w:hAnsi="新宋体"/>
                <w:kern w:val="0"/>
                <w:sz w:val="19"/>
              </w:rPr>
              <w:t xml:space="preserve">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w:t>
            </w:r>
            <w:r>
              <w:rPr>
                <w:rFonts w:ascii="新宋体" w:hAnsi="新宋体"/>
                <w:color w:val="A31515"/>
                <w:kern w:val="0"/>
                <w:sz w:val="19"/>
              </w:rPr>
              <w:t>"</w:t>
            </w:r>
            <w:r>
              <w:rPr>
                <w:rFonts w:ascii="新宋体" w:hAnsi="新宋体"/>
                <w:color w:val="A31515"/>
                <w:kern w:val="0"/>
                <w:sz w:val="19"/>
              </w:rPr>
              <w:t>测试错误</w:t>
            </w:r>
            <w:r>
              <w:rPr>
                <w:rFonts w:ascii="新宋体" w:hAnsi="新宋体"/>
                <w:color w:val="A31515"/>
                <w:kern w:val="0"/>
                <w:sz w:val="19"/>
              </w:rPr>
              <w:t>,</w:t>
            </w:r>
            <w:r>
              <w:rPr>
                <w:rFonts w:ascii="新宋体" w:hAnsi="新宋体"/>
                <w:color w:val="A31515"/>
                <w:kern w:val="0"/>
                <w:sz w:val="19"/>
              </w:rPr>
              <w:t>这是测试用的异常信息</w:t>
            </w:r>
            <w:r>
              <w:rPr>
                <w:rFonts w:ascii="新宋体" w:hAnsi="新宋体"/>
                <w:color w:val="A31515"/>
                <w:kern w:val="0"/>
                <w:sz w:val="19"/>
              </w:rPr>
              <w:t>1"</w:t>
            </w:r>
            <w:r>
              <w:rPr>
                <w:rFonts w:ascii="新宋体" w:hAnsi="新宋体"/>
                <w:kern w:val="0"/>
                <w:sz w:val="19"/>
              </w:rPr>
              <w:t>);</w:t>
            </w:r>
          </w:p>
          <w:p w14:paraId="676449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D52BFFB"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catch</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 xml:space="preserve"> ex)</w:t>
            </w:r>
          </w:p>
          <w:p w14:paraId="3A9BAE4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179356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 xml:space="preserve"> error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w:t>
            </w:r>
          </w:p>
          <w:p w14:paraId="2201997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error.userAccount = </w:t>
            </w:r>
            <w:r>
              <w:rPr>
                <w:rFonts w:ascii="新宋体" w:hAnsi="新宋体"/>
                <w:color w:val="A31515"/>
                <w:kern w:val="0"/>
                <w:sz w:val="19"/>
              </w:rPr>
              <w:t>"aaa"</w:t>
            </w:r>
            <w:r>
              <w:rPr>
                <w:rFonts w:ascii="新宋体" w:hAnsi="新宋体"/>
                <w:kern w:val="0"/>
                <w:sz w:val="19"/>
              </w:rPr>
              <w:t>;</w:t>
            </w:r>
          </w:p>
          <w:p w14:paraId="3268374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error.errorLevel = </w:t>
            </w:r>
            <w:r>
              <w:rPr>
                <w:rFonts w:ascii="新宋体" w:hAnsi="新宋体"/>
                <w:color w:val="2B91AF"/>
                <w:kern w:val="0"/>
                <w:sz w:val="19"/>
              </w:rPr>
              <w:t>EirExceptionLevelType</w:t>
            </w:r>
            <w:r>
              <w:rPr>
                <w:rFonts w:ascii="新宋体" w:hAnsi="新宋体"/>
                <w:kern w:val="0"/>
                <w:sz w:val="19"/>
              </w:rPr>
              <w:t>.ERROR;</w:t>
            </w:r>
          </w:p>
          <w:p w14:paraId="631E739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error.errorMsg = ex.Message;</w:t>
            </w:r>
          </w:p>
          <w:p w14:paraId="2245CF59" w14:textId="77777777" w:rsidR="00B97356" w:rsidRDefault="00B97356" w:rsidP="00F36554">
            <w:pPr>
              <w:widowControl w:val="0"/>
              <w:autoSpaceDE w:val="0"/>
              <w:autoSpaceDN w:val="0"/>
              <w:adjustRightInd w:val="0"/>
              <w:jc w:val="left"/>
              <w:rPr>
                <w:rFonts w:ascii="新宋体" w:hAnsi="新宋体"/>
                <w:kern w:val="0"/>
                <w:sz w:val="19"/>
              </w:rPr>
            </w:pPr>
          </w:p>
          <w:p w14:paraId="6B3056C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error);</w:t>
            </w:r>
          </w:p>
          <w:p w14:paraId="387F15FF" w14:textId="77777777" w:rsidR="00B97356" w:rsidRDefault="00B97356" w:rsidP="00F36554">
            <w:pPr>
              <w:widowControl w:val="0"/>
              <w:autoSpaceDE w:val="0"/>
              <w:autoSpaceDN w:val="0"/>
              <w:adjustRightInd w:val="0"/>
              <w:jc w:val="left"/>
            </w:pPr>
            <w:r>
              <w:rPr>
                <w:rFonts w:ascii="新宋体" w:hAnsi="新宋体"/>
                <w:kern w:val="0"/>
                <w:sz w:val="19"/>
              </w:rPr>
              <w:t xml:space="preserve">            }</w:t>
            </w:r>
          </w:p>
        </w:tc>
      </w:tr>
    </w:tbl>
    <w:p w14:paraId="68B0B9DF" w14:textId="77777777" w:rsidR="00B97356" w:rsidRDefault="00B97356" w:rsidP="00B97356">
      <w:pPr>
        <w:pStyle w:val="3"/>
        <w:ind w:left="481" w:right="180"/>
      </w:pPr>
      <w:r>
        <w:rPr>
          <w:rFonts w:hint="eastAsia"/>
        </w:rPr>
        <w:lastRenderedPageBreak/>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77777777" w:rsidR="00B97356" w:rsidRDefault="00B97356" w:rsidP="00F36554">
            <w:r>
              <w:rPr>
                <w:rFonts w:hint="eastAsia"/>
              </w:rPr>
              <w:t>OWNER_SEQ</w:t>
            </w:r>
            <w:r>
              <w:rPr>
                <w:rFonts w:hint="eastAsia"/>
              </w:rPr>
              <w:t>填写当前船公司；</w:t>
            </w:r>
          </w:p>
          <w:p w14:paraId="397F4AA5" w14:textId="77777777" w:rsidR="00B97356" w:rsidRDefault="00B97356" w:rsidP="00F36554">
            <w:r>
              <w:rPr>
                <w:rFonts w:hint="eastAsia"/>
              </w:rPr>
              <w:t xml:space="preserve">objName = </w:t>
            </w:r>
            <w:r>
              <w:rPr>
                <w:rFonts w:hint="eastAsia"/>
              </w:rPr>
              <w:t>“</w:t>
            </w:r>
            <w:r>
              <w:rPr>
                <w:rFonts w:hint="eastAsia"/>
              </w:rPr>
              <w:t>TTTT</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77777777" w:rsidR="00B97356" w:rsidRDefault="00B97356" w:rsidP="00B97356">
      <w:r>
        <w:rPr>
          <w:rFonts w:hint="eastAsia"/>
        </w:rPr>
        <w:t>本章节用于描述缓存模块在系统中的使用场景，不包括缓存的具体设计，相关的设计请参考“</w:t>
      </w:r>
      <w:r>
        <w:rPr>
          <w:rFonts w:hint="eastAsia"/>
        </w:rPr>
        <w:t>BKOnline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77777777" w:rsidR="00B97356" w:rsidRDefault="00B97356" w:rsidP="00B97356">
      <w:pPr>
        <w:numPr>
          <w:ilvl w:val="0"/>
          <w:numId w:val="27"/>
        </w:numPr>
        <w:ind w:left="360" w:hanging="360"/>
      </w:pPr>
      <w:r>
        <w:rPr>
          <w:rFonts w:hint="eastAsia"/>
        </w:rPr>
        <w:t>缓存的主体为</w:t>
      </w:r>
      <w:r>
        <w:rPr>
          <w:rFonts w:hint="eastAsia"/>
        </w:rPr>
        <w:t>dataTable</w:t>
      </w:r>
      <w:r>
        <w:rPr>
          <w:rFonts w:hint="eastAsia"/>
        </w:rPr>
        <w:t>，通过</w:t>
      </w:r>
      <w:r>
        <w:rPr>
          <w:rFonts w:ascii="宋体"/>
          <w:color w:val="000000"/>
          <w:kern w:val="0"/>
          <w:sz w:val="21"/>
          <w:lang w:val="zh-CN"/>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4E13A2F9" w14:textId="77777777" w:rsidR="00B97356" w:rsidRDefault="00B97356" w:rsidP="00B97356">
      <w:pPr>
        <w:numPr>
          <w:ilvl w:val="0"/>
          <w:numId w:val="27"/>
        </w:numPr>
        <w:ind w:left="360" w:hanging="360"/>
      </w:pPr>
      <w:r>
        <w:rPr>
          <w:rFonts w:hint="eastAsia"/>
        </w:rPr>
        <w:t>缓存的刷新使用</w:t>
      </w:r>
      <w:r>
        <w:rPr>
          <w:rFonts w:hint="eastAsia"/>
        </w:rPr>
        <w:t>ORCLE</w:t>
      </w:r>
      <w:r>
        <w:rPr>
          <w:rFonts w:hint="eastAsia"/>
        </w:rPr>
        <w:t>的通知机制实现，需要使用“</w:t>
      </w:r>
      <w:bookmarkStart w:id="18" w:name="OLE_LINK1"/>
      <w:bookmarkStart w:id="19" w:name="OLE_LINK2"/>
      <w:r>
        <w:t>ODP.NET</w:t>
      </w:r>
      <w:bookmarkEnd w:id="18"/>
      <w:bookmarkEnd w:id="19"/>
      <w:r>
        <w:rPr>
          <w:rFonts w:hint="eastAsia"/>
        </w:rPr>
        <w:t>”的指定版本配合。通知的接受有单独的逻辑进行处理，详细情况参考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AE4CCDA" w14:textId="77777777" w:rsidTr="00F36554">
        <w:tc>
          <w:tcPr>
            <w:tcW w:w="8528" w:type="dxa"/>
          </w:tcPr>
          <w:p w14:paraId="626005B8" w14:textId="77777777" w:rsidR="00B97356" w:rsidRDefault="00B97356" w:rsidP="00F36554">
            <w:pPr>
              <w:pStyle w:val="af6"/>
              <w:numPr>
                <w:ilvl w:val="0"/>
                <w:numId w:val="28"/>
              </w:numPr>
              <w:ind w:firstLineChars="0"/>
            </w:pPr>
            <w:r>
              <w:rPr>
                <w:rFonts w:ascii="宋体" w:hAnsi="宋体" w:hint="eastAsia"/>
              </w:rPr>
              <w:t>安装</w:t>
            </w:r>
            <w:r>
              <w:t>ODP.NET ,</w:t>
            </w:r>
            <w:r>
              <w:rPr>
                <w:rFonts w:ascii="宋体" w:hAnsi="宋体" w:hint="eastAsia"/>
              </w:rPr>
              <w:t xml:space="preserve">　路径　</w:t>
            </w:r>
            <w:hyperlink r:id="rId23" w:history="1">
              <w:r>
                <w:rPr>
                  <w:rStyle w:val="af1"/>
                </w:rPr>
                <w:t>\\192.168.200.211\</w:t>
              </w:r>
              <w:r>
                <w:rPr>
                  <w:rStyle w:val="af1"/>
                  <w:rFonts w:ascii="宋体" w:hAnsi="宋体" w:hint="eastAsia"/>
                </w:rPr>
                <w:t>发布包</w:t>
              </w:r>
              <w:r>
                <w:rPr>
                  <w:rStyle w:val="af1"/>
                </w:rPr>
                <w:t>\</w:t>
              </w:r>
              <w:r>
                <w:rPr>
                  <w:rStyle w:val="af1"/>
                  <w:rFonts w:ascii="宋体" w:hAnsi="宋体" w:hint="eastAsia"/>
                </w:rPr>
                <w:t>开发工具</w:t>
              </w:r>
              <w:r>
                <w:rPr>
                  <w:rStyle w:val="af1"/>
                </w:rPr>
                <w:t>\ ODAC112012.zip</w:t>
              </w:r>
            </w:hyperlink>
            <w:r>
              <w:t xml:space="preserve"> , </w:t>
            </w:r>
            <w:r>
              <w:rPr>
                <w:rFonts w:ascii="宋体" w:hAnsi="宋体" w:hint="eastAsia"/>
              </w:rPr>
              <w:t>一定要安装这个版本的，因为只有这个版本和我们目前的数据库服务器版本兼容</w:t>
            </w:r>
          </w:p>
          <w:p w14:paraId="18C846D4" w14:textId="77777777" w:rsidR="00B97356" w:rsidRDefault="00B97356" w:rsidP="00F36554">
            <w:pPr>
              <w:pStyle w:val="af6"/>
              <w:numPr>
                <w:ilvl w:val="0"/>
                <w:numId w:val="28"/>
              </w:numPr>
              <w:ind w:firstLineChars="0" w:firstLine="360"/>
            </w:pPr>
            <w:r w:rsidRPr="002A4134">
              <w:rPr>
                <w:rFonts w:ascii="宋体" w:hAnsi="宋体" w:hint="eastAsia"/>
              </w:rPr>
              <w:t xml:space="preserve">引用　</w:t>
            </w:r>
            <w:r>
              <w:t xml:space="preserve">PHY.BKONLINE.Logic.Caching </w:t>
            </w:r>
            <w:r w:rsidRPr="002A4134">
              <w:rPr>
                <w:rFonts w:ascii="宋体" w:hAnsi="宋体" w:hint="eastAsia"/>
              </w:rPr>
              <w:t xml:space="preserve">项目，使用　</w:t>
            </w:r>
            <w:r>
              <w:t>PHY.BKONLINE.Logic.Caching</w:t>
            </w:r>
            <w:r w:rsidRPr="002A4134">
              <w:rPr>
                <w:rFonts w:ascii="宋体" w:hAnsi="宋体" w:hint="eastAsia"/>
              </w:rPr>
              <w:t>．</w:t>
            </w:r>
            <w:r>
              <w:t>DataTableCaching</w:t>
            </w:r>
            <w:r w:rsidRPr="002A4134">
              <w:rPr>
                <w:rFonts w:ascii="宋体" w:hAnsi="宋体" w:hint="eastAsia"/>
              </w:rPr>
              <w:t xml:space="preserve">　这个静态类的下面这个方法进行数据获取，缓存数据不会一开始就加载入内存，而是在第一次使用到时才加载到内存．方法的传入参数为配置文件中的</w:t>
            </w:r>
            <w:r>
              <w:t xml:space="preserve"> Key</w:t>
            </w:r>
            <w:r w:rsidRPr="002A4134">
              <w:rPr>
                <w:rFonts w:ascii="宋体" w:hAnsi="宋体" w:hint="eastAsia"/>
              </w:rPr>
              <w:t xml:space="preserve">　，　配置文件见第</w:t>
            </w:r>
            <w:r>
              <w:t>3</w:t>
            </w:r>
            <w:r w:rsidRPr="002A4134">
              <w:rPr>
                <w:rFonts w:ascii="宋体" w:hAnsi="宋体" w:hint="eastAsia"/>
              </w:rPr>
              <w:t>点</w:t>
            </w:r>
          </w:p>
          <w:p w14:paraId="5651E478"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1EB6A4F0"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获取数据</w:t>
            </w:r>
          </w:p>
          <w:p w14:paraId="5FE260C1" w14:textId="77777777" w:rsidR="00B97356" w:rsidRDefault="00B97356" w:rsidP="00F36554">
            <w:pPr>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此方法是把数据加载进缓存的唯一来源，其它地方都不会把数据加入缓存</w:t>
            </w:r>
            <w:r>
              <w:rPr>
                <w:rFonts w:ascii="新宋体" w:eastAsia="新宋体" w:hAnsi="新宋体" w:hint="eastAsia"/>
                <w:color w:val="008000"/>
              </w:rPr>
              <w:t>)</w:t>
            </w:r>
          </w:p>
          <w:p w14:paraId="0AA6B697"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38B7769A"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&lt;param name="configKey"&gt;</w:t>
            </w:r>
            <w:r>
              <w:rPr>
                <w:rFonts w:ascii="宋体" w:hAnsi="宋体" w:hint="eastAsia"/>
                <w:color w:val="008000"/>
              </w:rPr>
              <w:t>缓存表配置键</w:t>
            </w:r>
            <w:r>
              <w:rPr>
                <w:rFonts w:ascii="新宋体" w:eastAsia="新宋体" w:hAnsi="新宋体" w:hint="eastAsia"/>
                <w:color w:val="808080"/>
              </w:rPr>
              <w:t>&lt;/param&gt;</w:t>
            </w:r>
          </w:p>
          <w:p w14:paraId="714DD12D"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15EA661"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返回缓存的数据表</w:t>
            </w:r>
            <w:r>
              <w:rPr>
                <w:rFonts w:ascii="新宋体" w:eastAsia="新宋体" w:hAnsi="新宋体" w:hint="eastAsia"/>
                <w:color w:val="008000"/>
              </w:rPr>
              <w:t>,</w:t>
            </w:r>
          </w:p>
          <w:p w14:paraId="3721BAF8" w14:textId="77777777" w:rsidR="00B97356" w:rsidRDefault="00B97356" w:rsidP="00F36554">
            <w:pPr>
              <w:rPr>
                <w:rFonts w:ascii="新宋体" w:eastAsia="新宋体" w:hAnsi="新宋体"/>
                <w:color w:val="000000"/>
              </w:rPr>
            </w:pPr>
            <w:r>
              <w:rPr>
                <w:rFonts w:ascii="新宋体" w:eastAsia="新宋体" w:hAnsi="新宋体" w:hint="eastAsia"/>
                <w:color w:val="000000"/>
              </w:rPr>
              <w:lastRenderedPageBreak/>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如果缓存的数据对象不是</w:t>
            </w:r>
            <w:r>
              <w:rPr>
                <w:rFonts w:ascii="新宋体" w:eastAsia="新宋体" w:hAnsi="新宋体" w:hint="eastAsia"/>
                <w:color w:val="008000"/>
              </w:rPr>
              <w:t>DataTable</w:t>
            </w:r>
            <w:r>
              <w:rPr>
                <w:rFonts w:ascii="宋体" w:hAnsi="宋体" w:hint="eastAsia"/>
                <w:color w:val="008000"/>
              </w:rPr>
              <w:t>，则返回</w:t>
            </w:r>
            <w:r>
              <w:rPr>
                <w:rFonts w:ascii="新宋体" w:eastAsia="新宋体" w:hAnsi="新宋体" w:hint="eastAsia"/>
                <w:color w:val="008000"/>
              </w:rPr>
              <w:t>null</w:t>
            </w:r>
          </w:p>
          <w:p w14:paraId="240E8CDE"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如果没有此键对应的缓存，并且此键没有在配置文件中定义，返回</w:t>
            </w:r>
            <w:r>
              <w:rPr>
                <w:rFonts w:ascii="新宋体" w:eastAsia="新宋体" w:hAnsi="新宋体" w:hint="eastAsia"/>
                <w:color w:val="008000"/>
              </w:rPr>
              <w:t>null</w:t>
            </w:r>
          </w:p>
          <w:p w14:paraId="5D3EF325"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302ABC1" w14:textId="77777777" w:rsidR="00B97356" w:rsidRDefault="00B97356" w:rsidP="00F36554">
            <w:pPr>
              <w:pStyle w:val="af6"/>
              <w:ind w:left="780" w:firstLine="360"/>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0000FF"/>
              </w:rPr>
              <w:t>public</w:t>
            </w:r>
            <w:r>
              <w:rPr>
                <w:rFonts w:ascii="新宋体" w:eastAsia="新宋体" w:hAnsi="新宋体" w:hint="eastAsia"/>
                <w:color w:val="000000"/>
              </w:rPr>
              <w:t xml:space="preserve"> </w:t>
            </w:r>
            <w:r>
              <w:rPr>
                <w:rFonts w:ascii="新宋体" w:eastAsia="新宋体" w:hAnsi="新宋体" w:hint="eastAsia"/>
                <w:color w:val="0000FF"/>
              </w:rPr>
              <w:t>static</w:t>
            </w:r>
            <w:r>
              <w:rPr>
                <w:rFonts w:ascii="新宋体" w:eastAsia="新宋体" w:hAnsi="新宋体" w:hint="eastAsia"/>
                <w:color w:val="000000"/>
              </w:rPr>
              <w:t xml:space="preserve"> </w:t>
            </w:r>
            <w:r>
              <w:rPr>
                <w:rFonts w:ascii="新宋体" w:eastAsia="新宋体" w:hAnsi="新宋体" w:hint="eastAsia"/>
                <w:color w:val="2B91AF"/>
              </w:rPr>
              <w:t>DataTable</w:t>
            </w:r>
            <w:r>
              <w:rPr>
                <w:rFonts w:ascii="新宋体" w:eastAsia="新宋体" w:hAnsi="新宋体" w:hint="eastAsia"/>
                <w:color w:val="000000"/>
              </w:rPr>
              <w:t xml:space="preserve"> GetData(</w:t>
            </w:r>
            <w:r>
              <w:rPr>
                <w:rFonts w:ascii="新宋体" w:eastAsia="新宋体" w:hAnsi="新宋体" w:hint="eastAsia"/>
                <w:color w:val="0000FF"/>
              </w:rPr>
              <w:t>string</w:t>
            </w:r>
            <w:r>
              <w:rPr>
                <w:rFonts w:ascii="新宋体" w:eastAsia="新宋体" w:hAnsi="新宋体" w:hint="eastAsia"/>
                <w:color w:val="000000"/>
              </w:rPr>
              <w:t xml:space="preserve"> configKey)</w:t>
            </w:r>
          </w:p>
          <w:p w14:paraId="2883F8BC" w14:textId="77777777" w:rsidR="00B97356" w:rsidRDefault="00B97356" w:rsidP="00F36554">
            <w:pPr>
              <w:pStyle w:val="af6"/>
              <w:numPr>
                <w:ilvl w:val="0"/>
                <w:numId w:val="28"/>
              </w:numPr>
              <w:ind w:firstLineChars="0"/>
              <w:rPr>
                <w:rFonts w:ascii="Calibri" w:hAnsi="Calibri"/>
              </w:rPr>
            </w:pPr>
            <w:r>
              <w:rPr>
                <w:rFonts w:ascii="宋体" w:hAnsi="宋体" w:hint="eastAsia"/>
              </w:rPr>
              <w:t>缓存模块的配置在文件为网站根目录下的</w:t>
            </w:r>
            <w:r>
              <w:t xml:space="preserve"> Configs\ DataTableCachingConfig.xml</w:t>
            </w:r>
            <w:r>
              <w:rPr>
                <w:rFonts w:ascii="宋体" w:hAnsi="宋体" w:hint="eastAsia"/>
              </w:rPr>
              <w:t>，　哪些表需要缓存，缓存数据的ＳＱＬ，以及配置键（由于设计要求一个表可以配置多个缓存，</w:t>
            </w:r>
          </w:p>
          <w:p w14:paraId="69EA142B" w14:textId="77777777" w:rsidR="00B97356" w:rsidRDefault="00B97356" w:rsidP="00F36554">
            <w:pPr>
              <w:pStyle w:val="af6"/>
              <w:ind w:left="780" w:firstLine="360"/>
            </w:pPr>
            <w:r>
              <w:rPr>
                <w:rFonts w:ascii="宋体" w:hAnsi="宋体" w:hint="eastAsia"/>
              </w:rPr>
              <w:t>所以每个配置键在整个配置文件中必须唯一</w:t>
            </w:r>
          </w:p>
          <w:p w14:paraId="5414A796" w14:textId="77777777" w:rsidR="00B97356" w:rsidRDefault="00B97356" w:rsidP="00F36554">
            <w:pPr>
              <w:pStyle w:val="af6"/>
              <w:numPr>
                <w:ilvl w:val="0"/>
                <w:numId w:val="28"/>
              </w:numPr>
              <w:ind w:firstLineChars="0"/>
            </w:pPr>
            <w:r>
              <w:rPr>
                <w:rFonts w:ascii="宋体" w:hAnsi="宋体" w:hint="eastAsia"/>
              </w:rPr>
              <w:t>调试使用时由于不好查看缓存中的内容，或怀疑缓存内容不正确或缓存没有取到等，可以使用＂缓存监控和控制页面＂进行查看、刷新、清除，并判断数据是否正确．</w:t>
            </w:r>
          </w:p>
          <w:p w14:paraId="376E09E6" w14:textId="77777777" w:rsidR="00B97356" w:rsidRDefault="00B97356" w:rsidP="00F36554">
            <w:pPr>
              <w:pStyle w:val="af6"/>
              <w:numPr>
                <w:ilvl w:val="0"/>
                <w:numId w:val="28"/>
              </w:numPr>
              <w:ind w:firstLineChars="0"/>
            </w:pPr>
            <w:r>
              <w:rPr>
                <w:rFonts w:ascii="宋体" w:hAnsi="宋体" w:hint="eastAsia"/>
              </w:rPr>
              <w:t>在使用中如果发现缺陷，需要对缓存模块进行修改的话，修改完请运行测试项目的测试方法进行单元测试，保证修改后是正确的．</w:t>
            </w:r>
          </w:p>
          <w:p w14:paraId="137E7F52" w14:textId="77777777" w:rsidR="00B97356" w:rsidRDefault="00B97356" w:rsidP="00F36554">
            <w:pPr>
              <w:pStyle w:val="af6"/>
              <w:numPr>
                <w:ilvl w:val="0"/>
                <w:numId w:val="28"/>
              </w:numPr>
              <w:ind w:firstLineChars="0"/>
            </w:pPr>
            <w:r>
              <w:rPr>
                <w:rFonts w:ascii="宋体" w:hAnsi="宋体" w:hint="eastAsia"/>
              </w:rPr>
              <w:t>附件为一个简单的测试工具　，测试安装</w:t>
            </w:r>
            <w:r>
              <w:t>ODP.NET</w:t>
            </w:r>
            <w:r>
              <w:rPr>
                <w:rFonts w:ascii="宋体" w:hAnsi="宋体" w:hint="eastAsia"/>
              </w:rPr>
              <w:t>以后，</w:t>
            </w:r>
            <w:r>
              <w:t xml:space="preserve">oracle change notification </w:t>
            </w:r>
            <w:r>
              <w:rPr>
                <w:rFonts w:ascii="宋体" w:hAnsi="宋体" w:hint="eastAsia"/>
              </w:rPr>
              <w:t xml:space="preserve">是否能正常工作，使用的时候把　</w:t>
            </w:r>
            <w:r>
              <w:t>App.config</w:t>
            </w:r>
            <w:r>
              <w:rPr>
                <w:rFonts w:ascii="宋体" w:hAnsi="宋体" w:hint="eastAsia"/>
              </w:rPr>
              <w:t xml:space="preserve">　中的连接</w:t>
            </w:r>
            <w:r>
              <w:t>dsn</w:t>
            </w:r>
            <w:r>
              <w:rPr>
                <w:rFonts w:ascii="宋体" w:hAnsi="宋体" w:hint="eastAsia"/>
              </w:rPr>
              <w:t>修改成自己本的，有可以需要重新</w:t>
            </w:r>
          </w:p>
          <w:p w14:paraId="76E71A31" w14:textId="77777777" w:rsidR="00B97356" w:rsidRDefault="00B97356" w:rsidP="00F36554">
            <w:pPr>
              <w:pStyle w:val="af6"/>
              <w:ind w:left="780" w:firstLine="360"/>
            </w:pPr>
            <w:r>
              <w:rPr>
                <w:rFonts w:ascii="宋体" w:hAnsi="宋体" w:hint="eastAsia"/>
              </w:rPr>
              <w:t xml:space="preserve">引用　</w:t>
            </w:r>
            <w:r>
              <w:t xml:space="preserve">Oracle.DataAccess.dll </w:t>
            </w:r>
            <w:r>
              <w:rPr>
                <w:rFonts w:ascii="宋体" w:hAnsi="宋体" w:hint="eastAsia"/>
              </w:rPr>
              <w:t>因为我的本地路径与大家的不一样，此</w:t>
            </w:r>
            <w:r>
              <w:t>DLL</w:t>
            </w:r>
            <w:r>
              <w:rPr>
                <w:rFonts w:ascii="宋体" w:hAnsi="宋体" w:hint="eastAsia"/>
              </w:rPr>
              <w:t>一般位置</w:t>
            </w:r>
            <w:r>
              <w:t xml:space="preserve">ODP.net </w:t>
            </w:r>
            <w:r>
              <w:rPr>
                <w:rFonts w:ascii="宋体" w:hAnsi="宋体" w:hint="eastAsia"/>
              </w:rPr>
              <w:t>安装路径的</w:t>
            </w:r>
            <w:r>
              <w:t xml:space="preserve"> product\11.2.0\client\odp.net\bin\2.x</w:t>
            </w:r>
            <w:r>
              <w:rPr>
                <w:rFonts w:ascii="宋体" w:hAnsi="宋体" w:hint="eastAsia"/>
              </w:rPr>
              <w:t>，　（只能引用</w:t>
            </w:r>
            <w:r>
              <w:t>2.x</w:t>
            </w:r>
            <w:r>
              <w:rPr>
                <w:rFonts w:ascii="宋体" w:hAnsi="宋体" w:hint="eastAsia"/>
              </w:rPr>
              <w:t>的，</w:t>
            </w:r>
            <w:r>
              <w:t>4.0</w:t>
            </w:r>
            <w:r>
              <w:rPr>
                <w:rFonts w:ascii="宋体" w:hAnsi="宋体" w:hint="eastAsia"/>
              </w:rPr>
              <w:t>的无法正常工作）</w:t>
            </w:r>
          </w:p>
        </w:tc>
      </w:tr>
    </w:tbl>
    <w:p w14:paraId="56939532" w14:textId="77777777" w:rsidR="00B97356" w:rsidRDefault="00B97356" w:rsidP="00B97356">
      <w:pPr>
        <w:pStyle w:val="3"/>
        <w:ind w:left="481" w:right="180"/>
      </w:pPr>
      <w:r>
        <w:rPr>
          <w:rFonts w:hint="eastAsia"/>
        </w:rPr>
        <w:lastRenderedPageBreak/>
        <w:t>需要缓存的数据定义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F36554">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F36554">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3622DC77" w14:textId="77777777" w:rsidTr="00F36554">
        <w:tc>
          <w:tcPr>
            <w:tcW w:w="2744" w:type="dxa"/>
          </w:tcPr>
          <w:p w14:paraId="35A569B8" w14:textId="77777777" w:rsidR="00B97356" w:rsidRDefault="00B97356" w:rsidP="00F36554">
            <w:r>
              <w:rPr>
                <w:highlight w:val="white"/>
              </w:rPr>
              <w:t>DICT_PORT_CODE</w:t>
            </w:r>
          </w:p>
        </w:tc>
        <w:tc>
          <w:tcPr>
            <w:tcW w:w="3641" w:type="dxa"/>
          </w:tcPr>
          <w:p w14:paraId="25D59030" w14:textId="77777777" w:rsidR="00B97356" w:rsidRDefault="00B97356" w:rsidP="00F36554">
            <w:r>
              <w:rPr>
                <w:highlight w:val="white"/>
              </w:rPr>
              <w:t>DICT_PORT_CODE</w:t>
            </w:r>
            <w:r>
              <w:rPr>
                <w:rFonts w:hint="eastAsia"/>
              </w:rPr>
              <w:t>_{OWNER_SEQ}</w:t>
            </w:r>
          </w:p>
        </w:tc>
        <w:tc>
          <w:tcPr>
            <w:tcW w:w="2143" w:type="dxa"/>
          </w:tcPr>
          <w:p w14:paraId="0D093AD6" w14:textId="77777777" w:rsidR="00B97356" w:rsidRDefault="00B97356" w:rsidP="00F36554">
            <w:r>
              <w:rPr>
                <w:rFonts w:hint="eastAsia"/>
              </w:rPr>
              <w:t>港口字典表</w:t>
            </w:r>
          </w:p>
        </w:tc>
      </w:tr>
      <w:tr w:rsidR="00B97356" w14:paraId="6A5B4F1D" w14:textId="77777777" w:rsidTr="00F36554">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B97356" w14:paraId="6BD07765" w14:textId="77777777" w:rsidTr="00F36554">
        <w:tc>
          <w:tcPr>
            <w:tcW w:w="2744" w:type="dxa"/>
          </w:tcPr>
          <w:p w14:paraId="4BF70931" w14:textId="77777777" w:rsidR="00B97356" w:rsidRDefault="00B97356" w:rsidP="00F36554">
            <w:pPr>
              <w:rPr>
                <w:highlight w:val="white"/>
              </w:rPr>
            </w:pPr>
            <w:r>
              <w:t>DICT_NATION_AREA</w:t>
            </w:r>
          </w:p>
        </w:tc>
        <w:tc>
          <w:tcPr>
            <w:tcW w:w="3641" w:type="dxa"/>
          </w:tcPr>
          <w:p w14:paraId="5F2867BA" w14:textId="77777777" w:rsidR="00B97356" w:rsidRDefault="00B97356" w:rsidP="00F36554">
            <w:pPr>
              <w:rPr>
                <w:highlight w:val="white"/>
              </w:rPr>
            </w:pPr>
            <w:r>
              <w:t>DICT_NATION_AREA</w:t>
            </w:r>
          </w:p>
        </w:tc>
        <w:tc>
          <w:tcPr>
            <w:tcW w:w="2143" w:type="dxa"/>
          </w:tcPr>
          <w:p w14:paraId="2C203CFD" w14:textId="77777777" w:rsidR="00B97356" w:rsidRDefault="00B97356" w:rsidP="00F36554">
            <w:r>
              <w:rPr>
                <w:rFonts w:hint="eastAsia"/>
              </w:rPr>
              <w:t>国家代码表</w:t>
            </w:r>
          </w:p>
        </w:tc>
      </w:tr>
      <w:tr w:rsidR="00B97356" w14:paraId="6B84E96A" w14:textId="77777777" w:rsidTr="00F36554">
        <w:tc>
          <w:tcPr>
            <w:tcW w:w="2744" w:type="dxa"/>
          </w:tcPr>
          <w:p w14:paraId="37815474" w14:textId="77777777" w:rsidR="00B97356" w:rsidRDefault="00B97356" w:rsidP="00F36554">
            <w:r>
              <w:rPr>
                <w:rFonts w:hint="eastAsia"/>
              </w:rPr>
              <w:t>CONTA_SIZETYPE_MAPPING</w:t>
            </w:r>
          </w:p>
        </w:tc>
        <w:tc>
          <w:tcPr>
            <w:tcW w:w="3641" w:type="dxa"/>
          </w:tcPr>
          <w:p w14:paraId="7791BC3B" w14:textId="77777777" w:rsidR="00B97356" w:rsidRDefault="00B97356" w:rsidP="00F36554">
            <w:r>
              <w:rPr>
                <w:rFonts w:hint="eastAsia"/>
              </w:rPr>
              <w:t>CONTA_SIZETYPE_MAPPING</w:t>
            </w:r>
          </w:p>
        </w:tc>
        <w:tc>
          <w:tcPr>
            <w:tcW w:w="2143" w:type="dxa"/>
          </w:tcPr>
          <w:p w14:paraId="2CEF1853" w14:textId="77777777" w:rsidR="00B97356" w:rsidRDefault="00B97356" w:rsidP="00F36554">
            <w:r>
              <w:rPr>
                <w:rFonts w:hint="eastAsia"/>
              </w:rPr>
              <w:t>箱型映射表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1C05F752" w14:textId="77777777" w:rsidR="00B97356" w:rsidRDefault="00B97356" w:rsidP="00B97356">
      <w:pPr>
        <w:pStyle w:val="3"/>
        <w:ind w:left="481" w:right="180"/>
      </w:pPr>
      <w:r>
        <w:rPr>
          <w:rFonts w:hint="eastAsia"/>
        </w:rPr>
        <w:t>XML</w:t>
      </w:r>
      <w:r>
        <w:rPr>
          <w:rFonts w:hint="eastAsia"/>
        </w:rPr>
        <w:t>定义说明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FAC19FD" w14:textId="77777777" w:rsidTr="00F36554">
        <w:tc>
          <w:tcPr>
            <w:tcW w:w="8528" w:type="dxa"/>
          </w:tcPr>
          <w:p w14:paraId="2BEDB2CC" w14:textId="77777777" w:rsidR="00B97356" w:rsidRDefault="00B97356" w:rsidP="00F36554">
            <w:r>
              <w:t>&lt;?</w:t>
            </w:r>
            <w:r>
              <w:rPr>
                <w:color w:val="A31515"/>
              </w:rPr>
              <w:t>xml</w:t>
            </w:r>
            <w:r>
              <w:t xml:space="preserve"> </w:t>
            </w:r>
            <w:r>
              <w:rPr>
                <w:color w:val="FF0000"/>
              </w:rPr>
              <w:t>version</w:t>
            </w:r>
            <w:r>
              <w:t xml:space="preserve">="1.0" </w:t>
            </w:r>
            <w:r>
              <w:rPr>
                <w:color w:val="FF0000"/>
              </w:rPr>
              <w:t>encoding</w:t>
            </w:r>
            <w:r>
              <w:t>="utf-8" ?&gt;</w:t>
            </w:r>
          </w:p>
          <w:p w14:paraId="58F103D1" w14:textId="77777777" w:rsidR="00B97356" w:rsidRDefault="00B97356" w:rsidP="00F36554">
            <w:r>
              <w:t>&lt;</w:t>
            </w:r>
            <w:r>
              <w:rPr>
                <w:color w:val="A31515"/>
              </w:rPr>
              <w:t>DataTableCache</w:t>
            </w:r>
            <w:r>
              <w:t>&gt;</w:t>
            </w:r>
          </w:p>
          <w:p w14:paraId="312C3C3F" w14:textId="77777777" w:rsidR="00B97356" w:rsidRDefault="00B97356" w:rsidP="00F36554">
            <w:r>
              <w:t xml:space="preserve">  &lt;!--</w:t>
            </w:r>
            <w:r>
              <w:rPr>
                <w:color w:val="008000"/>
              </w:rPr>
              <w:t>web.config</w:t>
            </w:r>
            <w:r>
              <w:rPr>
                <w:color w:val="008000"/>
              </w:rPr>
              <w:t>或</w:t>
            </w:r>
            <w:r>
              <w:rPr>
                <w:color w:val="008000"/>
              </w:rPr>
              <w:t>app.config</w:t>
            </w:r>
            <w:r>
              <w:rPr>
                <w:color w:val="008000"/>
              </w:rPr>
              <w:t>中配置的连接字符名称</w:t>
            </w:r>
            <w:r>
              <w:t>--&gt;</w:t>
            </w:r>
          </w:p>
          <w:p w14:paraId="09101621" w14:textId="77777777" w:rsidR="00B97356" w:rsidRDefault="00B97356" w:rsidP="00F36554">
            <w:r>
              <w:t xml:space="preserve">  &lt;</w:t>
            </w:r>
            <w:r>
              <w:rPr>
                <w:color w:val="A31515"/>
              </w:rPr>
              <w:t>ConnectionStringName</w:t>
            </w:r>
            <w:r>
              <w:t>&gt;DataAccessBKOnLine&lt;/</w:t>
            </w:r>
            <w:r>
              <w:rPr>
                <w:color w:val="A31515"/>
              </w:rPr>
              <w:t>ConnectionStringName</w:t>
            </w:r>
            <w:r>
              <w:t>&gt;</w:t>
            </w:r>
          </w:p>
          <w:p w14:paraId="492DB047" w14:textId="77777777" w:rsidR="00B97356" w:rsidRDefault="00B97356" w:rsidP="00F36554">
            <w:r>
              <w:t xml:space="preserve">  &lt;!--</w:t>
            </w:r>
            <w:r>
              <w:rPr>
                <w:color w:val="008000"/>
              </w:rPr>
              <w:t>是否使用</w:t>
            </w:r>
            <w:r>
              <w:rPr>
                <w:color w:val="008000"/>
              </w:rPr>
              <w:t>orace</w:t>
            </w:r>
            <w:r>
              <w:rPr>
                <w:color w:val="008000"/>
              </w:rPr>
              <w:t>的</w:t>
            </w:r>
            <w:r>
              <w:rPr>
                <w:color w:val="008000"/>
              </w:rPr>
              <w:t>changeNotification</w:t>
            </w:r>
            <w:r>
              <w:t>--&gt;</w:t>
            </w:r>
          </w:p>
          <w:p w14:paraId="78D067C9" w14:textId="77777777" w:rsidR="00B97356" w:rsidRDefault="00B97356" w:rsidP="00F36554">
            <w:r>
              <w:t xml:space="preserve">  &lt;</w:t>
            </w:r>
            <w:r>
              <w:rPr>
                <w:color w:val="A31515"/>
              </w:rPr>
              <w:t>IsUserOracleChangeNotification</w:t>
            </w:r>
            <w:r>
              <w:t>&gt;true&lt;/</w:t>
            </w:r>
            <w:r>
              <w:rPr>
                <w:color w:val="A31515"/>
              </w:rPr>
              <w:t>IsUserOracleChangeNotification</w:t>
            </w:r>
            <w:r>
              <w:t>&gt;</w:t>
            </w:r>
          </w:p>
          <w:p w14:paraId="6E2A7B9C" w14:textId="77777777" w:rsidR="00B97356" w:rsidRDefault="00B97356" w:rsidP="00F36554">
            <w:r>
              <w:t xml:space="preserve">  &lt;!--</w:t>
            </w:r>
            <w:r>
              <w:rPr>
                <w:color w:val="008000"/>
              </w:rPr>
              <w:t>使用</w:t>
            </w:r>
            <w:r>
              <w:rPr>
                <w:color w:val="008000"/>
              </w:rPr>
              <w:t>orace</w:t>
            </w:r>
            <w:r>
              <w:rPr>
                <w:color w:val="008000"/>
              </w:rPr>
              <w:t>的</w:t>
            </w:r>
            <w:r>
              <w:rPr>
                <w:color w:val="008000"/>
              </w:rPr>
              <w:t>change notification</w:t>
            </w:r>
            <w:r>
              <w:rPr>
                <w:color w:val="008000"/>
              </w:rPr>
              <w:t>时的监听端口</w:t>
            </w:r>
            <w:r>
              <w:t>--&gt;</w:t>
            </w:r>
          </w:p>
          <w:p w14:paraId="6ED4F798" w14:textId="77777777" w:rsidR="00B97356" w:rsidRDefault="00B97356" w:rsidP="00F36554">
            <w:r>
              <w:t xml:space="preserve">  &lt;</w:t>
            </w:r>
            <w:r>
              <w:rPr>
                <w:color w:val="A31515"/>
              </w:rPr>
              <w:t>ListenPort</w:t>
            </w:r>
            <w:r>
              <w:t>&gt;8800&lt;/</w:t>
            </w:r>
            <w:r>
              <w:rPr>
                <w:color w:val="A31515"/>
              </w:rPr>
              <w:t>ListenPort</w:t>
            </w:r>
            <w:r>
              <w:t>&gt;</w:t>
            </w:r>
          </w:p>
          <w:p w14:paraId="7B2B8005" w14:textId="77777777" w:rsidR="00B97356" w:rsidRDefault="00B97356" w:rsidP="00F36554"/>
          <w:p w14:paraId="4EDB3F1E" w14:textId="77777777" w:rsidR="00B97356" w:rsidRDefault="00B97356" w:rsidP="00F36554">
            <w:r>
              <w:t xml:space="preserve">  &lt;</w:t>
            </w:r>
            <w:r>
              <w:rPr>
                <w:color w:val="A31515"/>
              </w:rPr>
              <w:t>Table</w:t>
            </w:r>
            <w:r>
              <w:t>&gt;</w:t>
            </w:r>
          </w:p>
          <w:p w14:paraId="4C11531D" w14:textId="77777777" w:rsidR="00B97356" w:rsidRDefault="00B97356" w:rsidP="00F36554">
            <w:r>
              <w:t xml:space="preserve">    &lt;!--</w:t>
            </w:r>
            <w:r>
              <w:rPr>
                <w:color w:val="008000"/>
              </w:rPr>
              <w:t>描述说明</w:t>
            </w:r>
            <w:r>
              <w:t>--&gt;</w:t>
            </w:r>
          </w:p>
          <w:p w14:paraId="4FAE6AFB" w14:textId="77777777" w:rsidR="00B97356" w:rsidRDefault="00B97356" w:rsidP="00F36554">
            <w:r>
              <w:t xml:space="preserve">    &lt;</w:t>
            </w:r>
            <w:r>
              <w:rPr>
                <w:color w:val="A31515"/>
              </w:rPr>
              <w:t>Description</w:t>
            </w:r>
            <w:r>
              <w:t>&gt;</w:t>
            </w:r>
            <w:r>
              <w:t>用户菜单权限缓存</w:t>
            </w:r>
            <w:r>
              <w:t>&lt;/</w:t>
            </w:r>
            <w:r>
              <w:rPr>
                <w:color w:val="A31515"/>
              </w:rPr>
              <w:t>Description</w:t>
            </w:r>
            <w:r>
              <w:t>&gt;</w:t>
            </w:r>
          </w:p>
          <w:p w14:paraId="714B0B27" w14:textId="77777777" w:rsidR="00B97356" w:rsidRDefault="00B97356" w:rsidP="00F36554">
            <w:r>
              <w:t xml:space="preserve">    &lt;!--</w:t>
            </w:r>
            <w:r>
              <w:rPr>
                <w:color w:val="008000"/>
              </w:rPr>
              <w:t>表名称，用户名加表名称，必须大写，</w:t>
            </w:r>
            <w:r>
              <w:rPr>
                <w:color w:val="008000"/>
              </w:rPr>
              <w:t xml:space="preserve"> </w:t>
            </w:r>
            <w:r>
              <w:rPr>
                <w:color w:val="008000"/>
              </w:rPr>
              <w:t xml:space="preserve">如　</w:t>
            </w:r>
            <w:r>
              <w:rPr>
                <w:color w:val="008000"/>
              </w:rPr>
              <w:t>BKONLINESYS.DICT_NATION_AREA</w:t>
            </w:r>
            <w:r>
              <w:t>--&gt;</w:t>
            </w:r>
          </w:p>
          <w:p w14:paraId="66F7CD8D" w14:textId="77777777" w:rsidR="00B97356" w:rsidRDefault="00B97356" w:rsidP="00F36554">
            <w:r>
              <w:t xml:space="preserve">    &lt;</w:t>
            </w:r>
            <w:r>
              <w:rPr>
                <w:color w:val="A31515"/>
              </w:rPr>
              <w:t>TableName</w:t>
            </w:r>
            <w:r>
              <w:t>&gt;BKONLINESYS.USER_FUNC_TBL&lt;/</w:t>
            </w:r>
            <w:r>
              <w:rPr>
                <w:color w:val="A31515"/>
              </w:rPr>
              <w:t>TableName</w:t>
            </w:r>
            <w:r>
              <w:t>&gt;</w:t>
            </w:r>
          </w:p>
          <w:p w14:paraId="4B959A20" w14:textId="77777777" w:rsidR="00B97356" w:rsidRDefault="00B97356" w:rsidP="00F36554">
            <w:r>
              <w:t xml:space="preserve">    &lt;!--</w:t>
            </w:r>
            <w:r>
              <w:rPr>
                <w:color w:val="008000"/>
              </w:rPr>
              <w:t>唯一标示此节一个值，必须大写，不是缓存的</w:t>
            </w:r>
            <w:r>
              <w:rPr>
                <w:color w:val="008000"/>
              </w:rPr>
              <w:t>key</w:t>
            </w:r>
            <w:r>
              <w:rPr>
                <w:color w:val="008000"/>
              </w:rPr>
              <w:t>，缓存的</w:t>
            </w:r>
            <w:r>
              <w:rPr>
                <w:color w:val="008000"/>
              </w:rPr>
              <w:t>key</w:t>
            </w:r>
            <w:r>
              <w:rPr>
                <w:color w:val="008000"/>
              </w:rPr>
              <w:t>根据</w:t>
            </w:r>
            <w:r>
              <w:rPr>
                <w:color w:val="008000"/>
              </w:rPr>
              <w:t>TableName</w:t>
            </w:r>
            <w:r>
              <w:rPr>
                <w:color w:val="008000"/>
              </w:rPr>
              <w:t>内部生成</w:t>
            </w:r>
            <w:r>
              <w:t>--&gt;</w:t>
            </w:r>
          </w:p>
          <w:p w14:paraId="454699C9" w14:textId="77777777" w:rsidR="00B97356" w:rsidRDefault="00B97356" w:rsidP="00F36554">
            <w:r>
              <w:t xml:space="preserve">    &lt;</w:t>
            </w:r>
            <w:r>
              <w:rPr>
                <w:color w:val="A31515"/>
              </w:rPr>
              <w:t>Key</w:t>
            </w:r>
            <w:r>
              <w:t>&gt;BKONLINESYS.USER_FUNC_TBL.KEY&lt;/</w:t>
            </w:r>
            <w:r>
              <w:rPr>
                <w:color w:val="A31515"/>
              </w:rPr>
              <w:t>Key</w:t>
            </w:r>
            <w:r>
              <w:t>&gt;</w:t>
            </w:r>
          </w:p>
          <w:p w14:paraId="40869DE5" w14:textId="77777777" w:rsidR="00B97356" w:rsidRDefault="00B97356" w:rsidP="00F36554">
            <w:r>
              <w:t xml:space="preserve">    &lt;!--</w:t>
            </w:r>
            <w:r>
              <w:rPr>
                <w:color w:val="008000"/>
              </w:rPr>
              <w:t>查询缓存数据的完整</w:t>
            </w:r>
            <w:r>
              <w:rPr>
                <w:color w:val="008000"/>
              </w:rPr>
              <w:t>sql</w:t>
            </w:r>
            <w:r>
              <w:rPr>
                <w:color w:val="008000"/>
              </w:rPr>
              <w:t>语句</w:t>
            </w:r>
            <w:r>
              <w:t>--&gt;</w:t>
            </w:r>
          </w:p>
          <w:p w14:paraId="076426EC" w14:textId="77777777" w:rsidR="00B97356" w:rsidRDefault="00B97356" w:rsidP="00F36554">
            <w:r>
              <w:t xml:space="preserve">    &lt;</w:t>
            </w:r>
            <w:r>
              <w:rPr>
                <w:color w:val="A31515"/>
              </w:rPr>
              <w:t>Sql</w:t>
            </w:r>
            <w:r>
              <w:t>&gt;&lt;![CDATA[</w:t>
            </w:r>
            <w:r>
              <w:rPr>
                <w:color w:val="808080"/>
              </w:rPr>
              <w:t xml:space="preserve">select * from USER_FUNC_TBL  </w:t>
            </w:r>
            <w:r>
              <w:t>]]&gt;&lt;/</w:t>
            </w:r>
            <w:r>
              <w:rPr>
                <w:color w:val="A31515"/>
              </w:rPr>
              <w:t>Sql</w:t>
            </w:r>
            <w:r>
              <w:t>&gt;</w:t>
            </w:r>
          </w:p>
          <w:p w14:paraId="2835DF36" w14:textId="77777777" w:rsidR="00B97356" w:rsidRDefault="00B97356" w:rsidP="00F36554">
            <w:r>
              <w:t xml:space="preserve">  &lt;/</w:t>
            </w:r>
            <w:r>
              <w:rPr>
                <w:color w:val="A31515"/>
              </w:rPr>
              <w:t>Table</w:t>
            </w:r>
            <w:r>
              <w:t>&gt;</w:t>
            </w:r>
          </w:p>
          <w:p w14:paraId="35C0EC4A" w14:textId="77777777" w:rsidR="00B97356" w:rsidRDefault="00B97356" w:rsidP="00F36554">
            <w:r>
              <w:t xml:space="preserve">  &lt;</w:t>
            </w:r>
            <w:r>
              <w:rPr>
                <w:color w:val="A31515"/>
              </w:rPr>
              <w:t>Table</w:t>
            </w:r>
            <w:r>
              <w:t>&gt;</w:t>
            </w:r>
          </w:p>
          <w:p w14:paraId="4535AC46" w14:textId="77777777" w:rsidR="00B97356" w:rsidRDefault="00B97356" w:rsidP="00F36554">
            <w:r>
              <w:lastRenderedPageBreak/>
              <w:t xml:space="preserve">    &lt;!--</w:t>
            </w:r>
            <w:r>
              <w:rPr>
                <w:color w:val="008000"/>
              </w:rPr>
              <w:t>描述说明</w:t>
            </w:r>
            <w:r>
              <w:t>--&gt;</w:t>
            </w:r>
          </w:p>
          <w:p w14:paraId="371EC7A8" w14:textId="77777777" w:rsidR="00B97356" w:rsidRDefault="00B97356" w:rsidP="00F36554">
            <w:r>
              <w:t xml:space="preserve">    &lt;</w:t>
            </w:r>
            <w:r>
              <w:rPr>
                <w:color w:val="A31515"/>
              </w:rPr>
              <w:t>Description</w:t>
            </w:r>
            <w:r>
              <w:t>&gt;</w:t>
            </w:r>
            <w:r>
              <w:t>码头港口数据缓存</w:t>
            </w:r>
            <w:r>
              <w:t>&lt;/</w:t>
            </w:r>
            <w:r>
              <w:rPr>
                <w:color w:val="A31515"/>
              </w:rPr>
              <w:t>Description</w:t>
            </w:r>
            <w:r>
              <w:t>&gt;</w:t>
            </w:r>
          </w:p>
          <w:p w14:paraId="32DE43C9" w14:textId="77777777" w:rsidR="00B97356" w:rsidRDefault="00B97356" w:rsidP="00F36554">
            <w:r>
              <w:t xml:space="preserve">    &lt;</w:t>
            </w:r>
            <w:r>
              <w:rPr>
                <w:color w:val="A31515"/>
              </w:rPr>
              <w:t>TableName</w:t>
            </w:r>
            <w:r>
              <w:t>&gt;BKONLINESYS.</w:t>
            </w:r>
            <w:r>
              <w:rPr>
                <w:highlight w:val="white"/>
              </w:rPr>
              <w:t xml:space="preserve"> SYSTEM_UI_LANGUAGE</w:t>
            </w:r>
            <w:r>
              <w:t xml:space="preserve"> &lt;/</w:t>
            </w:r>
            <w:r>
              <w:rPr>
                <w:color w:val="A31515"/>
              </w:rPr>
              <w:t>TableName</w:t>
            </w:r>
            <w:r>
              <w:t>&gt;</w:t>
            </w:r>
          </w:p>
          <w:p w14:paraId="13DB4200" w14:textId="77777777" w:rsidR="00B97356" w:rsidRDefault="00B97356" w:rsidP="00F36554">
            <w:r>
              <w:t xml:space="preserve">    &lt;</w:t>
            </w:r>
            <w:r>
              <w:rPr>
                <w:color w:val="A31515"/>
              </w:rPr>
              <w:t>Key</w:t>
            </w:r>
            <w:r>
              <w:t>&gt;</w:t>
            </w:r>
            <w:r>
              <w:rPr>
                <w:highlight w:val="white"/>
              </w:rPr>
              <w:t>SYSTEM_UI_LANGUAGE</w:t>
            </w:r>
            <w:r>
              <w:t xml:space="preserve"> &lt;/</w:t>
            </w:r>
            <w:r>
              <w:rPr>
                <w:color w:val="A31515"/>
              </w:rPr>
              <w:t>Key</w:t>
            </w:r>
            <w:r>
              <w:t>&gt;</w:t>
            </w:r>
          </w:p>
          <w:p w14:paraId="5D7FB484" w14:textId="77777777" w:rsidR="00B97356" w:rsidRDefault="00B97356" w:rsidP="00F36554">
            <w:r>
              <w:t xml:space="preserve">    &lt;</w:t>
            </w:r>
            <w:r>
              <w:rPr>
                <w:color w:val="A31515"/>
              </w:rPr>
              <w:t>Sql</w:t>
            </w:r>
            <w:r>
              <w:t>&gt;&lt;![CDATA[</w:t>
            </w:r>
            <w:r>
              <w:rPr>
                <w:color w:val="808080"/>
              </w:rPr>
              <w:t xml:space="preserve">select * from dict_port_area where port_id = 'PHY.TEST_CACHING' </w:t>
            </w:r>
            <w:r>
              <w:t>]]&gt;&lt;/</w:t>
            </w:r>
            <w:r>
              <w:rPr>
                <w:color w:val="A31515"/>
              </w:rPr>
              <w:t>Sql</w:t>
            </w:r>
            <w:r>
              <w:t>&gt;</w:t>
            </w:r>
          </w:p>
          <w:p w14:paraId="073D26D7" w14:textId="77777777" w:rsidR="00B97356" w:rsidRDefault="00B97356" w:rsidP="00F36554">
            <w:r>
              <w:t xml:space="preserve">  &lt;/</w:t>
            </w:r>
            <w:r>
              <w:rPr>
                <w:color w:val="A31515"/>
              </w:rPr>
              <w:t>Table</w:t>
            </w:r>
            <w:r>
              <w:t>&gt;</w:t>
            </w:r>
          </w:p>
          <w:p w14:paraId="5007B562" w14:textId="77777777" w:rsidR="00B97356" w:rsidRDefault="00B97356" w:rsidP="00F36554">
            <w:r>
              <w:t>&lt;/</w:t>
            </w:r>
            <w:r>
              <w:rPr>
                <w:color w:val="A31515"/>
              </w:rPr>
              <w:t>DataTableCache</w:t>
            </w:r>
            <w:r>
              <w:t>&gt;</w:t>
            </w:r>
          </w:p>
          <w:p w14:paraId="52C6620B" w14:textId="77777777" w:rsidR="00B97356" w:rsidRDefault="00B97356" w:rsidP="00F36554"/>
        </w:tc>
      </w:tr>
    </w:tbl>
    <w:p w14:paraId="286DB828" w14:textId="77777777" w:rsidR="00B97356" w:rsidRDefault="00B97356" w:rsidP="00B97356">
      <w:pPr>
        <w:pStyle w:val="3"/>
        <w:ind w:left="481" w:right="180"/>
      </w:pPr>
      <w:r>
        <w:rPr>
          <w:rFonts w:hint="eastAsia"/>
        </w:rPr>
        <w:lastRenderedPageBreak/>
        <w:t>缓存定义</w:t>
      </w:r>
    </w:p>
    <w:p w14:paraId="143EA7AE" w14:textId="77777777" w:rsidR="00B97356" w:rsidRDefault="00B97356" w:rsidP="00B97356">
      <w:r>
        <w:rPr>
          <w:rFonts w:hint="eastAsia"/>
        </w:rPr>
        <w:t>基础字典每家船公司单独一组缓存，语言包与船公司无关，统一一个缓存。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A5D7AAC" w14:textId="77777777" w:rsidTr="00F36554">
        <w:tc>
          <w:tcPr>
            <w:tcW w:w="8528" w:type="dxa"/>
          </w:tcPr>
          <w:p w14:paraId="42B38D2F" w14:textId="77777777" w:rsidR="00B97356" w:rsidRDefault="00B97356" w:rsidP="00F36554">
            <w:r>
              <w:t>&lt;Table&gt;</w:t>
            </w:r>
          </w:p>
          <w:p w14:paraId="7D3C2F25" w14:textId="77777777" w:rsidR="00B97356" w:rsidRDefault="00B97356" w:rsidP="00F36554">
            <w:r>
              <w:rPr>
                <w:rFonts w:hint="eastAsia"/>
              </w:rPr>
              <w:t xml:space="preserve">    &lt;Description&gt;</w:t>
            </w:r>
            <w:r>
              <w:rPr>
                <w:rFonts w:hint="eastAsia"/>
              </w:rPr>
              <w:t>菜单注册表缓存</w:t>
            </w:r>
            <w:r>
              <w:rPr>
                <w:rFonts w:hint="eastAsia"/>
              </w:rPr>
              <w:t>&lt;/Description&gt;</w:t>
            </w:r>
          </w:p>
          <w:p w14:paraId="08E98DF0" w14:textId="77777777" w:rsidR="00B97356" w:rsidRDefault="00B97356" w:rsidP="00F36554">
            <w:r>
              <w:t xml:space="preserve">    &lt;TableName&gt;BKONLINESYS.FUNC_TBL &lt;/TableName&gt;</w:t>
            </w:r>
          </w:p>
          <w:p w14:paraId="02F6EE75" w14:textId="77777777" w:rsidR="00B97356" w:rsidRDefault="00B97356" w:rsidP="00F36554">
            <w:r>
              <w:t xml:space="preserve">    &lt;Key&gt;FUNC_TBL&lt;/Key&gt;</w:t>
            </w:r>
          </w:p>
          <w:p w14:paraId="5626AFCE" w14:textId="77777777" w:rsidR="00B97356" w:rsidRDefault="00B97356" w:rsidP="00F36554">
            <w:r>
              <w:t xml:space="preserve">    &lt;Sql&gt;&lt;![CDATA[select * from func_tbl order by FUNC_ID]]&gt;&lt;/Sql&gt;</w:t>
            </w:r>
          </w:p>
          <w:p w14:paraId="25335F9C" w14:textId="77777777" w:rsidR="00B97356" w:rsidRDefault="00B97356" w:rsidP="00F36554">
            <w:r>
              <w:t>&lt;/Table&gt;</w:t>
            </w:r>
          </w:p>
          <w:p w14:paraId="3EE7B21F" w14:textId="77777777" w:rsidR="00B97356" w:rsidRDefault="00B97356" w:rsidP="00F36554">
            <w:r>
              <w:t>&lt;Table&gt;</w:t>
            </w:r>
          </w:p>
          <w:p w14:paraId="59A92FEB" w14:textId="77777777" w:rsidR="00B97356" w:rsidRDefault="00B97356" w:rsidP="00F36554">
            <w:r>
              <w:t xml:space="preserve">    &lt;Description&gt;</w:t>
            </w:r>
            <w:r>
              <w:rPr>
                <w:rFonts w:hint="eastAsia"/>
              </w:rPr>
              <w:t>中海数据字典</w:t>
            </w:r>
            <w:r>
              <w:t>缓存</w:t>
            </w:r>
            <w:r>
              <w:t>&lt;/Description&gt;</w:t>
            </w:r>
          </w:p>
          <w:p w14:paraId="4AA03059" w14:textId="77777777" w:rsidR="00B97356" w:rsidRDefault="00B97356" w:rsidP="00F36554">
            <w:r>
              <w:t xml:space="preserve">    &lt;TableName&gt;BKONLINESYS.</w:t>
            </w:r>
            <w:r>
              <w:rPr>
                <w:rFonts w:hint="eastAsia"/>
              </w:rPr>
              <w:t>DICT_CODE</w:t>
            </w:r>
            <w:r>
              <w:t xml:space="preserve"> &lt;/TableName&gt;</w:t>
            </w:r>
          </w:p>
          <w:p w14:paraId="7E6BA856" w14:textId="77777777" w:rsidR="00B97356" w:rsidRDefault="00B97356" w:rsidP="00F36554">
            <w:r>
              <w:t xml:space="preserve">    &lt;Key&gt;</w:t>
            </w:r>
            <w:r>
              <w:rPr>
                <w:rFonts w:hint="eastAsia"/>
              </w:rPr>
              <w:t>DICT_CODE_37</w:t>
            </w:r>
            <w:r>
              <w:t>&lt;/Key&gt;</w:t>
            </w:r>
          </w:p>
          <w:p w14:paraId="0325DB90"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dict_code  </w:t>
            </w:r>
            <w:r>
              <w:rPr>
                <w:rFonts w:ascii="Courier New" w:hAnsi="Courier New"/>
                <w:color w:val="008080"/>
                <w:kern w:val="0"/>
                <w:sz w:val="20"/>
                <w:highlight w:val="white"/>
              </w:rPr>
              <w:t>where</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0</w:t>
            </w:r>
            <w:r>
              <w:rPr>
                <w:rFonts w:ascii="Courier New" w:hAnsi="Courier New"/>
                <w:color w:val="000080"/>
                <w:kern w:val="0"/>
                <w:sz w:val="20"/>
                <w:highlight w:val="white"/>
              </w:rPr>
              <w:t xml:space="preserve">  </w:t>
            </w:r>
            <w:r>
              <w:rPr>
                <w:rFonts w:ascii="Courier New" w:hAnsi="Courier New"/>
                <w:color w:val="008080"/>
                <w:kern w:val="0"/>
                <w:sz w:val="20"/>
                <w:highlight w:val="white"/>
              </w:rPr>
              <w:t>or</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status= </w:t>
            </w:r>
            <w:r>
              <w:rPr>
                <w:rFonts w:ascii="Courier New" w:hAnsi="Courier New"/>
                <w:color w:val="0000FF"/>
                <w:kern w:val="0"/>
                <w:sz w:val="20"/>
                <w:highlight w:val="white"/>
              </w:rPr>
              <w:t>10</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cover_codes </w:t>
            </w:r>
            <w:r>
              <w:rPr>
                <w:rFonts w:ascii="Courier New" w:hAnsi="Courier New"/>
                <w:color w:val="008080"/>
                <w:kern w:val="0"/>
                <w:sz w:val="20"/>
                <w:highlight w:val="white"/>
              </w:rPr>
              <w:t>not</w:t>
            </w:r>
            <w:r>
              <w:rPr>
                <w:rFonts w:ascii="Courier New" w:hAnsi="Courier New"/>
                <w:color w:val="000080"/>
                <w:kern w:val="0"/>
                <w:sz w:val="20"/>
                <w:highlight w:val="white"/>
              </w:rPr>
              <w:t xml:space="preserve">  </w:t>
            </w:r>
            <w:r>
              <w:rPr>
                <w:rFonts w:ascii="Courier New" w:hAnsi="Courier New"/>
                <w:color w:val="008080"/>
                <w:kern w:val="0"/>
                <w:sz w:val="20"/>
                <w:highlight w:val="white"/>
              </w:rPr>
              <w:t>like</w:t>
            </w:r>
            <w:r>
              <w:rPr>
                <w:rFonts w:ascii="Courier New" w:hAnsi="Courier New"/>
                <w:color w:val="000080"/>
                <w:kern w:val="0"/>
                <w:sz w:val="20"/>
                <w:highlight w:val="white"/>
              </w:rPr>
              <w:t xml:space="preserve">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t>]]&gt;&lt;/Sql&gt;</w:t>
            </w:r>
          </w:p>
          <w:p w14:paraId="5E64E194" w14:textId="77777777" w:rsidR="00B97356" w:rsidRDefault="00B97356" w:rsidP="00F36554">
            <w:r>
              <w:t>&lt;/Table&gt;</w:t>
            </w:r>
          </w:p>
          <w:p w14:paraId="5F2EC26F" w14:textId="77777777" w:rsidR="00B97356" w:rsidRDefault="00B97356" w:rsidP="00F36554">
            <w:r>
              <w:t>&lt;Table&gt;</w:t>
            </w:r>
          </w:p>
          <w:p w14:paraId="1FE5FABC" w14:textId="77777777" w:rsidR="00B97356" w:rsidRDefault="00B97356" w:rsidP="00F36554">
            <w:r>
              <w:t xml:space="preserve">    &lt;Description&gt;</w:t>
            </w:r>
            <w:r>
              <w:rPr>
                <w:rFonts w:hint="eastAsia"/>
              </w:rPr>
              <w:t>中海港口</w:t>
            </w:r>
            <w:r>
              <w:t>缓存</w:t>
            </w:r>
            <w:r>
              <w:t>&lt;/Description&gt;</w:t>
            </w:r>
          </w:p>
          <w:p w14:paraId="54D0D30A" w14:textId="77777777" w:rsidR="00B97356" w:rsidRDefault="00B97356" w:rsidP="00F36554">
            <w:r>
              <w:t xml:space="preserve">    &lt;TableName&gt;BKONLINESYS.</w:t>
            </w:r>
            <w:r>
              <w:rPr>
                <w:highlight w:val="white"/>
              </w:rPr>
              <w:t>DICT_PORT_CODE</w:t>
            </w:r>
            <w:r>
              <w:t xml:space="preserve"> &lt;/TableName&gt;</w:t>
            </w:r>
          </w:p>
          <w:p w14:paraId="6A3D112E" w14:textId="77777777" w:rsidR="00B97356" w:rsidRDefault="00B97356" w:rsidP="00F36554">
            <w:r>
              <w:t xml:space="preserve">    &lt;Key&gt;</w:t>
            </w:r>
            <w:r>
              <w:rPr>
                <w:highlight w:val="white"/>
              </w:rPr>
              <w:t>DICT_PORT_CODE</w:t>
            </w:r>
            <w:r>
              <w:rPr>
                <w:rFonts w:hint="eastAsia"/>
              </w:rPr>
              <w:t xml:space="preserve"> _37</w:t>
            </w:r>
            <w:r>
              <w:t>&lt;/Key&gt;</w:t>
            </w:r>
          </w:p>
          <w:p w14:paraId="43C8F6CA" w14:textId="77777777" w:rsidR="00B97356" w:rsidRDefault="00B97356" w:rsidP="00F36554">
            <w:pPr>
              <w:rPr>
                <w:rFonts w:ascii="Courier New" w:hAnsi="Courier New"/>
                <w:color w:val="008080"/>
                <w:kern w:val="0"/>
                <w:sz w:val="20"/>
              </w:rPr>
            </w:pPr>
            <w:r>
              <w:t xml:space="preserve">    &lt;Sql&gt;&lt;![CDATA[</w:t>
            </w:r>
            <w:r>
              <w:rPr>
                <w:rFonts w:ascii="Courier New" w:hAnsi="Courier New"/>
                <w:color w:val="008080"/>
                <w:kern w:val="0"/>
                <w:sz w:val="20"/>
              </w:rPr>
              <w:t>SELECT a.port_code,</w:t>
            </w:r>
          </w:p>
          <w:p w14:paraId="0FB07E80"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a.port_name_cn,</w:t>
            </w:r>
          </w:p>
          <w:p w14:paraId="00F1A32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a.port_name_en,</w:t>
            </w:r>
          </w:p>
          <w:p w14:paraId="510DFBC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b.customs_id,</w:t>
            </w:r>
          </w:p>
          <w:p w14:paraId="2080892A"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 customs_name,</w:t>
            </w:r>
          </w:p>
          <w:p w14:paraId="7E1AD1F7"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a.nation_code,</w:t>
            </w:r>
          </w:p>
          <w:p w14:paraId="65F5FC6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a.nation_name_cn,</w:t>
            </w:r>
          </w:p>
          <w:p w14:paraId="28E09EB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a.nation_name_en,</w:t>
            </w:r>
          </w:p>
          <w:p w14:paraId="4C3574CC"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a.area_code,</w:t>
            </w:r>
          </w:p>
          <w:p w14:paraId="39CE974B"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a.area_name_cn,</w:t>
            </w:r>
          </w:p>
          <w:p w14:paraId="458EE24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a.area_name_en</w:t>
            </w:r>
          </w:p>
          <w:p w14:paraId="158B82F4"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FROM dict_port_code a</w:t>
            </w:r>
          </w:p>
          <w:p w14:paraId="242B9738"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LEFT JOIN dict_customs_area b</w:t>
            </w:r>
          </w:p>
          <w:p w14:paraId="37550B3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ON a.port_code     =b.port_id</w:t>
            </w:r>
          </w:p>
          <w:p w14:paraId="549D49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WHERE (a.owner_seq = 0</w:t>
            </w:r>
          </w:p>
          <w:p w14:paraId="3125161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OR a.owner_seq     = 37)</w:t>
            </w:r>
          </w:p>
          <w:p w14:paraId="76CE2BCD" w14:textId="77777777" w:rsidR="00B97356" w:rsidRDefault="00B97356" w:rsidP="00F36554">
            <w:pPr>
              <w:rPr>
                <w:rFonts w:ascii="Courier New" w:hAnsi="Courier New"/>
                <w:color w:val="008080"/>
                <w:kern w:val="0"/>
                <w:sz w:val="20"/>
              </w:rPr>
            </w:pPr>
            <w:r>
              <w:rPr>
                <w:rFonts w:ascii="Courier New" w:hAnsi="Courier New"/>
                <w:color w:val="008080"/>
                <w:kern w:val="0"/>
                <w:sz w:val="20"/>
              </w:rPr>
              <w:lastRenderedPageBreak/>
              <w:t xml:space="preserve">                  AND a.status       = 10</w:t>
            </w:r>
          </w:p>
          <w:p w14:paraId="5E734C6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w:t>
            </w:r>
            <w:r>
              <w:rPr>
                <w:rFonts w:ascii="Courier New" w:hAnsi="Courier New" w:hint="eastAsia"/>
                <w:color w:val="008080"/>
                <w:kern w:val="0"/>
                <w:sz w:val="20"/>
              </w:rPr>
              <w:t>(</w:t>
            </w:r>
            <w:r>
              <w:rPr>
                <w:rFonts w:ascii="Courier New" w:hAnsi="Courier New"/>
                <w:color w:val="008080"/>
                <w:kern w:val="0"/>
                <w:sz w:val="20"/>
              </w:rPr>
              <w:t>a.cover_codes NOT LIKE '%,37,%'</w:t>
            </w:r>
            <w:r>
              <w:rPr>
                <w:rFonts w:ascii="Courier New" w:hAnsi="Courier New" w:hint="eastAsia"/>
                <w:color w:val="008080"/>
                <w:kern w:val="0"/>
                <w:sz w:val="20"/>
              </w:rPr>
              <w:t xml:space="preserve"> or </w:t>
            </w:r>
            <w:r>
              <w:rPr>
                <w:rFonts w:ascii="Courier New" w:hAnsi="Courier New"/>
                <w:color w:val="008080"/>
                <w:kern w:val="0"/>
                <w:sz w:val="20"/>
              </w:rPr>
              <w:t>a.cover_codes</w:t>
            </w:r>
            <w:r>
              <w:rPr>
                <w:rFonts w:ascii="Courier New" w:hAnsi="Courier New" w:hint="eastAsia"/>
                <w:color w:val="008080"/>
                <w:kern w:val="0"/>
                <w:sz w:val="20"/>
              </w:rPr>
              <w:t xml:space="preserve"> is null)</w:t>
            </w:r>
          </w:p>
          <w:p w14:paraId="08482CFF" w14:textId="77777777" w:rsidR="00B97356" w:rsidRDefault="00B97356" w:rsidP="00F36554">
            <w:r>
              <w:rPr>
                <w:rFonts w:ascii="Courier New" w:hAnsi="Courier New"/>
                <w:color w:val="008080"/>
                <w:kern w:val="0"/>
                <w:sz w:val="20"/>
              </w:rPr>
              <w:t xml:space="preserve">                  ORDER BY a.create_date</w:t>
            </w:r>
            <w:r>
              <w:t>]]&gt;&lt;/Sql&gt;</w:t>
            </w:r>
          </w:p>
          <w:p w14:paraId="53F2F0FA" w14:textId="77777777" w:rsidR="00B97356" w:rsidRDefault="00B97356" w:rsidP="00F36554">
            <w:r>
              <w:t>&lt;/Table&gt;</w:t>
            </w:r>
          </w:p>
          <w:p w14:paraId="2A138575" w14:textId="77777777" w:rsidR="00B97356" w:rsidRDefault="00B97356" w:rsidP="00F36554">
            <w:r>
              <w:t>&lt;Table&gt;</w:t>
            </w:r>
          </w:p>
          <w:p w14:paraId="49F39CCA" w14:textId="77777777" w:rsidR="00B97356" w:rsidRDefault="00B97356" w:rsidP="00F36554">
            <w:r>
              <w:t xml:space="preserve">    &lt;Description&gt;</w:t>
            </w:r>
            <w:r>
              <w:rPr>
                <w:rFonts w:hint="eastAsia"/>
              </w:rPr>
              <w:t>语言包</w:t>
            </w:r>
            <w:r>
              <w:t>&lt;/Description&gt;</w:t>
            </w:r>
          </w:p>
          <w:p w14:paraId="21D2CF92" w14:textId="77777777" w:rsidR="00B97356" w:rsidRDefault="00B97356" w:rsidP="00F36554">
            <w:r>
              <w:t xml:space="preserve">    &lt;TableName&gt;BKONLINESYS.</w:t>
            </w:r>
            <w:r>
              <w:rPr>
                <w:highlight w:val="white"/>
              </w:rPr>
              <w:t>SYSTEM_UI_LANGUAGE</w:t>
            </w:r>
            <w:r>
              <w:t>&lt;/TableName&gt;</w:t>
            </w:r>
          </w:p>
          <w:p w14:paraId="2F71D3E1" w14:textId="77777777" w:rsidR="00B97356" w:rsidRDefault="00B97356" w:rsidP="00F36554">
            <w:r>
              <w:t xml:space="preserve">    &lt;Key&gt;</w:t>
            </w:r>
            <w:r>
              <w:rPr>
                <w:highlight w:val="white"/>
              </w:rPr>
              <w:t>SYSTEM_UI_LANGUAGE</w:t>
            </w:r>
            <w:r>
              <w:t>&lt;/Key&gt;</w:t>
            </w:r>
          </w:p>
          <w:p w14:paraId="3CDA2F49"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SYSTEM_UI_LANGUAGE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1954E77A" w14:textId="77777777" w:rsidR="00B97356" w:rsidRDefault="00B97356" w:rsidP="00F36554">
            <w:r>
              <w:t>]]&gt;&lt;/Sql&gt;</w:t>
            </w:r>
          </w:p>
          <w:p w14:paraId="6940F2A2" w14:textId="77777777" w:rsidR="00B97356" w:rsidRDefault="00B97356" w:rsidP="00F36554">
            <w:r>
              <w:t>&lt;/Table&gt;</w:t>
            </w:r>
          </w:p>
          <w:p w14:paraId="7BA91D58" w14:textId="77777777" w:rsidR="00B97356" w:rsidRDefault="00B97356" w:rsidP="00F36554">
            <w:r>
              <w:t>&lt;Table&gt;</w:t>
            </w:r>
          </w:p>
          <w:p w14:paraId="21D7B9C6" w14:textId="77777777" w:rsidR="00B97356" w:rsidRDefault="00B97356" w:rsidP="00F36554">
            <w:r>
              <w:t xml:space="preserve">    &lt;Description&gt;</w:t>
            </w:r>
            <w:r>
              <w:rPr>
                <w:rFonts w:hint="eastAsia"/>
              </w:rPr>
              <w:t>国家区域代码表</w:t>
            </w:r>
            <w:r>
              <w:t>&lt;/Description&gt;</w:t>
            </w:r>
          </w:p>
          <w:p w14:paraId="6BFE9DB2" w14:textId="77777777" w:rsidR="00B97356" w:rsidRDefault="00B97356" w:rsidP="00F36554">
            <w:r>
              <w:t xml:space="preserve">    &lt;TableName&gt;BKONLINESYS. DICT_NATION_AREA &lt;/TableName&gt;</w:t>
            </w:r>
          </w:p>
          <w:p w14:paraId="21F49B6B" w14:textId="77777777" w:rsidR="00B97356" w:rsidRDefault="00B97356" w:rsidP="00F36554">
            <w:r>
              <w:t xml:space="preserve">    &lt;Key&gt; DICT_NATION_AREA &lt;/Key&gt;</w:t>
            </w:r>
          </w:p>
          <w:p w14:paraId="3FFB251F"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DICT_NATION_AREA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20CBFA85" w14:textId="77777777" w:rsidR="00B97356" w:rsidRDefault="00B97356" w:rsidP="00F36554">
            <w:r>
              <w:t>]]&gt;&lt;/Sql&gt;</w:t>
            </w:r>
          </w:p>
          <w:p w14:paraId="4C567524" w14:textId="77777777" w:rsidR="00B97356" w:rsidRDefault="00B97356" w:rsidP="00F36554">
            <w:r>
              <w:t>&lt;/Table&gt;</w:t>
            </w:r>
            <w:r>
              <w:br/>
              <w:t>&lt;Table&gt;</w:t>
            </w:r>
          </w:p>
          <w:p w14:paraId="2BD8C217" w14:textId="77777777" w:rsidR="00B97356" w:rsidRDefault="00B97356" w:rsidP="00F36554">
            <w:r>
              <w:t xml:space="preserve">    &lt;Description&gt;</w:t>
            </w:r>
            <w:r>
              <w:rPr>
                <w:rFonts w:hint="eastAsia"/>
              </w:rPr>
              <w:t>中海箱型数据</w:t>
            </w:r>
            <w:r>
              <w:t>缓存</w:t>
            </w:r>
            <w:r>
              <w:t>&lt;/Description&gt;</w:t>
            </w:r>
          </w:p>
          <w:p w14:paraId="359AC84B" w14:textId="77777777" w:rsidR="00B97356" w:rsidRDefault="00B97356" w:rsidP="00F36554">
            <w:r>
              <w:t xml:space="preserve">    &lt;TableName&gt;BKONLINESYS.</w:t>
            </w:r>
            <w:r>
              <w:rPr>
                <w:rFonts w:hint="eastAsia"/>
              </w:rPr>
              <w:t>CONTA_SIZETYPE_MAPPING</w:t>
            </w:r>
            <w:r>
              <w:t xml:space="preserve"> &lt;/TableName&gt;</w:t>
            </w:r>
          </w:p>
          <w:p w14:paraId="0E02BA38" w14:textId="77777777" w:rsidR="00B97356" w:rsidRDefault="00B97356" w:rsidP="00F36554">
            <w:r>
              <w:t xml:space="preserve">    &lt;Key&gt;</w:t>
            </w:r>
            <w:r>
              <w:rPr>
                <w:rFonts w:hint="eastAsia"/>
              </w:rPr>
              <w:t>CONTA_SIZETYPE_MAPPING_37</w:t>
            </w:r>
            <w:r>
              <w:t>&lt;/Key&gt;</w:t>
            </w:r>
          </w:p>
          <w:p w14:paraId="19AEA913"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conta_sizetype_mapping</w:t>
            </w:r>
            <w:r>
              <w:rPr>
                <w:rFonts w:ascii="Courier New" w:hAnsi="Courier New"/>
                <w:color w:val="000080"/>
                <w:kern w:val="0"/>
                <w:sz w:val="20"/>
                <w:highlight w:val="white"/>
              </w:rPr>
              <w:t xml:space="preserve">  </w:t>
            </w:r>
            <w:r>
              <w:rPr>
                <w:rFonts w:ascii="Courier New" w:hAnsi="Courier New"/>
                <w:color w:val="008080"/>
                <w:kern w:val="0"/>
                <w:sz w:val="20"/>
                <w:highlight w:val="white"/>
              </w:rPr>
              <w:t>where</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 </w:t>
            </w:r>
            <w:r>
              <w:rPr>
                <w:rFonts w:ascii="Courier New" w:hAnsi="Courier New"/>
                <w:color w:val="000080"/>
                <w:kern w:val="0"/>
                <w:sz w:val="20"/>
                <w:highlight w:val="white"/>
              </w:rPr>
              <w:t xml:space="preserve">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valid </w:t>
            </w:r>
            <w:r>
              <w:rPr>
                <w:rFonts w:ascii="Courier New" w:hAnsi="Courier New"/>
                <w:color w:val="000080"/>
                <w:kern w:val="0"/>
                <w:sz w:val="20"/>
                <w:highlight w:val="white"/>
              </w:rPr>
              <w:t xml:space="preserve">= </w:t>
            </w:r>
            <w:r>
              <w:rPr>
                <w:rFonts w:ascii="Courier New" w:hAnsi="Courier New"/>
                <w:color w:val="0000FF"/>
                <w:kern w:val="0"/>
                <w:sz w:val="20"/>
                <w:highlight w:val="white"/>
              </w:rPr>
              <w:t>1</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rPr>
                <w:rFonts w:ascii="Courier New" w:hAnsi="Courier New" w:hint="eastAsia"/>
                <w:color w:val="000080"/>
                <w:kern w:val="0"/>
                <w:sz w:val="20"/>
                <w:highlight w:val="white"/>
              </w:rPr>
              <w:t>time</w:t>
            </w:r>
            <w:r>
              <w:t>]]&gt;&lt;/Sql&gt;</w:t>
            </w:r>
          </w:p>
          <w:p w14:paraId="5C98F041" w14:textId="77777777" w:rsidR="00B97356" w:rsidRDefault="00B97356" w:rsidP="00F36554">
            <w:r>
              <w:t>&lt;/Table&gt;</w:t>
            </w:r>
          </w:p>
          <w:p w14:paraId="7245C9D9" w14:textId="77777777" w:rsidR="00B97356" w:rsidRDefault="00B97356" w:rsidP="00F36554"/>
        </w:tc>
      </w:tr>
    </w:tbl>
    <w:p w14:paraId="6F38079A" w14:textId="77777777" w:rsidR="00B97356" w:rsidRDefault="00B97356" w:rsidP="00B97356">
      <w:pPr>
        <w:pStyle w:val="2"/>
        <w:ind w:right="180"/>
      </w:pPr>
      <w:r>
        <w:rPr>
          <w:rFonts w:hint="eastAsia"/>
        </w:rPr>
        <w:lastRenderedPageBreak/>
        <w:t>箱动态采集方案</w:t>
      </w:r>
    </w:p>
    <w:p w14:paraId="5388872B" w14:textId="77777777" w:rsidR="00B97356" w:rsidRDefault="00B97356" w:rsidP="00B97356">
      <w:pPr>
        <w:pStyle w:val="3"/>
        <w:ind w:left="481" w:right="180"/>
      </w:pPr>
      <w:r>
        <w:rPr>
          <w:rFonts w:hint="eastAsia"/>
        </w:rPr>
        <w:t>功能说明</w:t>
      </w:r>
    </w:p>
    <w:p w14:paraId="37B66FF0" w14:textId="77777777" w:rsidR="00B97356" w:rsidRDefault="00B97356" w:rsidP="00B97356">
      <w:r>
        <w:rPr>
          <w:rFonts w:hint="eastAsia"/>
        </w:rPr>
        <w:t>通过采集功能，把各家船公司的箱动态数据，采集到一起，再与</w:t>
      </w:r>
      <w:r>
        <w:rPr>
          <w:rFonts w:hint="eastAsia"/>
        </w:rPr>
        <w:t>BKonline</w:t>
      </w:r>
      <w:r>
        <w:rPr>
          <w:rFonts w:hint="eastAsia"/>
        </w:rPr>
        <w:t>的订舱数据进行对碰，同步订舱的箱的动态。</w:t>
      </w:r>
    </w:p>
    <w:p w14:paraId="6CF11291" w14:textId="77777777" w:rsidR="00B97356" w:rsidRDefault="00B97356" w:rsidP="00B97356">
      <w:pPr>
        <w:pStyle w:val="3"/>
        <w:ind w:left="481" w:right="180"/>
      </w:pPr>
      <w:r>
        <w:rPr>
          <w:rFonts w:hint="eastAsia"/>
        </w:rPr>
        <w:t>方案描述</w:t>
      </w:r>
    </w:p>
    <w:p w14:paraId="77623058" w14:textId="77777777" w:rsidR="00B97356" w:rsidRDefault="00B97356" w:rsidP="00B97356">
      <w:r>
        <w:rPr>
          <w:rFonts w:hint="eastAsia"/>
        </w:rPr>
        <w:t>对每家船公司的箱动态库进行全采集，</w:t>
      </w:r>
      <w:r>
        <w:rPr>
          <w:rFonts w:hint="eastAsia"/>
        </w:rPr>
        <w:t>BKonline</w:t>
      </w:r>
      <w:r>
        <w:rPr>
          <w:rFonts w:hint="eastAsia"/>
        </w:rPr>
        <w:t>的箱动态采集通过箱动态分发配置信息，对全采集的记录进行刷选，采集后的数据为</w:t>
      </w:r>
      <w:r>
        <w:rPr>
          <w:rFonts w:hint="eastAsia"/>
        </w:rPr>
        <w:t xml:space="preserve">Bkonline </w:t>
      </w:r>
      <w:r>
        <w:rPr>
          <w:rFonts w:hint="eastAsia"/>
        </w:rPr>
        <w:t>系统需要的，再通过对碰程序，对订舱数据的箱进行状态同步。</w:t>
      </w:r>
    </w:p>
    <w:p w14:paraId="0CE5A0EC" w14:textId="77777777" w:rsidR="00B97356" w:rsidRDefault="00B97356" w:rsidP="00B97356">
      <w:pPr>
        <w:pStyle w:val="3"/>
        <w:ind w:left="481" w:right="180"/>
      </w:pPr>
      <w:r>
        <w:rPr>
          <w:rFonts w:hint="eastAsia"/>
        </w:rPr>
        <w:lastRenderedPageBreak/>
        <w:t>架构图</w:t>
      </w:r>
    </w:p>
    <w:p w14:paraId="605B4870" w14:textId="77777777" w:rsidR="00B97356" w:rsidRDefault="00B97356" w:rsidP="00B97356">
      <w:r>
        <w:rPr>
          <w:noProof/>
        </w:rPr>
        <w:drawing>
          <wp:inline distT="0" distB="0" distL="0" distR="0" wp14:anchorId="1AA7A8B8" wp14:editId="2D004EEC">
            <wp:extent cx="5486400" cy="2296795"/>
            <wp:effectExtent l="0" t="0" r="0" b="825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28F6CE33" w14:textId="77777777" w:rsidR="00B97356" w:rsidRDefault="00B97356" w:rsidP="00B97356">
      <w:r>
        <w:rPr>
          <w:rFonts w:hint="eastAsia"/>
        </w:rPr>
        <w:t>图中，蓝色底色的功能为</w:t>
      </w:r>
      <w:r>
        <w:rPr>
          <w:rFonts w:hint="eastAsia"/>
        </w:rPr>
        <w:t>EXE</w:t>
      </w:r>
      <w:r>
        <w:rPr>
          <w:rFonts w:hint="eastAsia"/>
        </w:rPr>
        <w:t>程序，绿色底色的功能为页面配置；</w:t>
      </w:r>
    </w:p>
    <w:p w14:paraId="1F514861" w14:textId="77777777" w:rsidR="00B97356" w:rsidRDefault="00B97356" w:rsidP="00B97356"/>
    <w:p w14:paraId="0C528084" w14:textId="77777777" w:rsidR="00B97356" w:rsidRDefault="00B97356" w:rsidP="00B97356">
      <w:r>
        <w:rPr>
          <w:rFonts w:hint="eastAsia"/>
        </w:rPr>
        <w:t>目前以中海的箱动态数据为第一个实现对象。</w:t>
      </w:r>
    </w:p>
    <w:p w14:paraId="5419022C" w14:textId="77777777" w:rsidR="00B97356" w:rsidRDefault="00B97356" w:rsidP="00B97356">
      <w:pPr>
        <w:ind w:left="360"/>
      </w:pPr>
    </w:p>
    <w:p w14:paraId="5E7530FE" w14:textId="1FE6A7EC" w:rsidR="00B97356" w:rsidRDefault="00006204" w:rsidP="00B97356">
      <w:pPr>
        <w:pStyle w:val="1"/>
        <w:tabs>
          <w:tab w:val="clear" w:pos="432"/>
        </w:tabs>
      </w:pPr>
      <w:r>
        <w:rPr>
          <w:rFonts w:hint="eastAsia"/>
        </w:rPr>
        <w:t>服务平台</w:t>
      </w:r>
      <w:r w:rsidR="00B97356">
        <w:rPr>
          <w:rFonts w:hint="eastAsia"/>
        </w:rPr>
        <w:t>详细设计</w:t>
      </w:r>
    </w:p>
    <w:p w14:paraId="50E56666" w14:textId="77777777" w:rsidR="00B97356" w:rsidRDefault="00B97356" w:rsidP="00B97356">
      <w:pPr>
        <w:pStyle w:val="2"/>
        <w:ind w:right="180"/>
      </w:pPr>
      <w:bookmarkStart w:id="20"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7777777" w:rsidR="00B97356" w:rsidRDefault="00B97356" w:rsidP="00F36554">
            <w:pPr>
              <w:rPr>
                <w:b/>
              </w:rPr>
            </w:pPr>
            <w:r>
              <w:rPr>
                <w:rFonts w:hint="eastAsia"/>
                <w:b/>
              </w:rPr>
              <w:t>船公司功能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0"/>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1" w:name="_数据表"/>
      <w:r>
        <w:rPr>
          <w:rFonts w:hint="eastAsia"/>
        </w:rPr>
        <w:t>数据表</w:t>
      </w:r>
    </w:p>
    <w:bookmarkEnd w:id="21"/>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lastRenderedPageBreak/>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2" w:name="_编辑/新增船舶"/>
    </w:p>
    <w:p w14:paraId="6D4CD42A" w14:textId="77777777" w:rsidR="00B97356" w:rsidRDefault="00B97356" w:rsidP="00B97356">
      <w:pPr>
        <w:pStyle w:val="3"/>
        <w:ind w:left="900" w:right="180"/>
      </w:pPr>
      <w:r>
        <w:rPr>
          <w:rFonts w:hint="eastAsia"/>
        </w:rPr>
        <w:lastRenderedPageBreak/>
        <w:t>编辑页面</w:t>
      </w:r>
      <w:bookmarkEnd w:id="22"/>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lastRenderedPageBreak/>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lastRenderedPageBreak/>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3"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lastRenderedPageBreak/>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lastRenderedPageBreak/>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lastRenderedPageBreak/>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lastRenderedPageBreak/>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lastRenderedPageBreak/>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lastRenderedPageBreak/>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lastRenderedPageBreak/>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lastRenderedPageBreak/>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lastRenderedPageBreak/>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lastRenderedPageBreak/>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lastRenderedPageBreak/>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lastRenderedPageBreak/>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4" w:name="_日志查询"/>
      <w:r>
        <w:rPr>
          <w:rFonts w:hint="eastAsia"/>
        </w:rPr>
        <w:t>日志查询</w:t>
      </w:r>
    </w:p>
    <w:bookmarkEnd w:id="24"/>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5"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5"/>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6" w:name="_编辑页面_5"/>
      <w:r>
        <w:rPr>
          <w:rFonts w:hint="eastAsia"/>
        </w:rPr>
        <w:t>编辑页面</w:t>
      </w:r>
    </w:p>
    <w:bookmarkEnd w:id="26"/>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53"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lastRenderedPageBreak/>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7"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7"/>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006204"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8.5pt;height:42pt;mso-position-horizontal-relative:page;mso-position-vertical-relative:page" o:ole="">
            <v:imagedata r:id="rId63" o:title=""/>
          </v:shape>
          <o:OLEObject Type="Embed" ProgID="Package" ShapeID="_x0000_i1046" DrawAspect="Content" ObjectID="_1527875107" r:id="rId64">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70"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006204" w:rsidP="00B97356">
      <w:hyperlink r:id="rId76"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3"/>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bookmarkStart w:id="28" w:name="_GoBack"/>
      <w:bookmarkEnd w:id="28"/>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9" w:name="_FAK价格自动发布程序EXE"/>
      <w:bookmarkEnd w:id="29"/>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30"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1" w:author="汤文波" w:date="2014-03-07T15:05:00Z">
        <w:r>
          <w:rPr>
            <w:kern w:val="0"/>
            <w:sz w:val="15"/>
            <w:highlight w:val="white"/>
          </w:rPr>
          <w:t>PRD_</w:t>
        </w:r>
      </w:ins>
      <w:r>
        <w:rPr>
          <w:kern w:val="0"/>
          <w:sz w:val="15"/>
          <w:highlight w:val="white"/>
        </w:rPr>
        <w:t>CONTA_MOVEMENT</w:t>
      </w:r>
      <w:del w:id="32"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3"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4" w:author="汤文波" w:date="2014-03-07T15:05:00Z">
        <w:r>
          <w:rPr>
            <w:color w:val="0000FF"/>
            <w:kern w:val="0"/>
            <w:sz w:val="15"/>
            <w:highlight w:val="white"/>
          </w:rPr>
          <w:delText>+</w:delText>
        </w:r>
        <w:r>
          <w:rPr>
            <w:kern w:val="0"/>
            <w:sz w:val="15"/>
            <w:highlight w:val="white"/>
          </w:rPr>
          <w:delText xml:space="preserve"> </w:delText>
        </w:r>
      </w:del>
      <w:ins w:id="35"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6" w:author="汤文波" w:date="2014-03-07T15:06:00Z">
        <w:r>
          <w:rPr>
            <w:kern w:val="0"/>
            <w:sz w:val="15"/>
            <w:highlight w:val="white"/>
          </w:rPr>
          <w:t>PRD_</w:t>
        </w:r>
      </w:ins>
      <w:r>
        <w:rPr>
          <w:kern w:val="0"/>
          <w:sz w:val="15"/>
          <w:highlight w:val="white"/>
        </w:rPr>
        <w:t>CONTA_MOVEMENT</w:t>
      </w:r>
      <w:del w:id="37"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47" type="#_x0000_t75" style="width:492.5pt;height:345.5pt;mso-position-horizontal-relative:page;mso-position-vertical-relative:page" o:ole="" filled="t">
            <v:imagedata r:id="rId83" o:title=""/>
          </v:shape>
          <o:OLEObject Type="Embed" ProgID="PBrush" ShapeID="_x0000_i1047" DrawAspect="Content" ObjectID="_1527875108" r:id="rId84">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lastRenderedPageBreak/>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8" w:name="_Toc191787804"/>
      <w:r>
        <w:rPr>
          <w:rFonts w:hint="eastAsia"/>
        </w:rPr>
        <w:t>运行环境配置</w:t>
      </w:r>
      <w:bookmarkEnd w:id="38"/>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lastRenderedPageBreak/>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6"/>
      <w:headerReference w:type="default" r:id="rId87"/>
      <w:footerReference w:type="default" r:id="rId88"/>
      <w:pgSz w:w="11906" w:h="16838"/>
      <w:pgMar w:top="1440" w:right="1797" w:bottom="1440" w:left="1797"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Gang Ruan" w:date="2014-05-21T10:08:00Z" w:initials="GR">
    <w:p w14:paraId="30E6793A" w14:textId="77777777" w:rsidR="00006204" w:rsidRDefault="00006204" w:rsidP="00B97356">
      <w:pPr>
        <w:pStyle w:val="af5"/>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E679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51984" w14:textId="77777777" w:rsidR="00004992" w:rsidRDefault="00004992">
      <w:r>
        <w:separator/>
      </w:r>
    </w:p>
  </w:endnote>
  <w:endnote w:type="continuationSeparator" w:id="0">
    <w:p w14:paraId="30C2BBC0" w14:textId="77777777" w:rsidR="00004992" w:rsidRDefault="00004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Î¢ÈíÑÅºÚ">
    <w:altName w:val="宋体"/>
    <w:charset w:val="86"/>
    <w:family w:val="modern"/>
    <w:pitch w:val="default"/>
    <w:sig w:usb0="00000000" w:usb1="00000000" w:usb2="00000000" w:usb3="00000000" w:csb0="00040000"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323F697E"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116C4F">
      <w:rPr>
        <w:noProof/>
      </w:rPr>
      <w:t>108</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50732" w14:textId="77777777" w:rsidR="00004992" w:rsidRDefault="00004992">
      <w:r>
        <w:separator/>
      </w:r>
    </w:p>
  </w:footnote>
  <w:footnote w:type="continuationSeparator" w:id="0">
    <w:p w14:paraId="6A802AA3" w14:textId="77777777" w:rsidR="00004992" w:rsidRDefault="00004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44F86"/>
    <w:rsid w:val="0006474D"/>
    <w:rsid w:val="0008004E"/>
    <w:rsid w:val="00096B32"/>
    <w:rsid w:val="000A2521"/>
    <w:rsid w:val="000A7ED4"/>
    <w:rsid w:val="000D1EEA"/>
    <w:rsid w:val="00116C4F"/>
    <w:rsid w:val="001677BD"/>
    <w:rsid w:val="00187345"/>
    <w:rsid w:val="00214E00"/>
    <w:rsid w:val="00343AEC"/>
    <w:rsid w:val="00382507"/>
    <w:rsid w:val="003C1A21"/>
    <w:rsid w:val="003F734D"/>
    <w:rsid w:val="00403938"/>
    <w:rsid w:val="004311F9"/>
    <w:rsid w:val="00461412"/>
    <w:rsid w:val="00462176"/>
    <w:rsid w:val="00472D0B"/>
    <w:rsid w:val="004816BD"/>
    <w:rsid w:val="004D1CC8"/>
    <w:rsid w:val="004F4069"/>
    <w:rsid w:val="00505DA3"/>
    <w:rsid w:val="00515EAC"/>
    <w:rsid w:val="00577952"/>
    <w:rsid w:val="0058199C"/>
    <w:rsid w:val="00597E60"/>
    <w:rsid w:val="005A1920"/>
    <w:rsid w:val="0064226D"/>
    <w:rsid w:val="00646B3E"/>
    <w:rsid w:val="00666EB5"/>
    <w:rsid w:val="007032E4"/>
    <w:rsid w:val="0073644B"/>
    <w:rsid w:val="007424C8"/>
    <w:rsid w:val="007716DF"/>
    <w:rsid w:val="007B63EC"/>
    <w:rsid w:val="008823CE"/>
    <w:rsid w:val="00885EBE"/>
    <w:rsid w:val="008A4E59"/>
    <w:rsid w:val="008F3B20"/>
    <w:rsid w:val="00905466"/>
    <w:rsid w:val="00930156"/>
    <w:rsid w:val="00943035"/>
    <w:rsid w:val="00974D24"/>
    <w:rsid w:val="00980782"/>
    <w:rsid w:val="00997811"/>
    <w:rsid w:val="009E7AAC"/>
    <w:rsid w:val="009F701A"/>
    <w:rsid w:val="00A36A3E"/>
    <w:rsid w:val="00A7445F"/>
    <w:rsid w:val="00A823BF"/>
    <w:rsid w:val="00A86785"/>
    <w:rsid w:val="00AC121A"/>
    <w:rsid w:val="00AC2F2A"/>
    <w:rsid w:val="00AC6D27"/>
    <w:rsid w:val="00B1530F"/>
    <w:rsid w:val="00B54AA4"/>
    <w:rsid w:val="00B92D2C"/>
    <w:rsid w:val="00B97356"/>
    <w:rsid w:val="00BB2185"/>
    <w:rsid w:val="00BD06D1"/>
    <w:rsid w:val="00BF1E68"/>
    <w:rsid w:val="00C149B5"/>
    <w:rsid w:val="00C22F5C"/>
    <w:rsid w:val="00C65F8F"/>
    <w:rsid w:val="00C673D1"/>
    <w:rsid w:val="00C7401D"/>
    <w:rsid w:val="00CF1A4B"/>
    <w:rsid w:val="00D61C6D"/>
    <w:rsid w:val="00DA0928"/>
    <w:rsid w:val="00DE69A6"/>
    <w:rsid w:val="00E030EB"/>
    <w:rsid w:val="00E31E60"/>
    <w:rsid w:val="00E33175"/>
    <w:rsid w:val="00EC219A"/>
    <w:rsid w:val="00ED71A0"/>
    <w:rsid w:val="00F36554"/>
    <w:rsid w:val="00F40157"/>
    <w:rsid w:val="00F67AAB"/>
    <w:rsid w:val="00F9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nhideWhenUsed/>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microsoft.com/office/2011/relationships/commentsExtended" Target="commentsExtended.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5.png"/><Relationship Id="rId63" Type="http://schemas.openxmlformats.org/officeDocument/2006/relationships/image" Target="media/image53.emf"/><Relationship Id="rId68" Type="http://schemas.openxmlformats.org/officeDocument/2006/relationships/image" Target="media/image57.png"/><Relationship Id="rId76" Type="http://schemas.openxmlformats.org/officeDocument/2006/relationships/hyperlink" Target="https://epay.cmclink.com/epay/ResetPassword.aspx?ret=SAGHSDHSDFHERWE2344632DFSHE" TargetMode="External"/><Relationship Id="rId84" Type="http://schemas.openxmlformats.org/officeDocument/2006/relationships/oleObject" Target="embeddings/oleObject2.bin"/><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0.png"/><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ret=%7b%7d" TargetMode="External"/><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oleObject" Target="embeddings/oleObject1.bin"/><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e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e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cmclink.com/Search/Default.aspx" TargetMode="External"/><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file:///\\192.168.200.211\&#21457;&#24067;&#21253;\&#24320;&#21457;&#24037;&#20855;\%20ODAC112012.zip"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emf"/><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113</Pages>
  <Words>15041</Words>
  <Characters>85740</Characters>
  <Application>Microsoft Office Word</Application>
  <DocSecurity>0</DocSecurity>
  <Lines>714</Lines>
  <Paragraphs>201</Paragraphs>
  <ScaleCrop>false</ScaleCrop>
  <Company/>
  <LinksUpToDate>false</LinksUpToDate>
  <CharactersWithSpaces>100580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74</cp:revision>
  <dcterms:created xsi:type="dcterms:W3CDTF">2016-06-15T09:18:00Z</dcterms:created>
  <dcterms:modified xsi:type="dcterms:W3CDTF">2016-06-19T12:58:00Z</dcterms:modified>
</cp:coreProperties>
</file>