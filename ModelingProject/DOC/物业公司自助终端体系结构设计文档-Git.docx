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F0094F" w14:textId="77777777" w:rsidR="00B97356" w:rsidRDefault="00B97356" w:rsidP="00B97356">
      <w:pPr>
        <w:jc w:val="center"/>
        <w:rPr>
          <w:sz w:val="30"/>
        </w:rPr>
      </w:pPr>
      <w:r w:rsidRPr="001E683F">
        <w:rPr>
          <w:rFonts w:hint="eastAsia"/>
          <w:sz w:val="30"/>
        </w:rPr>
        <w:t>物业自助终端体系结构设计文档</w:t>
      </w:r>
    </w:p>
    <w:tbl>
      <w:tblPr>
        <w:tblpPr w:leftFromText="180" w:rightFromText="180" w:vertAnchor="text" w:horzAnchor="page" w:tblpX="1875" w:tblpY="215"/>
        <w:tblOverlap w:val="never"/>
        <w:tblW w:w="8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5"/>
        <w:gridCol w:w="708"/>
        <w:gridCol w:w="846"/>
        <w:gridCol w:w="1186"/>
        <w:gridCol w:w="4929"/>
      </w:tblGrid>
      <w:tr w:rsidR="00B97356" w14:paraId="31FDA18B" w14:textId="77777777" w:rsidTr="00F36554">
        <w:tc>
          <w:tcPr>
            <w:tcW w:w="1045" w:type="dxa"/>
            <w:shd w:val="clear" w:color="auto" w:fill="E6E6E6"/>
          </w:tcPr>
          <w:p w14:paraId="1CA1DCE4" w14:textId="77777777" w:rsidR="00B97356" w:rsidRDefault="00B97356" w:rsidP="00F36554">
            <w:pPr>
              <w:pStyle w:val="-"/>
              <w:rPr>
                <w:rFonts w:ascii="宋体" w:hAnsi="宋体"/>
              </w:rPr>
            </w:pPr>
            <w:r>
              <w:rPr>
                <w:rFonts w:ascii="宋体" w:hAnsi="宋体" w:hint="eastAsia"/>
              </w:rPr>
              <w:t>版本/状态</w:t>
            </w:r>
          </w:p>
        </w:tc>
        <w:tc>
          <w:tcPr>
            <w:tcW w:w="708" w:type="dxa"/>
            <w:shd w:val="clear" w:color="auto" w:fill="E6E6E6"/>
          </w:tcPr>
          <w:p w14:paraId="08A3CB5B" w14:textId="77777777" w:rsidR="00B97356" w:rsidRDefault="00B97356" w:rsidP="00F36554">
            <w:pPr>
              <w:pStyle w:val="-"/>
              <w:rPr>
                <w:rFonts w:ascii="宋体" w:hAnsi="宋体"/>
              </w:rPr>
            </w:pPr>
            <w:r>
              <w:rPr>
                <w:rFonts w:ascii="宋体" w:hAnsi="宋体" w:hint="eastAsia"/>
              </w:rPr>
              <w:t>作者</w:t>
            </w:r>
          </w:p>
        </w:tc>
        <w:tc>
          <w:tcPr>
            <w:tcW w:w="846" w:type="dxa"/>
            <w:shd w:val="clear" w:color="auto" w:fill="E6E6E6"/>
          </w:tcPr>
          <w:p w14:paraId="0EBD2233" w14:textId="77777777" w:rsidR="00B97356" w:rsidRDefault="00B97356" w:rsidP="00F36554">
            <w:pPr>
              <w:pStyle w:val="-"/>
              <w:rPr>
                <w:rFonts w:ascii="宋体" w:hAnsi="宋体"/>
              </w:rPr>
            </w:pPr>
            <w:r>
              <w:rPr>
                <w:rFonts w:ascii="宋体" w:hAnsi="宋体" w:hint="eastAsia"/>
              </w:rPr>
              <w:t>参与者</w:t>
            </w:r>
          </w:p>
        </w:tc>
        <w:tc>
          <w:tcPr>
            <w:tcW w:w="1186" w:type="dxa"/>
            <w:shd w:val="clear" w:color="auto" w:fill="E6E6E6"/>
          </w:tcPr>
          <w:p w14:paraId="08D5C497" w14:textId="77777777" w:rsidR="00B97356" w:rsidRDefault="00B97356" w:rsidP="00F36554">
            <w:pPr>
              <w:pStyle w:val="-"/>
              <w:rPr>
                <w:rFonts w:ascii="宋体" w:hAnsi="宋体"/>
              </w:rPr>
            </w:pPr>
            <w:r>
              <w:rPr>
                <w:rFonts w:ascii="宋体" w:hAnsi="宋体" w:hint="eastAsia"/>
              </w:rPr>
              <w:t>起止日期</w:t>
            </w:r>
          </w:p>
        </w:tc>
        <w:tc>
          <w:tcPr>
            <w:tcW w:w="4929" w:type="dxa"/>
            <w:shd w:val="clear" w:color="auto" w:fill="E6E6E6"/>
          </w:tcPr>
          <w:p w14:paraId="0BE381F7" w14:textId="77777777" w:rsidR="00B97356" w:rsidRDefault="00B97356" w:rsidP="00F36554">
            <w:pPr>
              <w:pStyle w:val="-"/>
              <w:rPr>
                <w:rFonts w:ascii="宋体" w:hAnsi="宋体"/>
              </w:rPr>
            </w:pPr>
            <w:r>
              <w:rPr>
                <w:rFonts w:ascii="宋体" w:hAnsi="宋体" w:hint="eastAsia"/>
              </w:rPr>
              <w:t>备注</w:t>
            </w:r>
          </w:p>
        </w:tc>
      </w:tr>
      <w:tr w:rsidR="00B97356" w14:paraId="65F82CEA" w14:textId="77777777" w:rsidTr="00F36554">
        <w:trPr>
          <w:trHeight w:val="292"/>
        </w:trPr>
        <w:tc>
          <w:tcPr>
            <w:tcW w:w="1045" w:type="dxa"/>
          </w:tcPr>
          <w:p w14:paraId="6A2B2FE7" w14:textId="77777777" w:rsidR="00B97356" w:rsidRDefault="00B97356" w:rsidP="00F36554">
            <w:pPr>
              <w:pStyle w:val="-"/>
              <w:rPr>
                <w:rFonts w:ascii="宋体" w:hAnsi="宋体"/>
              </w:rPr>
            </w:pPr>
            <w:r>
              <w:rPr>
                <w:rFonts w:ascii="宋体" w:hAnsi="宋体" w:hint="eastAsia"/>
              </w:rPr>
              <w:t>草稿</w:t>
            </w:r>
          </w:p>
        </w:tc>
        <w:tc>
          <w:tcPr>
            <w:tcW w:w="708" w:type="dxa"/>
          </w:tcPr>
          <w:p w14:paraId="15D9AC07" w14:textId="77777777" w:rsidR="00B97356" w:rsidRDefault="00B97356" w:rsidP="00F36554">
            <w:pPr>
              <w:pStyle w:val="-"/>
              <w:rPr>
                <w:rFonts w:ascii="宋体" w:hAnsi="宋体"/>
              </w:rPr>
            </w:pPr>
            <w:r>
              <w:rPr>
                <w:rFonts w:ascii="宋体" w:hAnsi="宋体"/>
              </w:rPr>
              <w:t>Z</w:t>
            </w:r>
            <w:r>
              <w:rPr>
                <w:rFonts w:ascii="宋体" w:hAnsi="宋体" w:hint="eastAsia"/>
              </w:rPr>
              <w:t>rz</w:t>
            </w:r>
          </w:p>
        </w:tc>
        <w:tc>
          <w:tcPr>
            <w:tcW w:w="846" w:type="dxa"/>
          </w:tcPr>
          <w:p w14:paraId="5AA94CBA" w14:textId="77777777" w:rsidR="00B97356" w:rsidRDefault="00B97356" w:rsidP="00F36554">
            <w:pPr>
              <w:pStyle w:val="-"/>
              <w:rPr>
                <w:rFonts w:ascii="宋体" w:hAnsi="宋体"/>
              </w:rPr>
            </w:pPr>
          </w:p>
        </w:tc>
        <w:tc>
          <w:tcPr>
            <w:tcW w:w="1186" w:type="dxa"/>
          </w:tcPr>
          <w:p w14:paraId="2BF160A6" w14:textId="39A529A5" w:rsidR="00B97356" w:rsidRDefault="00E030EB" w:rsidP="00F36554">
            <w:pPr>
              <w:pStyle w:val="-"/>
              <w:rPr>
                <w:rFonts w:ascii="宋体" w:hAnsi="宋体"/>
              </w:rPr>
            </w:pPr>
            <w:r>
              <w:rPr>
                <w:rFonts w:ascii="宋体" w:hAnsi="宋体" w:hint="eastAsia"/>
              </w:rPr>
              <w:t>2016-6-15</w:t>
            </w:r>
          </w:p>
        </w:tc>
        <w:tc>
          <w:tcPr>
            <w:tcW w:w="4929" w:type="dxa"/>
          </w:tcPr>
          <w:p w14:paraId="66159B6A" w14:textId="77777777" w:rsidR="00B97356" w:rsidRDefault="00B97356" w:rsidP="00F36554">
            <w:pPr>
              <w:pStyle w:val="-"/>
              <w:rPr>
                <w:rFonts w:ascii="宋体" w:hAnsi="宋体"/>
              </w:rPr>
            </w:pPr>
            <w:r>
              <w:rPr>
                <w:rFonts w:ascii="宋体" w:hAnsi="宋体" w:hint="eastAsia"/>
              </w:rPr>
              <w:t>开始合并所有的设计文档</w:t>
            </w:r>
          </w:p>
        </w:tc>
      </w:tr>
      <w:tr w:rsidR="00B97356" w14:paraId="7C8667BA" w14:textId="77777777" w:rsidTr="00F36554">
        <w:trPr>
          <w:trHeight w:val="292"/>
        </w:trPr>
        <w:tc>
          <w:tcPr>
            <w:tcW w:w="1045" w:type="dxa"/>
          </w:tcPr>
          <w:p w14:paraId="7CDFED10" w14:textId="77777777" w:rsidR="00B97356" w:rsidRDefault="00B97356" w:rsidP="00F36554">
            <w:pPr>
              <w:pStyle w:val="-"/>
              <w:rPr>
                <w:rFonts w:ascii="宋体" w:hAnsi="宋体"/>
              </w:rPr>
            </w:pPr>
            <w:r>
              <w:rPr>
                <w:rFonts w:ascii="宋体" w:hAnsi="宋体" w:hint="eastAsia"/>
              </w:rPr>
              <w:t>变更</w:t>
            </w:r>
          </w:p>
        </w:tc>
        <w:tc>
          <w:tcPr>
            <w:tcW w:w="708" w:type="dxa"/>
          </w:tcPr>
          <w:p w14:paraId="359679C5" w14:textId="77777777" w:rsidR="00B97356" w:rsidRDefault="00B97356" w:rsidP="00F36554">
            <w:pPr>
              <w:pStyle w:val="-"/>
              <w:rPr>
                <w:rFonts w:ascii="宋体" w:hAnsi="宋体"/>
              </w:rPr>
            </w:pPr>
            <w:r>
              <w:rPr>
                <w:rFonts w:ascii="宋体" w:hAnsi="宋体"/>
              </w:rPr>
              <w:t>Z</w:t>
            </w:r>
            <w:r>
              <w:rPr>
                <w:rFonts w:ascii="宋体" w:hAnsi="宋体" w:hint="eastAsia"/>
              </w:rPr>
              <w:t>rz</w:t>
            </w:r>
          </w:p>
          <w:p w14:paraId="68CA5740" w14:textId="77777777" w:rsidR="00B97356" w:rsidRDefault="00B97356" w:rsidP="00F36554">
            <w:pPr>
              <w:pStyle w:val="-"/>
              <w:rPr>
                <w:rFonts w:ascii="宋体" w:hAnsi="宋体"/>
              </w:rPr>
            </w:pPr>
            <w:r>
              <w:rPr>
                <w:rFonts w:ascii="宋体" w:hAnsi="宋体"/>
              </w:rPr>
              <w:t xml:space="preserve"> </w:t>
            </w:r>
          </w:p>
        </w:tc>
        <w:tc>
          <w:tcPr>
            <w:tcW w:w="846" w:type="dxa"/>
          </w:tcPr>
          <w:p w14:paraId="3582268A" w14:textId="77777777" w:rsidR="00B97356" w:rsidRDefault="00B97356" w:rsidP="00F36554">
            <w:pPr>
              <w:pStyle w:val="-"/>
              <w:rPr>
                <w:rFonts w:ascii="宋体" w:hAnsi="宋体"/>
              </w:rPr>
            </w:pPr>
          </w:p>
        </w:tc>
        <w:tc>
          <w:tcPr>
            <w:tcW w:w="1186" w:type="dxa"/>
          </w:tcPr>
          <w:p w14:paraId="5D0D5260" w14:textId="77777777" w:rsidR="00B97356" w:rsidRDefault="00B97356" w:rsidP="00F36554">
            <w:pPr>
              <w:pStyle w:val="-"/>
              <w:rPr>
                <w:rFonts w:ascii="宋体" w:hAnsi="宋体"/>
              </w:rPr>
            </w:pPr>
            <w:r>
              <w:rPr>
                <w:rFonts w:ascii="宋体" w:hAnsi="宋体" w:hint="eastAsia"/>
              </w:rPr>
              <w:t>2016-6-1</w:t>
            </w:r>
            <w:r>
              <w:rPr>
                <w:rFonts w:ascii="宋体" w:hAnsi="宋体"/>
              </w:rPr>
              <w:t>6</w:t>
            </w:r>
          </w:p>
        </w:tc>
        <w:tc>
          <w:tcPr>
            <w:tcW w:w="4929" w:type="dxa"/>
          </w:tcPr>
          <w:p w14:paraId="631E0956" w14:textId="5E4964C7" w:rsidR="00B97356" w:rsidRDefault="00B97356" w:rsidP="00F36554">
            <w:pPr>
              <w:pStyle w:val="-"/>
              <w:rPr>
                <w:rFonts w:ascii="宋体" w:hAnsi="宋体"/>
              </w:rPr>
            </w:pPr>
            <w:r>
              <w:rPr>
                <w:rFonts w:ascii="宋体" w:hAnsi="宋体" w:hint="eastAsia"/>
              </w:rPr>
              <w:t>版本</w:t>
            </w:r>
            <w:r w:rsidR="004F76C3">
              <w:rPr>
                <w:rFonts w:ascii="宋体" w:hAnsi="宋体" w:hint="eastAsia"/>
              </w:rPr>
              <w:t>1.1</w:t>
            </w:r>
            <w:r>
              <w:rPr>
                <w:rFonts w:ascii="宋体" w:hAnsi="宋体" w:hint="eastAsia"/>
              </w:rPr>
              <w:t>A，B需求相关变更</w:t>
            </w:r>
          </w:p>
          <w:p w14:paraId="125907A1" w14:textId="77777777" w:rsidR="00B97356" w:rsidRDefault="00B97356" w:rsidP="00F36554">
            <w:pPr>
              <w:pStyle w:val="-"/>
              <w:numPr>
                <w:ilvl w:val="0"/>
                <w:numId w:val="2"/>
              </w:numPr>
              <w:rPr>
                <w:rFonts w:ascii="宋体" w:hAnsi="宋体"/>
              </w:rPr>
            </w:pPr>
          </w:p>
        </w:tc>
      </w:tr>
      <w:tr w:rsidR="00B97356" w14:paraId="738AA7CE" w14:textId="77777777" w:rsidTr="00F36554">
        <w:trPr>
          <w:trHeight w:val="292"/>
        </w:trPr>
        <w:tc>
          <w:tcPr>
            <w:tcW w:w="1045" w:type="dxa"/>
          </w:tcPr>
          <w:p w14:paraId="4B464C45" w14:textId="70093855" w:rsidR="00B97356" w:rsidRDefault="008E29D5" w:rsidP="00F36554">
            <w:pPr>
              <w:pStyle w:val="-"/>
              <w:rPr>
                <w:rFonts w:ascii="宋体" w:hAnsi="宋体"/>
              </w:rPr>
            </w:pPr>
            <w:r>
              <w:rPr>
                <w:rFonts w:ascii="宋体" w:hAnsi="宋体" w:hint="eastAsia"/>
              </w:rPr>
              <w:t>变更</w:t>
            </w:r>
          </w:p>
        </w:tc>
        <w:tc>
          <w:tcPr>
            <w:tcW w:w="708" w:type="dxa"/>
          </w:tcPr>
          <w:p w14:paraId="62E8DD17" w14:textId="3974A40E" w:rsidR="00B97356" w:rsidRDefault="008E29D5" w:rsidP="00F36554">
            <w:pPr>
              <w:pStyle w:val="-"/>
              <w:rPr>
                <w:rFonts w:ascii="宋体" w:hAnsi="宋体"/>
              </w:rPr>
            </w:pPr>
            <w:r>
              <w:rPr>
                <w:rFonts w:ascii="宋体" w:hAnsi="宋体"/>
              </w:rPr>
              <w:t>Z</w:t>
            </w:r>
            <w:r>
              <w:rPr>
                <w:rFonts w:ascii="宋体" w:hAnsi="宋体" w:hint="eastAsia"/>
              </w:rPr>
              <w:t>rz</w:t>
            </w:r>
          </w:p>
        </w:tc>
        <w:tc>
          <w:tcPr>
            <w:tcW w:w="846" w:type="dxa"/>
          </w:tcPr>
          <w:p w14:paraId="1A769605" w14:textId="77777777" w:rsidR="00B97356" w:rsidRDefault="00B97356" w:rsidP="00F36554">
            <w:pPr>
              <w:pStyle w:val="-"/>
              <w:rPr>
                <w:rFonts w:ascii="宋体" w:hAnsi="宋体"/>
              </w:rPr>
            </w:pPr>
          </w:p>
        </w:tc>
        <w:tc>
          <w:tcPr>
            <w:tcW w:w="1186" w:type="dxa"/>
          </w:tcPr>
          <w:p w14:paraId="52660F6A" w14:textId="30489F1D" w:rsidR="00B97356" w:rsidRDefault="008E29D5" w:rsidP="00F36554">
            <w:pPr>
              <w:pStyle w:val="-"/>
              <w:rPr>
                <w:rFonts w:ascii="宋体" w:hAnsi="宋体"/>
              </w:rPr>
            </w:pPr>
            <w:r>
              <w:rPr>
                <w:rFonts w:ascii="宋体" w:hAnsi="宋体" w:hint="eastAsia"/>
              </w:rPr>
              <w:t>2016-6-21</w:t>
            </w:r>
          </w:p>
        </w:tc>
        <w:tc>
          <w:tcPr>
            <w:tcW w:w="4929" w:type="dxa"/>
          </w:tcPr>
          <w:p w14:paraId="7FC7E6A4" w14:textId="7828CC2A" w:rsidR="004F76C3" w:rsidRDefault="004F76C3" w:rsidP="008E29D5">
            <w:pPr>
              <w:pStyle w:val="-"/>
              <w:rPr>
                <w:rFonts w:ascii="宋体" w:hAnsi="宋体"/>
              </w:rPr>
            </w:pPr>
            <w:r>
              <w:rPr>
                <w:rFonts w:ascii="宋体" w:hAnsi="宋体" w:hint="eastAsia"/>
              </w:rPr>
              <w:t>版本1.</w:t>
            </w:r>
            <w:r>
              <w:rPr>
                <w:rFonts w:ascii="宋体" w:hAnsi="宋体" w:hint="eastAsia"/>
              </w:rPr>
              <w:t>2</w:t>
            </w:r>
            <w:r>
              <w:rPr>
                <w:rFonts w:ascii="宋体" w:hAnsi="宋体" w:hint="eastAsia"/>
              </w:rPr>
              <w:t>A</w:t>
            </w:r>
          </w:p>
          <w:p w14:paraId="27A78BF4" w14:textId="72FD703E" w:rsidR="00B97356" w:rsidRDefault="008E29D5" w:rsidP="008E29D5">
            <w:pPr>
              <w:pStyle w:val="-"/>
              <w:rPr>
                <w:rFonts w:ascii="宋体" w:hAnsi="宋体"/>
              </w:rPr>
            </w:pPr>
            <w:r>
              <w:rPr>
                <w:rFonts w:ascii="宋体" w:hAnsi="宋体" w:hint="eastAsia"/>
              </w:rPr>
              <w:t>与产品部门确定采用</w:t>
            </w:r>
            <w:r w:rsidR="00CF27DA">
              <w:rPr>
                <w:rFonts w:ascii="宋体" w:hAnsi="宋体" w:hint="eastAsia"/>
              </w:rPr>
              <w:t>“自助终端+互联网</w:t>
            </w:r>
            <w:r>
              <w:rPr>
                <w:rFonts w:ascii="宋体" w:hAnsi="宋体" w:hint="eastAsia"/>
              </w:rPr>
              <w:t>服务平台方案</w:t>
            </w:r>
            <w:r w:rsidR="00CF27DA">
              <w:rPr>
                <w:rFonts w:ascii="宋体" w:hAnsi="宋体" w:hint="eastAsia"/>
              </w:rPr>
              <w:t>”</w:t>
            </w:r>
            <w:r>
              <w:rPr>
                <w:rFonts w:ascii="宋体" w:hAnsi="宋体" w:hint="eastAsia"/>
              </w:rPr>
              <w:t>（方案A）</w:t>
            </w:r>
            <w:r w:rsidR="00AF6496">
              <w:rPr>
                <w:rFonts w:ascii="宋体" w:hAnsi="宋体" w:hint="eastAsia"/>
              </w:rPr>
              <w:t>；</w:t>
            </w:r>
          </w:p>
          <w:p w14:paraId="6ABA461D" w14:textId="2E0C68C9" w:rsidR="008E29D5" w:rsidRDefault="008E29D5" w:rsidP="008E29D5">
            <w:pPr>
              <w:pStyle w:val="-"/>
              <w:rPr>
                <w:rFonts w:ascii="宋体" w:hAnsi="宋体"/>
              </w:rPr>
            </w:pPr>
            <w:r>
              <w:rPr>
                <w:rFonts w:ascii="宋体" w:hAnsi="宋体" w:hint="eastAsia"/>
              </w:rPr>
              <w:t>取消物管系统电子票开票状态回写接口</w:t>
            </w:r>
            <w:r w:rsidR="00AF6496">
              <w:rPr>
                <w:rFonts w:ascii="宋体" w:hAnsi="宋体" w:hint="eastAsia"/>
              </w:rPr>
              <w:t>；</w:t>
            </w:r>
          </w:p>
          <w:p w14:paraId="27BF8CCC" w14:textId="79D9FF87" w:rsidR="00A50603" w:rsidRPr="00586FE8" w:rsidRDefault="00F651FD" w:rsidP="00586FE8">
            <w:pPr>
              <w:pStyle w:val="-"/>
              <w:rPr>
                <w:rFonts w:ascii="宋体" w:hAnsi="宋体"/>
              </w:rPr>
            </w:pPr>
            <w:r>
              <w:rPr>
                <w:rFonts w:ascii="宋体" w:hAnsi="宋体" w:hint="eastAsia"/>
              </w:rPr>
              <w:t>取消物管系统开票接口</w:t>
            </w:r>
            <w:r w:rsidR="00586FE8">
              <w:rPr>
                <w:rFonts w:ascii="宋体" w:hAnsi="宋体" w:hint="eastAsia"/>
              </w:rPr>
              <w:t>，</w:t>
            </w:r>
            <w:r w:rsidR="00A50603">
              <w:rPr>
                <w:rFonts w:hint="eastAsia"/>
              </w:rPr>
              <w:t>物管系统</w:t>
            </w:r>
            <w:r w:rsidR="00A50603">
              <w:rPr>
                <w:rFonts w:hint="eastAsia"/>
              </w:rPr>
              <w:t>（如</w:t>
            </w:r>
            <w:r w:rsidR="00426BB0">
              <w:rPr>
                <w:rFonts w:hint="eastAsia"/>
              </w:rPr>
              <w:t>极致</w:t>
            </w:r>
            <w:r w:rsidR="008B176D">
              <w:rPr>
                <w:rFonts w:hint="eastAsia"/>
              </w:rPr>
              <w:t>软件</w:t>
            </w:r>
            <w:r w:rsidR="00A50603">
              <w:rPr>
                <w:rFonts w:hint="eastAsia"/>
              </w:rPr>
              <w:t>）</w:t>
            </w:r>
            <w:r w:rsidR="00A50603">
              <w:rPr>
                <w:rFonts w:hint="eastAsia"/>
              </w:rPr>
              <w:t>中不</w:t>
            </w:r>
            <w:r w:rsidR="00A50603">
              <w:rPr>
                <w:rFonts w:hint="eastAsia"/>
              </w:rPr>
              <w:t>再集成电子票功能</w:t>
            </w:r>
            <w:r w:rsidR="00AF6496">
              <w:rPr>
                <w:rFonts w:hint="eastAsia"/>
              </w:rPr>
              <w:t>；</w:t>
            </w:r>
          </w:p>
          <w:p w14:paraId="2F0070D4" w14:textId="0EA69673" w:rsidR="00254D85" w:rsidRDefault="00254D85" w:rsidP="00254D85">
            <w:pPr>
              <w:pStyle w:val="af5"/>
              <w:rPr>
                <w:rFonts w:eastAsiaTheme="minorEastAsia"/>
                <w:color w:val="0000FF"/>
                <w:sz w:val="24"/>
              </w:rPr>
            </w:pPr>
            <w:r>
              <w:rPr>
                <w:rFonts w:hint="eastAsia"/>
              </w:rPr>
              <w:t>服务平台</w:t>
            </w:r>
            <w:r>
              <w:rPr>
                <w:rFonts w:hint="eastAsia"/>
              </w:rPr>
              <w:t>中暂不</w:t>
            </w:r>
            <w:r>
              <w:rPr>
                <w:rFonts w:hint="eastAsia"/>
              </w:rPr>
              <w:t>处理缴费</w:t>
            </w:r>
            <w:r>
              <w:t>/</w:t>
            </w:r>
            <w:r>
              <w:rPr>
                <w:rFonts w:hint="eastAsia"/>
              </w:rPr>
              <w:t>交费</w:t>
            </w:r>
            <w:r w:rsidR="00220059">
              <w:rPr>
                <w:rFonts w:hint="eastAsia"/>
              </w:rPr>
              <w:t>网页界面，统一由自助终端承接之</w:t>
            </w:r>
            <w:r w:rsidR="00AF6496">
              <w:rPr>
                <w:rFonts w:hint="eastAsia"/>
              </w:rPr>
              <w:t>；</w:t>
            </w:r>
          </w:p>
          <w:p w14:paraId="646A2289" w14:textId="77777777" w:rsidR="00A50603" w:rsidRDefault="00A50603" w:rsidP="00A50603">
            <w:pPr>
              <w:pStyle w:val="af5"/>
              <w:rPr>
                <w:rFonts w:eastAsiaTheme="minorEastAsia" w:hint="eastAsia"/>
                <w:sz w:val="24"/>
              </w:rPr>
            </w:pPr>
          </w:p>
          <w:p w14:paraId="306A27EE" w14:textId="5422F2DF" w:rsidR="00A50603" w:rsidRPr="00A50603" w:rsidRDefault="00A50603" w:rsidP="008E29D5">
            <w:pPr>
              <w:pStyle w:val="-"/>
              <w:rPr>
                <w:rFonts w:ascii="宋体" w:hAnsi="宋体" w:hint="eastAsia"/>
              </w:rPr>
            </w:pPr>
          </w:p>
        </w:tc>
      </w:tr>
      <w:tr w:rsidR="00B97356" w14:paraId="0AF45610" w14:textId="77777777" w:rsidTr="00F36554">
        <w:trPr>
          <w:trHeight w:val="292"/>
        </w:trPr>
        <w:tc>
          <w:tcPr>
            <w:tcW w:w="1045" w:type="dxa"/>
          </w:tcPr>
          <w:p w14:paraId="29547B94" w14:textId="77777777" w:rsidR="00B97356" w:rsidRDefault="00B97356" w:rsidP="00F36554">
            <w:pPr>
              <w:pStyle w:val="-"/>
              <w:rPr>
                <w:rFonts w:ascii="宋体" w:hAnsi="宋体"/>
              </w:rPr>
            </w:pPr>
          </w:p>
        </w:tc>
        <w:tc>
          <w:tcPr>
            <w:tcW w:w="708" w:type="dxa"/>
          </w:tcPr>
          <w:p w14:paraId="2915AC6B" w14:textId="77777777" w:rsidR="00B97356" w:rsidRDefault="00B97356" w:rsidP="00F36554">
            <w:pPr>
              <w:pStyle w:val="-"/>
              <w:rPr>
                <w:rFonts w:ascii="宋体" w:hAnsi="宋体"/>
              </w:rPr>
            </w:pPr>
          </w:p>
        </w:tc>
        <w:tc>
          <w:tcPr>
            <w:tcW w:w="846" w:type="dxa"/>
          </w:tcPr>
          <w:p w14:paraId="3F843B92" w14:textId="77777777" w:rsidR="00B97356" w:rsidRDefault="00B97356" w:rsidP="00F36554">
            <w:pPr>
              <w:pStyle w:val="-"/>
              <w:rPr>
                <w:rFonts w:ascii="宋体" w:hAnsi="宋体"/>
              </w:rPr>
            </w:pPr>
          </w:p>
        </w:tc>
        <w:tc>
          <w:tcPr>
            <w:tcW w:w="1186" w:type="dxa"/>
          </w:tcPr>
          <w:p w14:paraId="4EEE1A71" w14:textId="77777777" w:rsidR="00B97356" w:rsidRDefault="00B97356" w:rsidP="00F36554">
            <w:pPr>
              <w:pStyle w:val="-"/>
              <w:rPr>
                <w:rFonts w:ascii="宋体" w:hAnsi="宋体"/>
              </w:rPr>
            </w:pPr>
          </w:p>
        </w:tc>
        <w:tc>
          <w:tcPr>
            <w:tcW w:w="4929" w:type="dxa"/>
          </w:tcPr>
          <w:p w14:paraId="1F79490E" w14:textId="77777777" w:rsidR="00B97356" w:rsidRDefault="00B97356" w:rsidP="00F36554">
            <w:pPr>
              <w:pStyle w:val="-"/>
              <w:rPr>
                <w:rFonts w:ascii="宋体" w:hAnsi="宋体"/>
              </w:rPr>
            </w:pPr>
          </w:p>
        </w:tc>
      </w:tr>
      <w:tr w:rsidR="00B97356" w14:paraId="38A10894" w14:textId="77777777" w:rsidTr="00F36554">
        <w:trPr>
          <w:trHeight w:val="292"/>
        </w:trPr>
        <w:tc>
          <w:tcPr>
            <w:tcW w:w="1045" w:type="dxa"/>
          </w:tcPr>
          <w:p w14:paraId="5A964B39" w14:textId="77777777" w:rsidR="00B97356" w:rsidRDefault="00B97356" w:rsidP="00F36554">
            <w:pPr>
              <w:pStyle w:val="-"/>
              <w:rPr>
                <w:rFonts w:ascii="宋体" w:hAnsi="宋体"/>
              </w:rPr>
            </w:pPr>
          </w:p>
        </w:tc>
        <w:tc>
          <w:tcPr>
            <w:tcW w:w="708" w:type="dxa"/>
          </w:tcPr>
          <w:p w14:paraId="52D0B860" w14:textId="77777777" w:rsidR="00B97356" w:rsidRDefault="00B97356" w:rsidP="00F36554">
            <w:pPr>
              <w:pStyle w:val="-"/>
              <w:rPr>
                <w:rFonts w:ascii="宋体" w:hAnsi="宋体"/>
              </w:rPr>
            </w:pPr>
          </w:p>
        </w:tc>
        <w:tc>
          <w:tcPr>
            <w:tcW w:w="846" w:type="dxa"/>
          </w:tcPr>
          <w:p w14:paraId="2C3E1F95" w14:textId="77777777" w:rsidR="00B97356" w:rsidRDefault="00B97356" w:rsidP="00F36554">
            <w:pPr>
              <w:pStyle w:val="-"/>
              <w:rPr>
                <w:rFonts w:ascii="宋体" w:hAnsi="宋体"/>
              </w:rPr>
            </w:pPr>
          </w:p>
        </w:tc>
        <w:tc>
          <w:tcPr>
            <w:tcW w:w="1186" w:type="dxa"/>
          </w:tcPr>
          <w:p w14:paraId="664E4F66" w14:textId="77777777" w:rsidR="00B97356" w:rsidRDefault="00B97356" w:rsidP="00F36554">
            <w:pPr>
              <w:pStyle w:val="-"/>
              <w:rPr>
                <w:rFonts w:ascii="宋体" w:hAnsi="宋体"/>
              </w:rPr>
            </w:pPr>
          </w:p>
        </w:tc>
        <w:tc>
          <w:tcPr>
            <w:tcW w:w="4929" w:type="dxa"/>
          </w:tcPr>
          <w:p w14:paraId="6548E5B4" w14:textId="77777777" w:rsidR="00B97356" w:rsidRDefault="00B97356" w:rsidP="00F36554">
            <w:pPr>
              <w:pStyle w:val="-"/>
              <w:rPr>
                <w:rFonts w:ascii="宋体" w:hAnsi="宋体"/>
              </w:rPr>
            </w:pPr>
          </w:p>
        </w:tc>
      </w:tr>
      <w:tr w:rsidR="00B97356" w14:paraId="7CE3BEBE" w14:textId="77777777" w:rsidTr="00F36554">
        <w:trPr>
          <w:trHeight w:val="292"/>
        </w:trPr>
        <w:tc>
          <w:tcPr>
            <w:tcW w:w="1045" w:type="dxa"/>
          </w:tcPr>
          <w:p w14:paraId="14D2D59C" w14:textId="77777777" w:rsidR="00B97356" w:rsidRDefault="00B97356" w:rsidP="00F36554">
            <w:pPr>
              <w:pStyle w:val="-"/>
              <w:rPr>
                <w:rFonts w:ascii="宋体" w:hAnsi="宋体"/>
              </w:rPr>
            </w:pPr>
          </w:p>
        </w:tc>
        <w:tc>
          <w:tcPr>
            <w:tcW w:w="708" w:type="dxa"/>
          </w:tcPr>
          <w:p w14:paraId="77596BDA" w14:textId="77777777" w:rsidR="00B97356" w:rsidRDefault="00B97356" w:rsidP="00F36554">
            <w:pPr>
              <w:pStyle w:val="-"/>
              <w:rPr>
                <w:rFonts w:ascii="宋体" w:hAnsi="宋体"/>
              </w:rPr>
            </w:pPr>
          </w:p>
        </w:tc>
        <w:tc>
          <w:tcPr>
            <w:tcW w:w="846" w:type="dxa"/>
          </w:tcPr>
          <w:p w14:paraId="3C8B9483" w14:textId="77777777" w:rsidR="00B97356" w:rsidRDefault="00B97356" w:rsidP="00F36554">
            <w:pPr>
              <w:pStyle w:val="-"/>
              <w:rPr>
                <w:rFonts w:ascii="宋体" w:hAnsi="宋体"/>
              </w:rPr>
            </w:pPr>
          </w:p>
        </w:tc>
        <w:tc>
          <w:tcPr>
            <w:tcW w:w="1186" w:type="dxa"/>
          </w:tcPr>
          <w:p w14:paraId="51CD4B6B" w14:textId="77777777" w:rsidR="00B97356" w:rsidRDefault="00B97356" w:rsidP="00F36554">
            <w:pPr>
              <w:pStyle w:val="-"/>
              <w:rPr>
                <w:rFonts w:ascii="宋体" w:hAnsi="宋体"/>
              </w:rPr>
            </w:pPr>
          </w:p>
        </w:tc>
        <w:tc>
          <w:tcPr>
            <w:tcW w:w="4929" w:type="dxa"/>
          </w:tcPr>
          <w:p w14:paraId="4BD31BF1" w14:textId="77777777" w:rsidR="00B97356" w:rsidRDefault="00B97356" w:rsidP="00F36554">
            <w:pPr>
              <w:pStyle w:val="-"/>
              <w:rPr>
                <w:rFonts w:ascii="宋体" w:hAnsi="宋体"/>
              </w:rPr>
            </w:pPr>
          </w:p>
        </w:tc>
      </w:tr>
      <w:tr w:rsidR="00B97356" w14:paraId="26F21842" w14:textId="77777777" w:rsidTr="00F36554">
        <w:trPr>
          <w:trHeight w:val="292"/>
        </w:trPr>
        <w:tc>
          <w:tcPr>
            <w:tcW w:w="1045" w:type="dxa"/>
          </w:tcPr>
          <w:p w14:paraId="48198931" w14:textId="77777777" w:rsidR="00B97356" w:rsidRDefault="00B97356" w:rsidP="00F36554">
            <w:pPr>
              <w:pStyle w:val="-"/>
              <w:rPr>
                <w:rFonts w:ascii="宋体" w:hAnsi="宋体"/>
              </w:rPr>
            </w:pPr>
          </w:p>
        </w:tc>
        <w:tc>
          <w:tcPr>
            <w:tcW w:w="708" w:type="dxa"/>
          </w:tcPr>
          <w:p w14:paraId="16B0F48B" w14:textId="77777777" w:rsidR="00B97356" w:rsidRDefault="00B97356" w:rsidP="00F36554">
            <w:pPr>
              <w:pStyle w:val="-"/>
              <w:rPr>
                <w:rFonts w:ascii="宋体" w:hAnsi="宋体"/>
              </w:rPr>
            </w:pPr>
          </w:p>
        </w:tc>
        <w:tc>
          <w:tcPr>
            <w:tcW w:w="846" w:type="dxa"/>
          </w:tcPr>
          <w:p w14:paraId="1DA246E0" w14:textId="77777777" w:rsidR="00B97356" w:rsidRDefault="00B97356" w:rsidP="00F36554">
            <w:pPr>
              <w:pStyle w:val="-"/>
              <w:rPr>
                <w:rFonts w:ascii="宋体" w:hAnsi="宋体"/>
              </w:rPr>
            </w:pPr>
          </w:p>
        </w:tc>
        <w:tc>
          <w:tcPr>
            <w:tcW w:w="1186" w:type="dxa"/>
          </w:tcPr>
          <w:p w14:paraId="7585B2B3" w14:textId="77777777" w:rsidR="00B97356" w:rsidRDefault="00B97356" w:rsidP="00F36554">
            <w:pPr>
              <w:pStyle w:val="-"/>
              <w:rPr>
                <w:rFonts w:ascii="宋体" w:hAnsi="宋体"/>
              </w:rPr>
            </w:pPr>
          </w:p>
        </w:tc>
        <w:tc>
          <w:tcPr>
            <w:tcW w:w="4929" w:type="dxa"/>
          </w:tcPr>
          <w:p w14:paraId="25256721" w14:textId="77777777" w:rsidR="00B97356" w:rsidRDefault="00B97356" w:rsidP="00F36554">
            <w:pPr>
              <w:pStyle w:val="-"/>
              <w:rPr>
                <w:rFonts w:ascii="宋体" w:hAnsi="宋体"/>
              </w:rPr>
            </w:pPr>
          </w:p>
        </w:tc>
      </w:tr>
      <w:tr w:rsidR="00B97356" w14:paraId="09186415" w14:textId="77777777" w:rsidTr="00F36554">
        <w:trPr>
          <w:trHeight w:val="292"/>
        </w:trPr>
        <w:tc>
          <w:tcPr>
            <w:tcW w:w="1045" w:type="dxa"/>
          </w:tcPr>
          <w:p w14:paraId="30996974" w14:textId="77777777" w:rsidR="00B97356" w:rsidRDefault="00B97356" w:rsidP="00F36554">
            <w:pPr>
              <w:pStyle w:val="-"/>
              <w:rPr>
                <w:rFonts w:ascii="宋体" w:hAnsi="宋体"/>
              </w:rPr>
            </w:pPr>
          </w:p>
        </w:tc>
        <w:tc>
          <w:tcPr>
            <w:tcW w:w="708" w:type="dxa"/>
          </w:tcPr>
          <w:p w14:paraId="086F59F1" w14:textId="77777777" w:rsidR="00B97356" w:rsidRDefault="00B97356" w:rsidP="00F36554">
            <w:pPr>
              <w:pStyle w:val="-"/>
              <w:rPr>
                <w:rFonts w:ascii="宋体" w:hAnsi="宋体"/>
              </w:rPr>
            </w:pPr>
          </w:p>
        </w:tc>
        <w:tc>
          <w:tcPr>
            <w:tcW w:w="846" w:type="dxa"/>
          </w:tcPr>
          <w:p w14:paraId="32DA1B03" w14:textId="77777777" w:rsidR="00B97356" w:rsidRDefault="00B97356" w:rsidP="00F36554">
            <w:pPr>
              <w:pStyle w:val="-"/>
              <w:rPr>
                <w:rFonts w:ascii="宋体" w:hAnsi="宋体"/>
              </w:rPr>
            </w:pPr>
          </w:p>
        </w:tc>
        <w:tc>
          <w:tcPr>
            <w:tcW w:w="1186" w:type="dxa"/>
          </w:tcPr>
          <w:p w14:paraId="744B1F39" w14:textId="77777777" w:rsidR="00B97356" w:rsidRDefault="00B97356" w:rsidP="00F36554">
            <w:pPr>
              <w:pStyle w:val="-"/>
              <w:rPr>
                <w:rFonts w:ascii="宋体" w:hAnsi="宋体"/>
              </w:rPr>
            </w:pPr>
          </w:p>
        </w:tc>
        <w:tc>
          <w:tcPr>
            <w:tcW w:w="4929" w:type="dxa"/>
          </w:tcPr>
          <w:p w14:paraId="00F9C572" w14:textId="77777777" w:rsidR="00B97356" w:rsidRDefault="00B97356" w:rsidP="00F36554">
            <w:pPr>
              <w:pStyle w:val="-"/>
              <w:rPr>
                <w:rFonts w:ascii="宋体" w:hAnsi="宋体"/>
              </w:rPr>
            </w:pPr>
          </w:p>
        </w:tc>
      </w:tr>
      <w:tr w:rsidR="00B97356" w14:paraId="182847A9" w14:textId="77777777" w:rsidTr="00F36554">
        <w:trPr>
          <w:trHeight w:val="292"/>
        </w:trPr>
        <w:tc>
          <w:tcPr>
            <w:tcW w:w="1045" w:type="dxa"/>
          </w:tcPr>
          <w:p w14:paraId="07C43FEB" w14:textId="77777777" w:rsidR="00B97356" w:rsidRDefault="00B97356" w:rsidP="00F36554">
            <w:pPr>
              <w:pStyle w:val="-"/>
              <w:rPr>
                <w:rFonts w:ascii="宋体" w:hAnsi="宋体"/>
              </w:rPr>
            </w:pPr>
          </w:p>
        </w:tc>
        <w:tc>
          <w:tcPr>
            <w:tcW w:w="708" w:type="dxa"/>
          </w:tcPr>
          <w:p w14:paraId="0ED4C186" w14:textId="77777777" w:rsidR="00B97356" w:rsidRDefault="00B97356" w:rsidP="00F36554">
            <w:pPr>
              <w:pStyle w:val="-"/>
              <w:rPr>
                <w:rFonts w:ascii="宋体" w:hAnsi="宋体"/>
              </w:rPr>
            </w:pPr>
          </w:p>
        </w:tc>
        <w:tc>
          <w:tcPr>
            <w:tcW w:w="846" w:type="dxa"/>
          </w:tcPr>
          <w:p w14:paraId="1310F4C8" w14:textId="77777777" w:rsidR="00B97356" w:rsidRDefault="00B97356" w:rsidP="00F36554">
            <w:pPr>
              <w:pStyle w:val="-"/>
              <w:rPr>
                <w:rFonts w:ascii="宋体" w:hAnsi="宋体"/>
              </w:rPr>
            </w:pPr>
          </w:p>
        </w:tc>
        <w:tc>
          <w:tcPr>
            <w:tcW w:w="1186" w:type="dxa"/>
          </w:tcPr>
          <w:p w14:paraId="0C8B563E" w14:textId="77777777" w:rsidR="00B97356" w:rsidRDefault="00B97356" w:rsidP="00F36554">
            <w:pPr>
              <w:pStyle w:val="-"/>
              <w:rPr>
                <w:rFonts w:ascii="宋体" w:hAnsi="宋体"/>
              </w:rPr>
            </w:pPr>
          </w:p>
        </w:tc>
        <w:tc>
          <w:tcPr>
            <w:tcW w:w="4929" w:type="dxa"/>
          </w:tcPr>
          <w:p w14:paraId="58783F7B" w14:textId="77777777" w:rsidR="00B97356" w:rsidRDefault="00B97356" w:rsidP="00F36554">
            <w:pPr>
              <w:pStyle w:val="-"/>
              <w:rPr>
                <w:rFonts w:ascii="宋体" w:hAnsi="宋体"/>
              </w:rPr>
            </w:pPr>
          </w:p>
        </w:tc>
      </w:tr>
      <w:tr w:rsidR="00B97356" w14:paraId="3CDD23C9" w14:textId="77777777" w:rsidTr="00F36554">
        <w:trPr>
          <w:trHeight w:val="292"/>
        </w:trPr>
        <w:tc>
          <w:tcPr>
            <w:tcW w:w="1045" w:type="dxa"/>
          </w:tcPr>
          <w:p w14:paraId="5C51E4D3" w14:textId="77777777" w:rsidR="00B97356" w:rsidRDefault="00B97356" w:rsidP="00F36554">
            <w:pPr>
              <w:pStyle w:val="-"/>
              <w:rPr>
                <w:rFonts w:ascii="宋体" w:hAnsi="宋体"/>
              </w:rPr>
            </w:pPr>
          </w:p>
        </w:tc>
        <w:tc>
          <w:tcPr>
            <w:tcW w:w="708" w:type="dxa"/>
          </w:tcPr>
          <w:p w14:paraId="4CC468F7" w14:textId="77777777" w:rsidR="00B97356" w:rsidRDefault="00B97356" w:rsidP="00F36554">
            <w:pPr>
              <w:pStyle w:val="-"/>
              <w:rPr>
                <w:rFonts w:ascii="宋体" w:hAnsi="宋体"/>
              </w:rPr>
            </w:pPr>
          </w:p>
        </w:tc>
        <w:tc>
          <w:tcPr>
            <w:tcW w:w="846" w:type="dxa"/>
          </w:tcPr>
          <w:p w14:paraId="25FB9E4E" w14:textId="77777777" w:rsidR="00B97356" w:rsidRDefault="00B97356" w:rsidP="00F36554">
            <w:pPr>
              <w:pStyle w:val="-"/>
              <w:rPr>
                <w:rFonts w:ascii="宋体" w:hAnsi="宋体"/>
              </w:rPr>
            </w:pPr>
          </w:p>
        </w:tc>
        <w:tc>
          <w:tcPr>
            <w:tcW w:w="1186" w:type="dxa"/>
          </w:tcPr>
          <w:p w14:paraId="40F4D041" w14:textId="77777777" w:rsidR="00B97356" w:rsidRDefault="00B97356" w:rsidP="00F36554">
            <w:pPr>
              <w:pStyle w:val="-"/>
              <w:rPr>
                <w:rFonts w:ascii="宋体" w:hAnsi="宋体"/>
              </w:rPr>
            </w:pPr>
          </w:p>
        </w:tc>
        <w:tc>
          <w:tcPr>
            <w:tcW w:w="4929" w:type="dxa"/>
          </w:tcPr>
          <w:p w14:paraId="0AE6371E" w14:textId="77777777" w:rsidR="00B97356" w:rsidRDefault="00B97356" w:rsidP="00F36554">
            <w:pPr>
              <w:pStyle w:val="-"/>
              <w:rPr>
                <w:rFonts w:ascii="宋体" w:hAnsi="宋体"/>
              </w:rPr>
            </w:pPr>
          </w:p>
        </w:tc>
      </w:tr>
      <w:tr w:rsidR="00B97356" w14:paraId="5C839EF6" w14:textId="77777777" w:rsidTr="00F36554">
        <w:trPr>
          <w:trHeight w:val="292"/>
        </w:trPr>
        <w:tc>
          <w:tcPr>
            <w:tcW w:w="1045" w:type="dxa"/>
          </w:tcPr>
          <w:p w14:paraId="0AB29E1B" w14:textId="77777777" w:rsidR="00B97356" w:rsidRDefault="00B97356" w:rsidP="00F36554">
            <w:pPr>
              <w:pStyle w:val="-"/>
              <w:rPr>
                <w:rFonts w:ascii="宋体" w:hAnsi="宋体"/>
              </w:rPr>
            </w:pPr>
          </w:p>
        </w:tc>
        <w:tc>
          <w:tcPr>
            <w:tcW w:w="708" w:type="dxa"/>
          </w:tcPr>
          <w:p w14:paraId="01681B40" w14:textId="77777777" w:rsidR="00B97356" w:rsidRDefault="00B97356" w:rsidP="00F36554">
            <w:pPr>
              <w:pStyle w:val="-"/>
              <w:rPr>
                <w:rFonts w:ascii="宋体" w:hAnsi="宋体"/>
              </w:rPr>
            </w:pPr>
          </w:p>
        </w:tc>
        <w:tc>
          <w:tcPr>
            <w:tcW w:w="846" w:type="dxa"/>
          </w:tcPr>
          <w:p w14:paraId="11EA0486" w14:textId="77777777" w:rsidR="00B97356" w:rsidRDefault="00B97356" w:rsidP="00F36554">
            <w:pPr>
              <w:pStyle w:val="-"/>
              <w:rPr>
                <w:rFonts w:ascii="宋体" w:hAnsi="宋体"/>
              </w:rPr>
            </w:pPr>
          </w:p>
        </w:tc>
        <w:tc>
          <w:tcPr>
            <w:tcW w:w="1186" w:type="dxa"/>
          </w:tcPr>
          <w:p w14:paraId="59BC4AD7" w14:textId="77777777" w:rsidR="00B97356" w:rsidRDefault="00B97356" w:rsidP="00F36554">
            <w:pPr>
              <w:pStyle w:val="-"/>
              <w:rPr>
                <w:rFonts w:ascii="宋体" w:hAnsi="宋体"/>
              </w:rPr>
            </w:pPr>
          </w:p>
        </w:tc>
        <w:tc>
          <w:tcPr>
            <w:tcW w:w="4929" w:type="dxa"/>
          </w:tcPr>
          <w:p w14:paraId="27900E5C" w14:textId="77777777" w:rsidR="00B97356" w:rsidRDefault="00B97356" w:rsidP="00F36554">
            <w:pPr>
              <w:pStyle w:val="-"/>
              <w:rPr>
                <w:rFonts w:ascii="宋体" w:hAnsi="宋体"/>
              </w:rPr>
            </w:pPr>
          </w:p>
        </w:tc>
      </w:tr>
      <w:tr w:rsidR="00B97356" w14:paraId="1D921994" w14:textId="77777777" w:rsidTr="00F36554">
        <w:trPr>
          <w:trHeight w:val="292"/>
        </w:trPr>
        <w:tc>
          <w:tcPr>
            <w:tcW w:w="1045" w:type="dxa"/>
          </w:tcPr>
          <w:p w14:paraId="40761E68" w14:textId="77777777" w:rsidR="00B97356" w:rsidRDefault="00B97356" w:rsidP="00F36554">
            <w:pPr>
              <w:pStyle w:val="-"/>
              <w:rPr>
                <w:rFonts w:ascii="宋体" w:hAnsi="宋体"/>
              </w:rPr>
            </w:pPr>
          </w:p>
        </w:tc>
        <w:tc>
          <w:tcPr>
            <w:tcW w:w="708" w:type="dxa"/>
          </w:tcPr>
          <w:p w14:paraId="0E7949DC" w14:textId="77777777" w:rsidR="00B97356" w:rsidRDefault="00B97356" w:rsidP="00F36554">
            <w:pPr>
              <w:pStyle w:val="-"/>
              <w:rPr>
                <w:rFonts w:ascii="宋体" w:hAnsi="宋体"/>
              </w:rPr>
            </w:pPr>
          </w:p>
        </w:tc>
        <w:tc>
          <w:tcPr>
            <w:tcW w:w="846" w:type="dxa"/>
          </w:tcPr>
          <w:p w14:paraId="5E133ABC" w14:textId="77777777" w:rsidR="00B97356" w:rsidRDefault="00B97356" w:rsidP="00F36554">
            <w:pPr>
              <w:pStyle w:val="-"/>
              <w:rPr>
                <w:rFonts w:ascii="宋体" w:hAnsi="宋体"/>
              </w:rPr>
            </w:pPr>
          </w:p>
        </w:tc>
        <w:tc>
          <w:tcPr>
            <w:tcW w:w="1186" w:type="dxa"/>
          </w:tcPr>
          <w:p w14:paraId="22C138E2" w14:textId="77777777" w:rsidR="00B97356" w:rsidRDefault="00B97356" w:rsidP="00F36554">
            <w:pPr>
              <w:pStyle w:val="-"/>
              <w:rPr>
                <w:rFonts w:ascii="宋体" w:hAnsi="宋体"/>
              </w:rPr>
            </w:pPr>
          </w:p>
        </w:tc>
        <w:tc>
          <w:tcPr>
            <w:tcW w:w="4929" w:type="dxa"/>
          </w:tcPr>
          <w:p w14:paraId="69AFEFDE" w14:textId="77777777" w:rsidR="00B97356" w:rsidRDefault="00B97356" w:rsidP="00F36554">
            <w:pPr>
              <w:pStyle w:val="-"/>
              <w:rPr>
                <w:rFonts w:ascii="宋体" w:hAnsi="宋体"/>
              </w:rPr>
            </w:pPr>
          </w:p>
        </w:tc>
      </w:tr>
      <w:tr w:rsidR="00B97356" w14:paraId="6D97C029" w14:textId="77777777" w:rsidTr="00F36554">
        <w:trPr>
          <w:trHeight w:val="292"/>
        </w:trPr>
        <w:tc>
          <w:tcPr>
            <w:tcW w:w="1045" w:type="dxa"/>
          </w:tcPr>
          <w:p w14:paraId="08EBF4E5" w14:textId="77777777" w:rsidR="00B97356" w:rsidRDefault="00B97356" w:rsidP="00F36554">
            <w:pPr>
              <w:pStyle w:val="-"/>
              <w:rPr>
                <w:rFonts w:ascii="宋体" w:hAnsi="宋体"/>
              </w:rPr>
            </w:pPr>
          </w:p>
        </w:tc>
        <w:tc>
          <w:tcPr>
            <w:tcW w:w="708" w:type="dxa"/>
          </w:tcPr>
          <w:p w14:paraId="5F1EBC86" w14:textId="77777777" w:rsidR="00B97356" w:rsidRDefault="00B97356" w:rsidP="00F36554">
            <w:pPr>
              <w:pStyle w:val="-"/>
              <w:rPr>
                <w:rFonts w:ascii="宋体" w:hAnsi="宋体"/>
              </w:rPr>
            </w:pPr>
          </w:p>
        </w:tc>
        <w:tc>
          <w:tcPr>
            <w:tcW w:w="846" w:type="dxa"/>
          </w:tcPr>
          <w:p w14:paraId="39333786" w14:textId="77777777" w:rsidR="00B97356" w:rsidRDefault="00B97356" w:rsidP="00F36554">
            <w:pPr>
              <w:pStyle w:val="-"/>
              <w:rPr>
                <w:rFonts w:ascii="宋体" w:hAnsi="宋体"/>
              </w:rPr>
            </w:pPr>
          </w:p>
        </w:tc>
        <w:tc>
          <w:tcPr>
            <w:tcW w:w="1186" w:type="dxa"/>
          </w:tcPr>
          <w:p w14:paraId="7CE5D728" w14:textId="77777777" w:rsidR="00B97356" w:rsidRDefault="00B97356" w:rsidP="00F36554">
            <w:pPr>
              <w:pStyle w:val="-"/>
              <w:rPr>
                <w:rFonts w:ascii="宋体" w:hAnsi="宋体"/>
              </w:rPr>
            </w:pPr>
          </w:p>
        </w:tc>
        <w:tc>
          <w:tcPr>
            <w:tcW w:w="4929" w:type="dxa"/>
          </w:tcPr>
          <w:p w14:paraId="187C24AD" w14:textId="77777777" w:rsidR="00B97356" w:rsidRPr="00F30CC8" w:rsidRDefault="00B97356" w:rsidP="00F36554">
            <w:pPr>
              <w:pStyle w:val="-"/>
              <w:rPr>
                <w:rFonts w:ascii="宋体" w:hAnsi="宋体"/>
              </w:rPr>
            </w:pPr>
          </w:p>
        </w:tc>
      </w:tr>
      <w:tr w:rsidR="00B97356" w14:paraId="6F60FCF5" w14:textId="77777777" w:rsidTr="00F36554">
        <w:trPr>
          <w:trHeight w:val="292"/>
        </w:trPr>
        <w:tc>
          <w:tcPr>
            <w:tcW w:w="1045" w:type="dxa"/>
          </w:tcPr>
          <w:p w14:paraId="71B3D163" w14:textId="77777777" w:rsidR="00B97356" w:rsidRDefault="00B97356" w:rsidP="00F36554">
            <w:pPr>
              <w:pStyle w:val="-"/>
              <w:rPr>
                <w:rFonts w:ascii="宋体" w:hAnsi="宋体"/>
              </w:rPr>
            </w:pPr>
          </w:p>
        </w:tc>
        <w:tc>
          <w:tcPr>
            <w:tcW w:w="708" w:type="dxa"/>
          </w:tcPr>
          <w:p w14:paraId="1A74C3C5" w14:textId="77777777" w:rsidR="00B97356" w:rsidRDefault="00B97356" w:rsidP="00F36554">
            <w:pPr>
              <w:pStyle w:val="-"/>
              <w:rPr>
                <w:rFonts w:ascii="宋体" w:hAnsi="宋体"/>
              </w:rPr>
            </w:pPr>
          </w:p>
        </w:tc>
        <w:tc>
          <w:tcPr>
            <w:tcW w:w="846" w:type="dxa"/>
          </w:tcPr>
          <w:p w14:paraId="0C871956" w14:textId="77777777" w:rsidR="00B97356" w:rsidRDefault="00B97356" w:rsidP="00F36554">
            <w:pPr>
              <w:pStyle w:val="-"/>
              <w:rPr>
                <w:rFonts w:ascii="宋体" w:hAnsi="宋体"/>
              </w:rPr>
            </w:pPr>
          </w:p>
        </w:tc>
        <w:tc>
          <w:tcPr>
            <w:tcW w:w="1186" w:type="dxa"/>
          </w:tcPr>
          <w:p w14:paraId="35E3B7A2" w14:textId="77777777" w:rsidR="00B97356" w:rsidRDefault="00B97356" w:rsidP="00F36554">
            <w:pPr>
              <w:pStyle w:val="-"/>
              <w:rPr>
                <w:rFonts w:ascii="宋体" w:hAnsi="宋体"/>
              </w:rPr>
            </w:pPr>
          </w:p>
        </w:tc>
        <w:tc>
          <w:tcPr>
            <w:tcW w:w="4929" w:type="dxa"/>
          </w:tcPr>
          <w:p w14:paraId="7C088EF3" w14:textId="77777777" w:rsidR="00B97356" w:rsidRDefault="00B97356" w:rsidP="00F36554">
            <w:pPr>
              <w:pStyle w:val="-"/>
              <w:rPr>
                <w:rFonts w:ascii="宋体" w:hAnsi="宋体"/>
              </w:rPr>
            </w:pPr>
          </w:p>
        </w:tc>
      </w:tr>
    </w:tbl>
    <w:p w14:paraId="76D5266E" w14:textId="77777777" w:rsidR="00B97356" w:rsidRDefault="00B97356" w:rsidP="00B97356">
      <w:pPr>
        <w:pStyle w:val="1"/>
        <w:tabs>
          <w:tab w:val="clear" w:pos="432"/>
        </w:tabs>
      </w:pPr>
      <w:bookmarkStart w:id="0" w:name="_Toc191787755"/>
      <w:r>
        <w:rPr>
          <w:rFonts w:hint="eastAsia"/>
        </w:rPr>
        <w:t>引言</w:t>
      </w:r>
      <w:bookmarkEnd w:id="0"/>
    </w:p>
    <w:p w14:paraId="6A304BA9" w14:textId="77777777" w:rsidR="00B97356" w:rsidRDefault="00B97356" w:rsidP="00B97356">
      <w:pPr>
        <w:pStyle w:val="2"/>
        <w:keepLines w:val="0"/>
        <w:widowControl w:val="0"/>
        <w:numPr>
          <w:ilvl w:val="1"/>
          <w:numId w:val="3"/>
        </w:numPr>
        <w:tabs>
          <w:tab w:val="clear" w:pos="210"/>
          <w:tab w:val="left" w:pos="425"/>
          <w:tab w:val="left" w:pos="575"/>
        </w:tabs>
        <w:spacing w:before="120" w:after="60" w:line="240" w:lineRule="atLeast"/>
        <w:ind w:left="425" w:rightChars="0" w:hanging="425"/>
        <w:jc w:val="left"/>
      </w:pPr>
      <w:bookmarkStart w:id="1" w:name="_Toc191787756"/>
      <w:r>
        <w:rPr>
          <w:rFonts w:hint="eastAsia"/>
        </w:rPr>
        <w:t>目的</w:t>
      </w:r>
      <w:bookmarkEnd w:id="1"/>
    </w:p>
    <w:p w14:paraId="59D37C6B" w14:textId="20E4E733" w:rsidR="00B97356" w:rsidRDefault="00B97356" w:rsidP="00B97356">
      <w:r>
        <w:rPr>
          <w:rFonts w:hint="eastAsia"/>
        </w:rPr>
        <w:t>系统用于支持自助终端系统中，【服务缴费】这个主要的业务过程，系统属于带有行业性质的</w:t>
      </w:r>
      <w:r>
        <w:rPr>
          <w:rFonts w:hint="eastAsia"/>
        </w:rPr>
        <w:t>O2O</w:t>
      </w:r>
      <w:r>
        <w:rPr>
          <w:rFonts w:hint="eastAsia"/>
        </w:rPr>
        <w:t>服务性电子商务系统，包括</w:t>
      </w:r>
      <w:r>
        <w:rPr>
          <w:rFonts w:hint="eastAsia"/>
        </w:rPr>
        <w:t>O2O</w:t>
      </w:r>
      <w:r w:rsidR="00BF1E68">
        <w:rPr>
          <w:rFonts w:hint="eastAsia"/>
        </w:rPr>
        <w:t>电子商务中常见的集束</w:t>
      </w:r>
      <w:r>
        <w:rPr>
          <w:rFonts w:hint="eastAsia"/>
        </w:rPr>
        <w:t>服务，在线支付，会员营销等内容，同时还包括物业相关的业务内容</w:t>
      </w:r>
      <w:r w:rsidR="0008004E">
        <w:rPr>
          <w:rFonts w:hint="eastAsia"/>
        </w:rPr>
        <w:t>及税务相关的防伪税控工作流</w:t>
      </w:r>
      <w:r>
        <w:rPr>
          <w:rFonts w:hint="eastAsia"/>
        </w:rPr>
        <w:t>。本文档主要用于描述业务系统的组成，功能细节，以及实现细节需要调用的相关接口。接口定义和接口实现的逻辑部分需要参考</w:t>
      </w:r>
      <w:r>
        <w:t xml:space="preserve"> </w:t>
      </w:r>
      <w:r>
        <w:rPr>
          <w:rFonts w:hint="eastAsia"/>
        </w:rPr>
        <w:t>系统的接口设计文档。</w:t>
      </w:r>
    </w:p>
    <w:p w14:paraId="2158EF89" w14:textId="77777777" w:rsidR="00B97356" w:rsidRDefault="00B97356" w:rsidP="00B97356">
      <w:r>
        <w:t xml:space="preserve"> </w:t>
      </w:r>
    </w:p>
    <w:p w14:paraId="6BEA2C5D" w14:textId="77777777" w:rsidR="00B97356" w:rsidRDefault="00B97356" w:rsidP="00B97356">
      <w:pPr>
        <w:pStyle w:val="2"/>
        <w:keepLines w:val="0"/>
        <w:widowControl w:val="0"/>
        <w:numPr>
          <w:ilvl w:val="1"/>
          <w:numId w:val="3"/>
        </w:numPr>
        <w:tabs>
          <w:tab w:val="clear" w:pos="210"/>
          <w:tab w:val="left" w:pos="425"/>
          <w:tab w:val="left" w:pos="575"/>
        </w:tabs>
        <w:spacing w:before="120" w:after="60" w:line="240" w:lineRule="atLeast"/>
        <w:ind w:left="425" w:rightChars="0" w:hanging="425"/>
        <w:jc w:val="left"/>
      </w:pPr>
      <w:bookmarkStart w:id="2" w:name="_Toc137884323"/>
      <w:bookmarkStart w:id="3" w:name="_Toc163620410"/>
      <w:bookmarkStart w:id="4" w:name="_Toc191787758"/>
      <w:r>
        <w:rPr>
          <w:rFonts w:hint="eastAsia"/>
        </w:rPr>
        <w:t>定义、首字母缩写词和缩略语</w:t>
      </w:r>
      <w:bookmarkEnd w:id="2"/>
      <w:bookmarkEnd w:id="3"/>
      <w:bookmarkEnd w:id="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0"/>
        <w:gridCol w:w="5900"/>
      </w:tblGrid>
      <w:tr w:rsidR="00B97356" w14:paraId="2CA3AC58" w14:textId="77777777" w:rsidTr="00F36554">
        <w:trPr>
          <w:trHeight w:val="457"/>
        </w:trPr>
        <w:tc>
          <w:tcPr>
            <w:tcW w:w="3400" w:type="dxa"/>
            <w:shd w:val="clear" w:color="auto" w:fill="D9D9D9"/>
            <w:vAlign w:val="center"/>
          </w:tcPr>
          <w:p w14:paraId="11B4E493" w14:textId="77777777" w:rsidR="00B97356" w:rsidRDefault="00B97356" w:rsidP="00F36554">
            <w:pPr>
              <w:jc w:val="center"/>
              <w:rPr>
                <w:b/>
              </w:rPr>
            </w:pPr>
            <w:r>
              <w:rPr>
                <w:rFonts w:hint="eastAsia"/>
                <w:b/>
              </w:rPr>
              <w:t>定义、首字母缩写词和缩略语</w:t>
            </w:r>
          </w:p>
        </w:tc>
        <w:tc>
          <w:tcPr>
            <w:tcW w:w="5900" w:type="dxa"/>
            <w:shd w:val="clear" w:color="auto" w:fill="D9D9D9"/>
            <w:vAlign w:val="center"/>
          </w:tcPr>
          <w:p w14:paraId="63B18762"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42925A7D" w14:textId="77777777" w:rsidTr="00F36554">
        <w:tc>
          <w:tcPr>
            <w:tcW w:w="3400" w:type="dxa"/>
            <w:vAlign w:val="center"/>
          </w:tcPr>
          <w:p w14:paraId="1E177B78" w14:textId="77777777" w:rsidR="00B97356" w:rsidRDefault="00B97356" w:rsidP="00F36554">
            <w:r>
              <w:rPr>
                <w:rFonts w:hint="eastAsia"/>
              </w:rPr>
              <w:t>DEMO</w:t>
            </w:r>
            <w:r>
              <w:rPr>
                <w:rFonts w:hint="eastAsia"/>
              </w:rPr>
              <w:t>、原型</w:t>
            </w:r>
          </w:p>
        </w:tc>
        <w:tc>
          <w:tcPr>
            <w:tcW w:w="5900" w:type="dxa"/>
          </w:tcPr>
          <w:p w14:paraId="05E879B9" w14:textId="77777777" w:rsidR="00B97356" w:rsidRDefault="00B97356" w:rsidP="00F36554">
            <w:r>
              <w:rPr>
                <w:rFonts w:hint="eastAsia"/>
              </w:rPr>
              <w:t>系统在设计之前有静态页面描述的原型系统，页面的展示效果和交互效果请以原型为准</w:t>
            </w:r>
          </w:p>
        </w:tc>
      </w:tr>
      <w:tr w:rsidR="00B97356" w14:paraId="79F8C88D" w14:textId="77777777" w:rsidTr="00F36554">
        <w:tc>
          <w:tcPr>
            <w:tcW w:w="3400" w:type="dxa"/>
          </w:tcPr>
          <w:p w14:paraId="03A654AA" w14:textId="4E2DF281" w:rsidR="00B97356" w:rsidRDefault="00943035" w:rsidP="00F36554">
            <w:r>
              <w:rPr>
                <w:rFonts w:hint="eastAsia"/>
              </w:rPr>
              <w:t>规格</w:t>
            </w:r>
            <w:r w:rsidR="009E7AAC">
              <w:rPr>
                <w:rFonts w:hint="eastAsia"/>
              </w:rPr>
              <w:t>说明</w:t>
            </w:r>
          </w:p>
        </w:tc>
        <w:tc>
          <w:tcPr>
            <w:tcW w:w="5900" w:type="dxa"/>
          </w:tcPr>
          <w:p w14:paraId="1F0ABCC6" w14:textId="60C81F07" w:rsidR="00B97356" w:rsidRDefault="00B1530F" w:rsidP="00943035">
            <w:r>
              <w:rPr>
                <w:rFonts w:hint="eastAsia"/>
              </w:rPr>
              <w:t>指代</w:t>
            </w:r>
            <w:r w:rsidR="00577952">
              <w:rPr>
                <w:rFonts w:hint="eastAsia"/>
              </w:rPr>
              <w:t>《</w:t>
            </w:r>
            <w:r w:rsidR="00577952" w:rsidRPr="00BD06D1">
              <w:rPr>
                <w:rFonts w:hint="eastAsia"/>
              </w:rPr>
              <w:t>航天物业电子发票</w:t>
            </w:r>
            <w:r w:rsidR="00577952" w:rsidRPr="00BD06D1">
              <w:rPr>
                <w:rFonts w:hint="eastAsia"/>
              </w:rPr>
              <w:t>_</w:t>
            </w:r>
            <w:r w:rsidR="00577952" w:rsidRPr="00BD06D1">
              <w:rPr>
                <w:rFonts w:hint="eastAsia"/>
              </w:rPr>
              <w:t>产品需求文档</w:t>
            </w:r>
            <w:r w:rsidR="00577952">
              <w:rPr>
                <w:rFonts w:hint="eastAsia"/>
              </w:rPr>
              <w:t>》</w:t>
            </w:r>
          </w:p>
        </w:tc>
      </w:tr>
      <w:tr w:rsidR="00B97356" w14:paraId="27A29361" w14:textId="77777777" w:rsidTr="00F36554">
        <w:tc>
          <w:tcPr>
            <w:tcW w:w="3400" w:type="dxa"/>
          </w:tcPr>
          <w:p w14:paraId="5832B425" w14:textId="197B1C55" w:rsidR="00B97356" w:rsidRDefault="00943035" w:rsidP="00943035">
            <w:r w:rsidRPr="00577952">
              <w:rPr>
                <w:rFonts w:hint="eastAsia"/>
              </w:rPr>
              <w:t>智慧云社区</w:t>
            </w:r>
            <w:r w:rsidR="007A0A6A">
              <w:rPr>
                <w:rFonts w:hint="eastAsia"/>
              </w:rPr>
              <w:t xml:space="preserve"> /</w:t>
            </w:r>
            <w:r w:rsidR="007A0A6A">
              <w:t xml:space="preserve"> </w:t>
            </w:r>
            <w:r w:rsidR="007A0A6A">
              <w:rPr>
                <w:rFonts w:hint="eastAsia"/>
              </w:rPr>
              <w:t>服务平台</w:t>
            </w:r>
          </w:p>
        </w:tc>
        <w:tc>
          <w:tcPr>
            <w:tcW w:w="5900" w:type="dxa"/>
          </w:tcPr>
          <w:p w14:paraId="2C35D113" w14:textId="1EF49F0D" w:rsidR="00B97356" w:rsidRDefault="00943035" w:rsidP="00943035">
            <w:r>
              <w:rPr>
                <w:rFonts w:hint="eastAsia"/>
              </w:rPr>
              <w:t>规格</w:t>
            </w:r>
            <w:r w:rsidR="00B1530F">
              <w:rPr>
                <w:rFonts w:hint="eastAsia"/>
              </w:rPr>
              <w:t>说明</w:t>
            </w:r>
            <w:r>
              <w:rPr>
                <w:rFonts w:hint="eastAsia"/>
              </w:rPr>
              <w:t>中称“</w:t>
            </w:r>
            <w:r>
              <w:rPr>
                <w:rFonts w:hint="eastAsia"/>
              </w:rPr>
              <w:t>P</w:t>
            </w:r>
            <w:r>
              <w:t>C</w:t>
            </w:r>
            <w:r>
              <w:rPr>
                <w:rFonts w:hint="eastAsia"/>
              </w:rPr>
              <w:t>端后台系统”</w:t>
            </w:r>
          </w:p>
        </w:tc>
      </w:tr>
      <w:tr w:rsidR="00B97356" w14:paraId="1A9118DB" w14:textId="77777777" w:rsidTr="00F36554">
        <w:tc>
          <w:tcPr>
            <w:tcW w:w="3400" w:type="dxa"/>
          </w:tcPr>
          <w:p w14:paraId="22FCC309" w14:textId="63EC1FBD" w:rsidR="00B97356" w:rsidRDefault="00B97356" w:rsidP="00F36554">
            <w:pPr>
              <w:pStyle w:val="af4"/>
              <w:rPr>
                <w:sz w:val="18"/>
              </w:rPr>
            </w:pPr>
          </w:p>
        </w:tc>
        <w:tc>
          <w:tcPr>
            <w:tcW w:w="5900" w:type="dxa"/>
          </w:tcPr>
          <w:p w14:paraId="55D2FF18" w14:textId="77777777" w:rsidR="00B97356" w:rsidRDefault="00B97356" w:rsidP="00F36554"/>
        </w:tc>
      </w:tr>
    </w:tbl>
    <w:p w14:paraId="4B735AEE" w14:textId="77777777" w:rsidR="00B97356" w:rsidRPr="00C13E19" w:rsidRDefault="00B97356" w:rsidP="00B97356">
      <w:pPr>
        <w:pStyle w:val="2"/>
        <w:keepLines w:val="0"/>
        <w:widowControl w:val="0"/>
        <w:numPr>
          <w:ilvl w:val="1"/>
          <w:numId w:val="3"/>
        </w:numPr>
        <w:tabs>
          <w:tab w:val="clear" w:pos="210"/>
          <w:tab w:val="left" w:pos="425"/>
          <w:tab w:val="left" w:pos="575"/>
        </w:tabs>
        <w:spacing w:before="120" w:after="60" w:line="240" w:lineRule="atLeast"/>
        <w:ind w:left="425" w:rightChars="0" w:hanging="425"/>
        <w:jc w:val="left"/>
      </w:pPr>
      <w:bookmarkStart w:id="5" w:name="_Toc191787759"/>
      <w:r>
        <w:rPr>
          <w:rFonts w:hint="eastAsia"/>
        </w:rPr>
        <w:t>阅读对象</w:t>
      </w:r>
      <w:bookmarkEnd w:id="5"/>
      <w:r>
        <w:rPr>
          <w:rFonts w:hint="eastAsia"/>
        </w:rPr>
        <w:t xml:space="preserve">    </w:t>
      </w:r>
      <w: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0"/>
        <w:gridCol w:w="5900"/>
      </w:tblGrid>
      <w:tr w:rsidR="00B97356" w14:paraId="357875AE" w14:textId="77777777" w:rsidTr="00F36554">
        <w:trPr>
          <w:trHeight w:val="457"/>
        </w:trPr>
        <w:tc>
          <w:tcPr>
            <w:tcW w:w="3400" w:type="dxa"/>
            <w:shd w:val="clear" w:color="auto" w:fill="D9D9D9"/>
            <w:vAlign w:val="center"/>
          </w:tcPr>
          <w:p w14:paraId="23744058" w14:textId="77777777" w:rsidR="00B97356" w:rsidRDefault="00B97356" w:rsidP="00F36554">
            <w:pPr>
              <w:jc w:val="center"/>
              <w:rPr>
                <w:b/>
              </w:rPr>
            </w:pPr>
            <w:r>
              <w:rPr>
                <w:rFonts w:hint="eastAsia"/>
                <w:b/>
              </w:rPr>
              <w:t>阅读对象</w:t>
            </w:r>
          </w:p>
        </w:tc>
        <w:tc>
          <w:tcPr>
            <w:tcW w:w="5900" w:type="dxa"/>
            <w:shd w:val="clear" w:color="auto" w:fill="D9D9D9"/>
            <w:vAlign w:val="center"/>
          </w:tcPr>
          <w:p w14:paraId="3DD52851" w14:textId="77777777" w:rsidR="00B97356" w:rsidRDefault="00B97356" w:rsidP="00F36554">
            <w:pPr>
              <w:jc w:val="center"/>
              <w:rPr>
                <w:b/>
              </w:rPr>
            </w:pPr>
            <w:r>
              <w:rPr>
                <w:rFonts w:hint="eastAsia"/>
                <w:b/>
              </w:rPr>
              <w:t>阅读建议</w:t>
            </w:r>
          </w:p>
        </w:tc>
      </w:tr>
      <w:tr w:rsidR="00B97356" w14:paraId="62AFCBC0" w14:textId="77777777" w:rsidTr="00F36554">
        <w:tc>
          <w:tcPr>
            <w:tcW w:w="3400" w:type="dxa"/>
            <w:vAlign w:val="center"/>
          </w:tcPr>
          <w:p w14:paraId="69476E46" w14:textId="36851C5B" w:rsidR="00B97356" w:rsidRDefault="00B97356" w:rsidP="00F36554">
            <w:r>
              <w:rPr>
                <w:rFonts w:hint="eastAsia"/>
              </w:rPr>
              <w:t>需求</w:t>
            </w:r>
          </w:p>
        </w:tc>
        <w:tc>
          <w:tcPr>
            <w:tcW w:w="5900" w:type="dxa"/>
          </w:tcPr>
          <w:p w14:paraId="0EDE760F" w14:textId="76CAC191" w:rsidR="002D090E" w:rsidRDefault="002D090E" w:rsidP="00F36554">
            <w:pPr>
              <w:tabs>
                <w:tab w:val="left" w:pos="585"/>
              </w:tabs>
            </w:pPr>
            <w:r>
              <w:rPr>
                <w:rFonts w:hint="eastAsia"/>
              </w:rPr>
              <w:t>概要设计：</w:t>
            </w:r>
            <w:r>
              <w:rPr>
                <w:rFonts w:hint="eastAsia"/>
              </w:rPr>
              <w:t>请重点阅读第</w:t>
            </w:r>
            <w:r>
              <w:rPr>
                <w:rFonts w:hint="eastAsia"/>
              </w:rPr>
              <w:t>5</w:t>
            </w:r>
            <w:r>
              <w:rPr>
                <w:rFonts w:hint="eastAsia"/>
              </w:rPr>
              <w:t>章节内容，核实</w:t>
            </w:r>
            <w:r>
              <w:rPr>
                <w:rFonts w:hint="eastAsia"/>
              </w:rPr>
              <w:t>与外部系统对接的前期准备及约定是否已完成</w:t>
            </w:r>
          </w:p>
          <w:p w14:paraId="745E5A01" w14:textId="72C8AB6F" w:rsidR="00B97356" w:rsidRDefault="002D090E" w:rsidP="00F36554">
            <w:pPr>
              <w:tabs>
                <w:tab w:val="left" w:pos="585"/>
              </w:tabs>
            </w:pPr>
            <w:r>
              <w:rPr>
                <w:rFonts w:hint="eastAsia"/>
              </w:rPr>
              <w:t>详细设计：</w:t>
            </w:r>
            <w:r w:rsidR="00B97356">
              <w:rPr>
                <w:rFonts w:hint="eastAsia"/>
              </w:rPr>
              <w:t>请重点阅读第</w:t>
            </w:r>
            <w:r w:rsidR="00B97356">
              <w:rPr>
                <w:rFonts w:hint="eastAsia"/>
              </w:rPr>
              <w:t>6,7,8</w:t>
            </w:r>
            <w:r w:rsidR="00B97356">
              <w:rPr>
                <w:rFonts w:hint="eastAsia"/>
              </w:rPr>
              <w:t>章节内容，核实是否覆盖需求</w:t>
            </w:r>
          </w:p>
        </w:tc>
      </w:tr>
      <w:tr w:rsidR="00B97356" w14:paraId="3C572BC2" w14:textId="77777777" w:rsidTr="00F36554">
        <w:tc>
          <w:tcPr>
            <w:tcW w:w="3400" w:type="dxa"/>
          </w:tcPr>
          <w:p w14:paraId="0D287A77" w14:textId="77777777" w:rsidR="00B97356" w:rsidRDefault="00B97356" w:rsidP="00F36554">
            <w:r>
              <w:rPr>
                <w:rFonts w:hint="eastAsia"/>
              </w:rPr>
              <w:t>编码</w:t>
            </w:r>
          </w:p>
        </w:tc>
        <w:tc>
          <w:tcPr>
            <w:tcW w:w="5900" w:type="dxa"/>
          </w:tcPr>
          <w:p w14:paraId="64EEE86B" w14:textId="77777777" w:rsidR="00B97356" w:rsidRDefault="00B97356" w:rsidP="00F36554">
            <w:r>
              <w:rPr>
                <w:rFonts w:hint="eastAsia"/>
              </w:rPr>
              <w:t>除了需要开发的功能点，请重点阅读第</w:t>
            </w:r>
            <w:r>
              <w:rPr>
                <w:rFonts w:hint="eastAsia"/>
              </w:rPr>
              <w:t>5</w:t>
            </w:r>
            <w:r>
              <w:rPr>
                <w:rFonts w:hint="eastAsia"/>
              </w:rPr>
              <w:t>章节中相关的内容</w:t>
            </w:r>
          </w:p>
        </w:tc>
      </w:tr>
      <w:tr w:rsidR="00B97356" w14:paraId="076DA412" w14:textId="77777777" w:rsidTr="00F36554">
        <w:tc>
          <w:tcPr>
            <w:tcW w:w="3400" w:type="dxa"/>
          </w:tcPr>
          <w:p w14:paraId="773697FA" w14:textId="77777777" w:rsidR="00B97356" w:rsidRDefault="00B97356" w:rsidP="00F36554"/>
        </w:tc>
        <w:tc>
          <w:tcPr>
            <w:tcW w:w="5900" w:type="dxa"/>
          </w:tcPr>
          <w:p w14:paraId="04713E3F" w14:textId="77777777" w:rsidR="00B97356" w:rsidRDefault="00B97356" w:rsidP="00F36554"/>
        </w:tc>
      </w:tr>
      <w:tr w:rsidR="00B97356" w14:paraId="5A06E662" w14:textId="77777777" w:rsidTr="00F36554">
        <w:tc>
          <w:tcPr>
            <w:tcW w:w="3400" w:type="dxa"/>
          </w:tcPr>
          <w:p w14:paraId="143C0E53" w14:textId="77777777" w:rsidR="00B97356" w:rsidRDefault="00B97356" w:rsidP="00F36554"/>
        </w:tc>
        <w:tc>
          <w:tcPr>
            <w:tcW w:w="5900" w:type="dxa"/>
          </w:tcPr>
          <w:p w14:paraId="5EFE3A13" w14:textId="77777777" w:rsidR="00B97356" w:rsidRDefault="00B97356" w:rsidP="00F36554"/>
        </w:tc>
      </w:tr>
    </w:tbl>
    <w:p w14:paraId="55C124A1" w14:textId="77777777" w:rsidR="00B97356" w:rsidRDefault="00B97356" w:rsidP="00B97356">
      <w:pPr>
        <w:pStyle w:val="2"/>
        <w:keepLines w:val="0"/>
        <w:widowControl w:val="0"/>
        <w:numPr>
          <w:ilvl w:val="1"/>
          <w:numId w:val="3"/>
        </w:numPr>
        <w:tabs>
          <w:tab w:val="clear" w:pos="210"/>
          <w:tab w:val="left" w:pos="425"/>
          <w:tab w:val="left" w:pos="575"/>
        </w:tabs>
        <w:spacing w:before="120" w:after="60" w:line="240" w:lineRule="atLeast"/>
        <w:ind w:left="425" w:rightChars="0" w:hanging="425"/>
        <w:jc w:val="left"/>
      </w:pPr>
      <w:bookmarkStart w:id="6" w:name="_Toc191787760"/>
      <w:r>
        <w:rPr>
          <w:rFonts w:hint="eastAsia"/>
        </w:rPr>
        <w:t>参考资料</w:t>
      </w:r>
      <w:bookmarkEnd w:id="6"/>
    </w:p>
    <w:tbl>
      <w:tblPr>
        <w:tblW w:w="93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5898"/>
      </w:tblGrid>
      <w:tr w:rsidR="00B97356" w14:paraId="3FDD1C92" w14:textId="77777777" w:rsidTr="00A36A3E">
        <w:trPr>
          <w:trHeight w:val="391"/>
        </w:trPr>
        <w:tc>
          <w:tcPr>
            <w:tcW w:w="3402" w:type="dxa"/>
            <w:shd w:val="clear" w:color="auto" w:fill="D9D9D9"/>
            <w:vAlign w:val="center"/>
          </w:tcPr>
          <w:p w14:paraId="6DA704F5" w14:textId="77777777" w:rsidR="00B97356" w:rsidRDefault="00B97356" w:rsidP="00F36554">
            <w:pPr>
              <w:jc w:val="center"/>
              <w:rPr>
                <w:b/>
              </w:rPr>
            </w:pPr>
            <w:r>
              <w:rPr>
                <w:rFonts w:hint="eastAsia"/>
                <w:b/>
              </w:rPr>
              <w:t>名</w:t>
            </w:r>
            <w:r>
              <w:rPr>
                <w:rFonts w:hint="eastAsia"/>
                <w:b/>
              </w:rPr>
              <w:t xml:space="preserve">  </w:t>
            </w:r>
            <w:r>
              <w:rPr>
                <w:rFonts w:hint="eastAsia"/>
                <w:b/>
              </w:rPr>
              <w:t>称</w:t>
            </w:r>
          </w:p>
        </w:tc>
        <w:tc>
          <w:tcPr>
            <w:tcW w:w="5898" w:type="dxa"/>
            <w:shd w:val="clear" w:color="auto" w:fill="D9D9D9"/>
            <w:vAlign w:val="center"/>
          </w:tcPr>
          <w:p w14:paraId="3B762E5B"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515EAC" w14:paraId="33A12EDE" w14:textId="77777777" w:rsidTr="00A36A3E">
        <w:tc>
          <w:tcPr>
            <w:tcW w:w="3402" w:type="dxa"/>
          </w:tcPr>
          <w:p w14:paraId="03B0B4E9" w14:textId="6182ECC2" w:rsidR="00515EAC" w:rsidRDefault="00515EAC" w:rsidP="00F36554">
            <w:r>
              <w:rPr>
                <w:rFonts w:hint="eastAsia"/>
              </w:rPr>
              <w:t>《</w:t>
            </w:r>
            <w:r w:rsidRPr="00BD06D1">
              <w:rPr>
                <w:rFonts w:hint="eastAsia"/>
              </w:rPr>
              <w:t>航天物业电子发票</w:t>
            </w:r>
            <w:r w:rsidRPr="00BD06D1">
              <w:rPr>
                <w:rFonts w:hint="eastAsia"/>
              </w:rPr>
              <w:t>_</w:t>
            </w:r>
            <w:r w:rsidRPr="00BD06D1">
              <w:rPr>
                <w:rFonts w:hint="eastAsia"/>
              </w:rPr>
              <w:t>产品需求文档</w:t>
            </w:r>
            <w:r w:rsidRPr="00BD06D1">
              <w:rPr>
                <w:rFonts w:hint="eastAsia"/>
              </w:rPr>
              <w:t>_20160615</w:t>
            </w:r>
            <w:r w:rsidRPr="00BD06D1">
              <w:rPr>
                <w:rFonts w:hint="eastAsia"/>
              </w:rPr>
              <w:t>更新</w:t>
            </w:r>
            <w:r>
              <w:rPr>
                <w:rFonts w:hint="eastAsia"/>
              </w:rPr>
              <w:t>》</w:t>
            </w:r>
          </w:p>
        </w:tc>
        <w:tc>
          <w:tcPr>
            <w:tcW w:w="5898" w:type="dxa"/>
          </w:tcPr>
          <w:p w14:paraId="2D190352" w14:textId="4C3E9625" w:rsidR="00515EAC" w:rsidRDefault="000D1EEA" w:rsidP="00F36554">
            <w:r>
              <w:rPr>
                <w:rFonts w:hint="eastAsia"/>
              </w:rPr>
              <w:t xml:space="preserve"> </w:t>
            </w:r>
          </w:p>
        </w:tc>
      </w:tr>
      <w:tr w:rsidR="00B97356" w14:paraId="0677E159" w14:textId="77777777" w:rsidTr="00A36A3E">
        <w:tc>
          <w:tcPr>
            <w:tcW w:w="3402" w:type="dxa"/>
          </w:tcPr>
          <w:p w14:paraId="6AEC5751" w14:textId="51FFC13D" w:rsidR="00B97356" w:rsidRDefault="00B97356" w:rsidP="00F36554"/>
        </w:tc>
        <w:tc>
          <w:tcPr>
            <w:tcW w:w="5898" w:type="dxa"/>
          </w:tcPr>
          <w:p w14:paraId="07DEB950" w14:textId="77777777" w:rsidR="00B97356" w:rsidRDefault="00B97356" w:rsidP="00F36554"/>
        </w:tc>
      </w:tr>
      <w:tr w:rsidR="00B97356" w14:paraId="11E4FBF2" w14:textId="77777777" w:rsidTr="00A36A3E">
        <w:tc>
          <w:tcPr>
            <w:tcW w:w="3402" w:type="dxa"/>
            <w:tcBorders>
              <w:bottom w:val="single" w:sz="4" w:space="0" w:color="auto"/>
            </w:tcBorders>
          </w:tcPr>
          <w:p w14:paraId="400CB80C" w14:textId="77777777" w:rsidR="00B97356" w:rsidRDefault="00B97356" w:rsidP="00F36554">
            <w:pPr>
              <w:rPr>
                <w:color w:val="FF0000"/>
              </w:rPr>
            </w:pPr>
          </w:p>
        </w:tc>
        <w:tc>
          <w:tcPr>
            <w:tcW w:w="5898" w:type="dxa"/>
            <w:tcBorders>
              <w:bottom w:val="single" w:sz="4" w:space="0" w:color="auto"/>
            </w:tcBorders>
          </w:tcPr>
          <w:p w14:paraId="42FD7E59" w14:textId="77777777" w:rsidR="00B97356" w:rsidRDefault="00B97356" w:rsidP="00F36554"/>
        </w:tc>
      </w:tr>
    </w:tbl>
    <w:p w14:paraId="18A21DB3" w14:textId="77777777" w:rsidR="00B97356" w:rsidRDefault="00B97356" w:rsidP="00B97356">
      <w:pPr>
        <w:pStyle w:val="2"/>
        <w:keepLines w:val="0"/>
        <w:widowControl w:val="0"/>
        <w:numPr>
          <w:ilvl w:val="1"/>
          <w:numId w:val="3"/>
        </w:numPr>
        <w:tabs>
          <w:tab w:val="clear" w:pos="210"/>
          <w:tab w:val="left" w:pos="425"/>
          <w:tab w:val="left" w:pos="575"/>
        </w:tabs>
        <w:spacing w:before="120" w:after="60" w:line="240" w:lineRule="atLeast"/>
        <w:ind w:left="425" w:rightChars="0" w:hanging="425"/>
        <w:jc w:val="left"/>
      </w:pPr>
      <w:bookmarkStart w:id="7" w:name="_Toc191787761"/>
      <w:r>
        <w:rPr>
          <w:rFonts w:hint="eastAsia"/>
        </w:rPr>
        <w:t>文档概述</w:t>
      </w:r>
      <w:bookmarkEnd w:id="7"/>
    </w:p>
    <w:p w14:paraId="1E5A2B01" w14:textId="77777777" w:rsidR="00B97356" w:rsidRDefault="00B97356" w:rsidP="00B97356">
      <w:r>
        <w:rPr>
          <w:rFonts w:hint="eastAsia"/>
        </w:rPr>
        <w:t>第</w:t>
      </w:r>
      <w:r>
        <w:rPr>
          <w:rFonts w:hint="eastAsia"/>
        </w:rPr>
        <w:t>2</w:t>
      </w:r>
      <w:r>
        <w:rPr>
          <w:rFonts w:hint="eastAsia"/>
        </w:rPr>
        <w:t>章节主要描述系统的整体结构</w:t>
      </w:r>
    </w:p>
    <w:p w14:paraId="04308A14" w14:textId="77777777" w:rsidR="00B97356" w:rsidRDefault="00B97356" w:rsidP="00B97356">
      <w:r>
        <w:rPr>
          <w:rFonts w:hint="eastAsia"/>
        </w:rPr>
        <w:t>第</w:t>
      </w:r>
      <w:r>
        <w:rPr>
          <w:rFonts w:hint="eastAsia"/>
        </w:rPr>
        <w:t>3,4</w:t>
      </w:r>
      <w:r>
        <w:rPr>
          <w:rFonts w:hint="eastAsia"/>
        </w:rPr>
        <w:t>章节主要对需求进行分析，并得出设计的相关约束和主要的设计策略</w:t>
      </w:r>
    </w:p>
    <w:p w14:paraId="552DC408" w14:textId="77777777" w:rsidR="00B97356" w:rsidRDefault="00B97356" w:rsidP="00B97356">
      <w:r>
        <w:rPr>
          <w:rFonts w:hint="eastAsia"/>
        </w:rPr>
        <w:t>第</w:t>
      </w:r>
      <w:r>
        <w:rPr>
          <w:rFonts w:hint="eastAsia"/>
        </w:rPr>
        <w:t>5</w:t>
      </w:r>
      <w:r>
        <w:rPr>
          <w:rFonts w:hint="eastAsia"/>
        </w:rPr>
        <w:t>章节主要描述系统架构相关的设计内容</w:t>
      </w:r>
    </w:p>
    <w:p w14:paraId="57C64B89" w14:textId="77777777" w:rsidR="00B97356" w:rsidRDefault="00B97356" w:rsidP="00B97356">
      <w:r>
        <w:rPr>
          <w:rFonts w:hint="eastAsia"/>
        </w:rPr>
        <w:t>第</w:t>
      </w:r>
      <w:r>
        <w:rPr>
          <w:rFonts w:hint="eastAsia"/>
        </w:rPr>
        <w:t>6,7,8</w:t>
      </w:r>
      <w:r>
        <w:rPr>
          <w:rFonts w:hint="eastAsia"/>
        </w:rPr>
        <w:t>章节描述系统的各个组成部分的详细设计内容</w:t>
      </w:r>
    </w:p>
    <w:p w14:paraId="6D4C9E6F" w14:textId="77777777" w:rsidR="00B97356" w:rsidRDefault="00B97356" w:rsidP="00B97356">
      <w:r>
        <w:rPr>
          <w:rFonts w:hint="eastAsia"/>
        </w:rPr>
        <w:t>第</w:t>
      </w:r>
      <w:r>
        <w:rPr>
          <w:rFonts w:hint="eastAsia"/>
        </w:rPr>
        <w:t>9</w:t>
      </w:r>
      <w:r>
        <w:rPr>
          <w:rFonts w:hint="eastAsia"/>
        </w:rPr>
        <w:t>章节描述用于支持系统的后台子系统部分的详细设计内容</w:t>
      </w:r>
    </w:p>
    <w:p w14:paraId="2F66F618" w14:textId="77777777" w:rsidR="00B97356" w:rsidRDefault="00B97356" w:rsidP="00B97356">
      <w:r>
        <w:rPr>
          <w:rFonts w:hint="eastAsia"/>
        </w:rPr>
        <w:t>第</w:t>
      </w:r>
      <w:r>
        <w:rPr>
          <w:rFonts w:hint="eastAsia"/>
        </w:rPr>
        <w:t>10</w:t>
      </w:r>
      <w:r>
        <w:rPr>
          <w:rFonts w:hint="eastAsia"/>
        </w:rPr>
        <w:t>章节描述系统的运行环境</w:t>
      </w:r>
    </w:p>
    <w:p w14:paraId="1BFBD49B" w14:textId="77777777" w:rsidR="00B97356" w:rsidRDefault="00B97356" w:rsidP="00B97356">
      <w:pPr>
        <w:pStyle w:val="1"/>
        <w:tabs>
          <w:tab w:val="clear" w:pos="432"/>
        </w:tabs>
      </w:pPr>
      <w:bookmarkStart w:id="8" w:name="_Toc191787762"/>
      <w:r>
        <w:rPr>
          <w:rFonts w:hint="eastAsia"/>
        </w:rPr>
        <w:lastRenderedPageBreak/>
        <w:t>系统概述</w:t>
      </w:r>
      <w:bookmarkEnd w:id="8"/>
    </w:p>
    <w:p w14:paraId="6010363F" w14:textId="4B9FE5B5" w:rsidR="00B97356" w:rsidRDefault="00B97356" w:rsidP="00B97356">
      <w:pPr>
        <w:pStyle w:val="2"/>
        <w:ind w:right="180"/>
      </w:pPr>
      <w:r>
        <w:rPr>
          <w:rFonts w:hint="eastAsia"/>
        </w:rPr>
        <w:t>功能模块划分</w:t>
      </w:r>
    </w:p>
    <w:p w14:paraId="503C329C" w14:textId="3953FACA" w:rsidR="004311F9" w:rsidRDefault="004B2658" w:rsidP="004311F9">
      <w:pPr>
        <w:rPr>
          <w:rFonts w:hint="eastAsia"/>
        </w:rPr>
      </w:pPr>
      <w:r>
        <w:rPr>
          <w:rFonts w:hint="eastAsia"/>
          <w:noProof/>
        </w:rPr>
        <w:drawing>
          <wp:inline distT="0" distB="0" distL="0" distR="0" wp14:anchorId="34369808" wp14:editId="4EBCBAB8">
            <wp:extent cx="5267960" cy="3825240"/>
            <wp:effectExtent l="0" t="0" r="889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960" cy="3825240"/>
                    </a:xfrm>
                    <a:prstGeom prst="rect">
                      <a:avLst/>
                    </a:prstGeom>
                    <a:noFill/>
                    <a:ln>
                      <a:noFill/>
                    </a:ln>
                  </pic:spPr>
                </pic:pic>
              </a:graphicData>
            </a:graphic>
          </wp:inline>
        </w:drawing>
      </w:r>
    </w:p>
    <w:p w14:paraId="3E2DD170" w14:textId="77777777" w:rsidR="000A2521" w:rsidRPr="004311F9" w:rsidRDefault="000A2521" w:rsidP="004311F9"/>
    <w:p w14:paraId="6C70A703" w14:textId="77777777" w:rsidR="00464D2C" w:rsidRDefault="00CA5713" w:rsidP="00B97356">
      <w:pPr>
        <w:numPr>
          <w:ilvl w:val="0"/>
          <w:numId w:val="4"/>
        </w:numPr>
        <w:adjustRightInd w:val="0"/>
      </w:pPr>
      <w:r>
        <w:rPr>
          <w:rFonts w:hint="eastAsia"/>
        </w:rPr>
        <w:t>系统总共划分为五</w:t>
      </w:r>
      <w:r w:rsidR="00461412">
        <w:rPr>
          <w:rFonts w:hint="eastAsia"/>
        </w:rPr>
        <w:t>个组件</w:t>
      </w:r>
      <w:r w:rsidR="00464D2C">
        <w:rPr>
          <w:rFonts w:hint="eastAsia"/>
        </w:rPr>
        <w:t>：</w:t>
      </w:r>
    </w:p>
    <w:p w14:paraId="630BC3D0" w14:textId="12B106B8" w:rsidR="00464D2C" w:rsidRDefault="00464D2C" w:rsidP="00464D2C">
      <w:pPr>
        <w:adjustRightInd w:val="0"/>
        <w:ind w:left="360"/>
      </w:pPr>
      <w:r>
        <w:t>A</w:t>
      </w:r>
      <w:r w:rsidR="00364BD5">
        <w:rPr>
          <w:rFonts w:hint="eastAsia"/>
        </w:rPr>
        <w:t>自助终端功能；</w:t>
      </w:r>
    </w:p>
    <w:p w14:paraId="01E91102" w14:textId="46842844" w:rsidR="00464D2C" w:rsidRDefault="00464D2C" w:rsidP="00464D2C">
      <w:pPr>
        <w:adjustRightInd w:val="0"/>
        <w:ind w:left="360"/>
      </w:pPr>
      <w:r>
        <w:rPr>
          <w:rFonts w:hint="eastAsia"/>
        </w:rPr>
        <w:t>B</w:t>
      </w:r>
      <w:r w:rsidR="008F3B20">
        <w:rPr>
          <w:rFonts w:hint="eastAsia"/>
        </w:rPr>
        <w:t>社区</w:t>
      </w:r>
      <w:r w:rsidR="00980782">
        <w:rPr>
          <w:rFonts w:hint="eastAsia"/>
        </w:rPr>
        <w:t>服务云平台</w:t>
      </w:r>
      <w:r w:rsidR="00364BD5">
        <w:rPr>
          <w:rFonts w:hint="eastAsia"/>
        </w:rPr>
        <w:t>功能；</w:t>
      </w:r>
    </w:p>
    <w:p w14:paraId="75C72761" w14:textId="5E2DCC8E" w:rsidR="00464D2C" w:rsidRDefault="00464D2C" w:rsidP="00464D2C">
      <w:pPr>
        <w:adjustRightInd w:val="0"/>
        <w:ind w:left="360"/>
      </w:pPr>
      <w:r>
        <w:t>C</w:t>
      </w:r>
      <w:r w:rsidR="00CA5713">
        <w:rPr>
          <w:rFonts w:hint="eastAsia"/>
        </w:rPr>
        <w:t>电子票前置服务</w:t>
      </w:r>
      <w:r w:rsidR="00364BD5">
        <w:rPr>
          <w:rFonts w:hint="eastAsia"/>
        </w:rPr>
        <w:t>；</w:t>
      </w:r>
    </w:p>
    <w:p w14:paraId="69C63514" w14:textId="48EE082A" w:rsidR="00464D2C" w:rsidRDefault="00464D2C" w:rsidP="00464D2C">
      <w:pPr>
        <w:adjustRightInd w:val="0"/>
        <w:ind w:left="360"/>
      </w:pPr>
      <w:r>
        <w:rPr>
          <w:rFonts w:hint="eastAsia"/>
        </w:rPr>
        <w:t>D</w:t>
      </w:r>
      <w:r w:rsidR="00CA5713">
        <w:rPr>
          <w:rFonts w:hint="eastAsia"/>
        </w:rPr>
        <w:t>物业管理软件</w:t>
      </w:r>
      <w:r w:rsidR="00364BD5">
        <w:rPr>
          <w:rFonts w:hint="eastAsia"/>
        </w:rPr>
        <w:t>；</w:t>
      </w:r>
    </w:p>
    <w:p w14:paraId="774FDBB0" w14:textId="3AC3B445" w:rsidR="00464D2C" w:rsidRDefault="00464D2C" w:rsidP="00464D2C">
      <w:pPr>
        <w:adjustRightInd w:val="0"/>
        <w:ind w:left="360"/>
      </w:pPr>
      <w:r>
        <w:t>E</w:t>
      </w:r>
      <w:r w:rsidR="00CA5713">
        <w:rPr>
          <w:rFonts w:hint="eastAsia"/>
        </w:rPr>
        <w:t>物业停车场道闸</w:t>
      </w:r>
      <w:r w:rsidR="001F3F1A">
        <w:rPr>
          <w:rFonts w:hint="eastAsia"/>
        </w:rPr>
        <w:t>管理</w:t>
      </w:r>
      <w:r w:rsidR="00716A09">
        <w:rPr>
          <w:rFonts w:hint="eastAsia"/>
        </w:rPr>
        <w:t>软件</w:t>
      </w:r>
      <w:r w:rsidR="00E3189B">
        <w:rPr>
          <w:rFonts w:hint="eastAsia"/>
        </w:rPr>
        <w:t>。</w:t>
      </w:r>
    </w:p>
    <w:p w14:paraId="68FDF157" w14:textId="287E96A7" w:rsidR="00B97356" w:rsidRDefault="00464D2C" w:rsidP="00464D2C">
      <w:pPr>
        <w:adjustRightInd w:val="0"/>
        <w:ind w:left="360"/>
      </w:pPr>
      <w:r>
        <w:rPr>
          <w:rFonts w:hint="eastAsia"/>
        </w:rPr>
        <w:t>其中</w:t>
      </w:r>
      <w:r>
        <w:rPr>
          <w:rFonts w:hint="eastAsia"/>
        </w:rPr>
        <w:t>D</w:t>
      </w:r>
      <w:r>
        <w:rPr>
          <w:rFonts w:hint="eastAsia"/>
        </w:rPr>
        <w:t>和</w:t>
      </w:r>
      <w:r>
        <w:t>E</w:t>
      </w:r>
      <w:r w:rsidR="00716A09">
        <w:rPr>
          <w:rFonts w:hint="eastAsia"/>
        </w:rPr>
        <w:t>目前</w:t>
      </w:r>
      <w:r>
        <w:rPr>
          <w:rFonts w:hint="eastAsia"/>
        </w:rPr>
        <w:t>采用</w:t>
      </w:r>
      <w:r w:rsidR="00716A09">
        <w:rPr>
          <w:rFonts w:hint="eastAsia"/>
        </w:rPr>
        <w:t>第三方实现</w:t>
      </w:r>
      <w:r>
        <w:rPr>
          <w:rFonts w:hint="eastAsia"/>
        </w:rPr>
        <w:t>；</w:t>
      </w:r>
      <w:r>
        <w:rPr>
          <w:rFonts w:hint="eastAsia"/>
        </w:rPr>
        <w:t>C</w:t>
      </w:r>
      <w:r>
        <w:t xml:space="preserve"> </w:t>
      </w:r>
      <w:r>
        <w:rPr>
          <w:rFonts w:hint="eastAsia"/>
        </w:rPr>
        <w:t>已由深圳航信电子票项目组实现</w:t>
      </w:r>
      <w:r w:rsidR="008A7EF1">
        <w:rPr>
          <w:rFonts w:hint="eastAsia"/>
        </w:rPr>
        <w:t>。</w:t>
      </w:r>
    </w:p>
    <w:p w14:paraId="71208A5E" w14:textId="69A12FE7" w:rsidR="00B97356" w:rsidRDefault="00096B32" w:rsidP="00B97356">
      <w:pPr>
        <w:numPr>
          <w:ilvl w:val="0"/>
          <w:numId w:val="4"/>
        </w:numPr>
        <w:adjustRightInd w:val="0"/>
      </w:pPr>
      <w:r>
        <w:rPr>
          <w:rFonts w:hint="eastAsia"/>
        </w:rPr>
        <w:t>自助终端功能</w:t>
      </w:r>
      <w:r w:rsidR="00B97356">
        <w:rPr>
          <w:rFonts w:hint="eastAsia"/>
        </w:rPr>
        <w:t>主要包括：</w:t>
      </w:r>
    </w:p>
    <w:p w14:paraId="32275FF9" w14:textId="338E5BA2" w:rsidR="007032E4" w:rsidRDefault="00A141A6" w:rsidP="00A141A6">
      <w:pPr>
        <w:numPr>
          <w:ilvl w:val="0"/>
          <w:numId w:val="5"/>
        </w:numPr>
        <w:adjustRightInd w:val="0"/>
      </w:pPr>
      <w:r w:rsidRPr="00A141A6">
        <w:rPr>
          <w:rFonts w:hint="eastAsia"/>
        </w:rPr>
        <w:t>访客功能</w:t>
      </w:r>
    </w:p>
    <w:p w14:paraId="451AFF9F" w14:textId="6EFC1C1A" w:rsidR="00A141A6" w:rsidRDefault="00A141A6" w:rsidP="00A141A6">
      <w:pPr>
        <w:numPr>
          <w:ilvl w:val="0"/>
          <w:numId w:val="5"/>
        </w:numPr>
        <w:adjustRightInd w:val="0"/>
      </w:pPr>
      <w:r w:rsidRPr="00A141A6">
        <w:rPr>
          <w:rFonts w:hint="eastAsia"/>
        </w:rPr>
        <w:t>查询</w:t>
      </w:r>
    </w:p>
    <w:p w14:paraId="58CEF4B9" w14:textId="3BCB2C72" w:rsidR="00A141A6" w:rsidRDefault="00A141A6" w:rsidP="00A141A6">
      <w:pPr>
        <w:numPr>
          <w:ilvl w:val="0"/>
          <w:numId w:val="5"/>
        </w:numPr>
        <w:adjustRightInd w:val="0"/>
      </w:pPr>
      <w:r w:rsidRPr="00A141A6">
        <w:rPr>
          <w:rFonts w:hint="eastAsia"/>
        </w:rPr>
        <w:t>交费</w:t>
      </w:r>
    </w:p>
    <w:p w14:paraId="7C74D898" w14:textId="18A3BB72" w:rsidR="00A141A6" w:rsidRDefault="00B77BE9" w:rsidP="00B77BE9">
      <w:pPr>
        <w:numPr>
          <w:ilvl w:val="0"/>
          <w:numId w:val="5"/>
        </w:numPr>
        <w:adjustRightInd w:val="0"/>
      </w:pPr>
      <w:r w:rsidRPr="00B77BE9">
        <w:rPr>
          <w:rFonts w:hint="eastAsia"/>
        </w:rPr>
        <w:t>客服</w:t>
      </w:r>
    </w:p>
    <w:p w14:paraId="5C5AC647" w14:textId="3366C5CC" w:rsidR="00B77BE9" w:rsidRDefault="00B77BE9" w:rsidP="00B77BE9">
      <w:pPr>
        <w:numPr>
          <w:ilvl w:val="0"/>
          <w:numId w:val="5"/>
        </w:numPr>
        <w:adjustRightInd w:val="0"/>
      </w:pPr>
      <w:r>
        <w:rPr>
          <w:rFonts w:hint="eastAsia"/>
        </w:rPr>
        <w:t>用户</w:t>
      </w:r>
      <w:r w:rsidR="002347CE">
        <w:rPr>
          <w:rFonts w:hint="eastAsia"/>
        </w:rPr>
        <w:t>中心</w:t>
      </w:r>
    </w:p>
    <w:p w14:paraId="08BEE739" w14:textId="3ABB71A8" w:rsidR="00AD59E5" w:rsidRDefault="00D402EA" w:rsidP="00AD59E5">
      <w:pPr>
        <w:adjustRightInd w:val="0"/>
        <w:ind w:left="720"/>
      </w:pPr>
      <w:r>
        <w:rPr>
          <w:rFonts w:hint="eastAsia"/>
          <w:noProof/>
        </w:rPr>
        <w:lastRenderedPageBreak/>
        <w:drawing>
          <wp:inline distT="0" distB="0" distL="0" distR="0" wp14:anchorId="16F53617" wp14:editId="4F48E664">
            <wp:extent cx="5257800" cy="3429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3429000"/>
                    </a:xfrm>
                    <a:prstGeom prst="rect">
                      <a:avLst/>
                    </a:prstGeom>
                    <a:noFill/>
                    <a:ln>
                      <a:noFill/>
                    </a:ln>
                  </pic:spPr>
                </pic:pic>
              </a:graphicData>
            </a:graphic>
          </wp:inline>
        </w:drawing>
      </w:r>
    </w:p>
    <w:p w14:paraId="4582422B" w14:textId="33A3AED2" w:rsidR="00B97356" w:rsidRDefault="00980782" w:rsidP="007032E4">
      <w:pPr>
        <w:pStyle w:val="af6"/>
        <w:numPr>
          <w:ilvl w:val="0"/>
          <w:numId w:val="4"/>
        </w:numPr>
        <w:adjustRightInd w:val="0"/>
        <w:ind w:firstLineChars="0"/>
      </w:pPr>
      <w:r>
        <w:rPr>
          <w:rFonts w:hint="eastAsia"/>
        </w:rPr>
        <w:t>社区服务云平台功能</w:t>
      </w:r>
      <w:r w:rsidR="00B97356">
        <w:rPr>
          <w:rFonts w:hint="eastAsia"/>
        </w:rPr>
        <w:t>功能主要包括：</w:t>
      </w:r>
    </w:p>
    <w:p w14:paraId="5936D19A" w14:textId="273EBB8B" w:rsidR="00B97356" w:rsidRDefault="00AA363D" w:rsidP="00AA363D">
      <w:pPr>
        <w:numPr>
          <w:ilvl w:val="0"/>
          <w:numId w:val="7"/>
        </w:numPr>
        <w:adjustRightInd w:val="0"/>
      </w:pPr>
      <w:r w:rsidRPr="00AA363D">
        <w:rPr>
          <w:rFonts w:hint="eastAsia"/>
        </w:rPr>
        <w:t>开票代理接口</w:t>
      </w:r>
    </w:p>
    <w:p w14:paraId="4CB663A1" w14:textId="733FAD88" w:rsidR="00AA363D" w:rsidRDefault="00AA363D" w:rsidP="00AA363D">
      <w:pPr>
        <w:numPr>
          <w:ilvl w:val="0"/>
          <w:numId w:val="7"/>
        </w:numPr>
        <w:adjustRightInd w:val="0"/>
      </w:pPr>
      <w:r w:rsidRPr="00AA363D">
        <w:rPr>
          <w:rFonts w:hint="eastAsia"/>
        </w:rPr>
        <w:t>交易管理</w:t>
      </w:r>
    </w:p>
    <w:p w14:paraId="6CF12DF1" w14:textId="118FDFEE" w:rsidR="00AA363D" w:rsidRDefault="00AA363D" w:rsidP="00AA363D">
      <w:pPr>
        <w:numPr>
          <w:ilvl w:val="0"/>
          <w:numId w:val="7"/>
        </w:numPr>
        <w:adjustRightInd w:val="0"/>
      </w:pPr>
      <w:r w:rsidRPr="00AA363D">
        <w:rPr>
          <w:rFonts w:hint="eastAsia"/>
        </w:rPr>
        <w:t>消息管理</w:t>
      </w:r>
    </w:p>
    <w:p w14:paraId="0170960E" w14:textId="34586214" w:rsidR="007032E4" w:rsidRDefault="000B1AF4" w:rsidP="007032E4">
      <w:pPr>
        <w:adjustRightInd w:val="0"/>
        <w:ind w:left="780"/>
      </w:pPr>
      <w:r>
        <w:rPr>
          <w:noProof/>
        </w:rPr>
        <w:drawing>
          <wp:inline distT="0" distB="0" distL="0" distR="0" wp14:anchorId="379887FB" wp14:editId="0C40FDE1">
            <wp:extent cx="5275580" cy="2526030"/>
            <wp:effectExtent l="0" t="0" r="127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5580" cy="2526030"/>
                    </a:xfrm>
                    <a:prstGeom prst="rect">
                      <a:avLst/>
                    </a:prstGeom>
                    <a:noFill/>
                    <a:ln>
                      <a:noFill/>
                    </a:ln>
                  </pic:spPr>
                </pic:pic>
              </a:graphicData>
            </a:graphic>
          </wp:inline>
        </w:drawing>
      </w:r>
    </w:p>
    <w:p w14:paraId="2713E008" w14:textId="0739832A" w:rsidR="00B97356" w:rsidRDefault="00B97356" w:rsidP="007032E4">
      <w:pPr>
        <w:pStyle w:val="af6"/>
        <w:numPr>
          <w:ilvl w:val="0"/>
          <w:numId w:val="4"/>
        </w:numPr>
        <w:adjustRightInd w:val="0"/>
        <w:ind w:firstLineChars="0"/>
      </w:pPr>
      <w:r>
        <w:rPr>
          <w:rFonts w:hint="eastAsia"/>
        </w:rPr>
        <w:t>运维管理功能主要包括支持系统运行相关的管理的监控功能。</w:t>
      </w:r>
    </w:p>
    <w:p w14:paraId="408659A4" w14:textId="26F62863" w:rsidR="00B97356" w:rsidRDefault="00980782" w:rsidP="00B97356">
      <w:pPr>
        <w:numPr>
          <w:ilvl w:val="0"/>
          <w:numId w:val="8"/>
        </w:numPr>
        <w:adjustRightInd w:val="0"/>
      </w:pPr>
      <w:r>
        <w:rPr>
          <w:rFonts w:hint="eastAsia"/>
        </w:rPr>
        <w:t>所有物业</w:t>
      </w:r>
      <w:r w:rsidR="00B97356">
        <w:rPr>
          <w:rFonts w:hint="eastAsia"/>
        </w:rPr>
        <w:t>公司的基础字典，除了</w:t>
      </w:r>
      <w:r>
        <w:rPr>
          <w:rFonts w:hint="eastAsia"/>
        </w:rPr>
        <w:t>物业</w:t>
      </w:r>
      <w:r w:rsidR="00B97356">
        <w:rPr>
          <w:rFonts w:hint="eastAsia"/>
        </w:rPr>
        <w:t>公司自己维护之外，客服需要权限进行操作。</w:t>
      </w:r>
    </w:p>
    <w:p w14:paraId="7D29AE09" w14:textId="77777777" w:rsidR="00B97356" w:rsidRDefault="00B97356" w:rsidP="00B97356">
      <w:pPr>
        <w:numPr>
          <w:ilvl w:val="0"/>
          <w:numId w:val="8"/>
        </w:numPr>
        <w:adjustRightInd w:val="0"/>
      </w:pPr>
      <w:r>
        <w:rPr>
          <w:rFonts w:hint="eastAsia"/>
        </w:rPr>
        <w:t>运维控制所有的用户注册和公司注册功能。</w:t>
      </w:r>
    </w:p>
    <w:p w14:paraId="430677B8" w14:textId="77777777" w:rsidR="00B97356" w:rsidRDefault="00B97356" w:rsidP="00B97356">
      <w:pPr>
        <w:numPr>
          <w:ilvl w:val="0"/>
          <w:numId w:val="8"/>
        </w:numPr>
        <w:adjustRightInd w:val="0"/>
      </w:pPr>
      <w:r>
        <w:rPr>
          <w:rFonts w:hint="eastAsia"/>
        </w:rPr>
        <w:t>运维还包括交易数据的监控以及异常处理功能。</w:t>
      </w:r>
    </w:p>
    <w:p w14:paraId="6A2BAFC6" w14:textId="485CC708" w:rsidR="00B97356" w:rsidRDefault="00980782" w:rsidP="00B97356">
      <w:pPr>
        <w:ind w:left="432"/>
      </w:pPr>
      <w:r>
        <w:rPr>
          <w:rFonts w:hint="eastAsia"/>
        </w:rPr>
        <w:t>系统上线阶段，可能的情况是，基础数据的初始化工作是由物业</w:t>
      </w:r>
      <w:r w:rsidR="00B97356">
        <w:rPr>
          <w:rFonts w:hint="eastAsia"/>
        </w:rPr>
        <w:t>公司提供，或者从其他系统获取，通过运维的功能初始化到系统中。</w:t>
      </w:r>
      <w:r>
        <w:rPr>
          <w:rFonts w:hint="eastAsia"/>
        </w:rPr>
        <w:t>物业公司</w:t>
      </w:r>
      <w:r w:rsidR="00B97356">
        <w:rPr>
          <w:rFonts w:hint="eastAsia"/>
        </w:rPr>
        <w:t>仅处理数据的核对和变更工作。</w:t>
      </w:r>
    </w:p>
    <w:p w14:paraId="2A4C5A98" w14:textId="040D2B0F" w:rsidR="006F4D3A" w:rsidRDefault="006F4D3A" w:rsidP="00B97356">
      <w:pPr>
        <w:ind w:left="432"/>
      </w:pPr>
      <w:r>
        <w:rPr>
          <w:rFonts w:hint="eastAsia"/>
          <w:noProof/>
        </w:rPr>
        <w:lastRenderedPageBreak/>
        <w:drawing>
          <wp:inline distT="0" distB="0" distL="0" distR="0" wp14:anchorId="4C634BD2" wp14:editId="52578EC6">
            <wp:extent cx="2215515" cy="162941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5515" cy="1629410"/>
                    </a:xfrm>
                    <a:prstGeom prst="rect">
                      <a:avLst/>
                    </a:prstGeom>
                    <a:noFill/>
                    <a:ln>
                      <a:noFill/>
                    </a:ln>
                  </pic:spPr>
                </pic:pic>
              </a:graphicData>
            </a:graphic>
          </wp:inline>
        </w:drawing>
      </w:r>
    </w:p>
    <w:p w14:paraId="29032848" w14:textId="77777777" w:rsidR="00B97356" w:rsidRDefault="00B97356" w:rsidP="007032E4">
      <w:pPr>
        <w:numPr>
          <w:ilvl w:val="0"/>
          <w:numId w:val="4"/>
        </w:numPr>
        <w:adjustRightInd w:val="0"/>
        <w:ind w:left="425" w:hanging="425"/>
      </w:pPr>
      <w:r>
        <w:rPr>
          <w:rFonts w:hint="eastAsia"/>
        </w:rPr>
        <w:t>外围功能包括的是网站结构中带有的功能，主要包括</w:t>
      </w:r>
    </w:p>
    <w:p w14:paraId="792D1477" w14:textId="554C1AEE" w:rsidR="00B97356" w:rsidRDefault="00B97356" w:rsidP="00B97356">
      <w:pPr>
        <w:numPr>
          <w:ilvl w:val="0"/>
          <w:numId w:val="9"/>
        </w:numPr>
        <w:adjustRightInd w:val="0"/>
      </w:pPr>
      <w:r>
        <w:rPr>
          <w:rFonts w:hint="eastAsia"/>
        </w:rPr>
        <w:t>新闻动态，</w:t>
      </w:r>
      <w:r w:rsidRPr="00597E60">
        <w:rPr>
          <w:rFonts w:hint="eastAsia"/>
          <w:strike/>
        </w:rPr>
        <w:t>这部分内容预计使用</w:t>
      </w:r>
      <w:r w:rsidR="00597E60" w:rsidRPr="00597E60">
        <w:rPr>
          <w:rFonts w:hint="eastAsia"/>
          <w:strike/>
        </w:rPr>
        <w:t>深圳航天信息</w:t>
      </w:r>
      <w:r w:rsidR="00597E60" w:rsidRPr="00597E60">
        <w:rPr>
          <w:rFonts w:hint="eastAsia"/>
          <w:strike/>
        </w:rPr>
        <w:t>C</w:t>
      </w:r>
      <w:r w:rsidR="00597E60" w:rsidRPr="00597E60">
        <w:rPr>
          <w:strike/>
        </w:rPr>
        <w:t>MS</w:t>
      </w:r>
      <w:r w:rsidR="00597E60">
        <w:rPr>
          <w:rFonts w:hint="eastAsia"/>
          <w:strike/>
        </w:rPr>
        <w:t>，不再</w:t>
      </w:r>
      <w:r w:rsidRPr="00597E60">
        <w:rPr>
          <w:rFonts w:hint="eastAsia"/>
          <w:strike/>
        </w:rPr>
        <w:t>重新开发</w:t>
      </w:r>
      <w:r>
        <w:rPr>
          <w:rFonts w:hint="eastAsia"/>
        </w:rPr>
        <w:t>。</w:t>
      </w:r>
    </w:p>
    <w:p w14:paraId="51770FEB" w14:textId="55A153D0" w:rsidR="00B97356" w:rsidRDefault="00B97356" w:rsidP="00B97356">
      <w:pPr>
        <w:numPr>
          <w:ilvl w:val="0"/>
          <w:numId w:val="9"/>
        </w:numPr>
        <w:adjustRightInd w:val="0"/>
      </w:pPr>
      <w:r>
        <w:rPr>
          <w:rFonts w:hint="eastAsia"/>
        </w:rPr>
        <w:t>论坛，暂不实现</w:t>
      </w:r>
    </w:p>
    <w:p w14:paraId="291935FE" w14:textId="18A9537C" w:rsidR="00EC23AE" w:rsidRDefault="00EC23AE" w:rsidP="00B97356">
      <w:pPr>
        <w:numPr>
          <w:ilvl w:val="0"/>
          <w:numId w:val="9"/>
        </w:numPr>
        <w:adjustRightInd w:val="0"/>
      </w:pPr>
      <w:r>
        <w:rPr>
          <w:rFonts w:hint="eastAsia"/>
        </w:rPr>
        <w:t>广告管理</w:t>
      </w:r>
    </w:p>
    <w:p w14:paraId="24FD8274" w14:textId="19B0115A" w:rsidR="001D67AC" w:rsidRDefault="001D67AC" w:rsidP="001D67AC">
      <w:pPr>
        <w:adjustRightInd w:val="0"/>
        <w:ind w:left="792"/>
      </w:pPr>
      <w:r>
        <w:rPr>
          <w:rFonts w:hint="eastAsia"/>
          <w:noProof/>
        </w:rPr>
        <w:drawing>
          <wp:inline distT="0" distB="0" distL="0" distR="0" wp14:anchorId="7A67B57F" wp14:editId="5C894886">
            <wp:extent cx="3042285" cy="118999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2285" cy="1189990"/>
                    </a:xfrm>
                    <a:prstGeom prst="rect">
                      <a:avLst/>
                    </a:prstGeom>
                    <a:noFill/>
                    <a:ln>
                      <a:noFill/>
                    </a:ln>
                  </pic:spPr>
                </pic:pic>
              </a:graphicData>
            </a:graphic>
          </wp:inline>
        </w:drawing>
      </w:r>
    </w:p>
    <w:p w14:paraId="2A00EFEA" w14:textId="77777777" w:rsidR="00B97356" w:rsidRDefault="00B97356" w:rsidP="007032E4">
      <w:pPr>
        <w:numPr>
          <w:ilvl w:val="0"/>
          <w:numId w:val="4"/>
        </w:numPr>
        <w:adjustRightInd w:val="0"/>
        <w:ind w:left="425" w:hanging="425"/>
      </w:pPr>
      <w:r>
        <w:rPr>
          <w:rFonts w:hint="eastAsia"/>
        </w:rPr>
        <w:t>接口部分。</w:t>
      </w:r>
    </w:p>
    <w:p w14:paraId="0100A905" w14:textId="6309A9B5" w:rsidR="00B97356" w:rsidRDefault="00C65F8F" w:rsidP="00B97356">
      <w:pPr>
        <w:numPr>
          <w:ilvl w:val="0"/>
          <w:numId w:val="10"/>
        </w:numPr>
        <w:adjustRightInd w:val="0"/>
      </w:pPr>
      <w:r>
        <w:rPr>
          <w:rFonts w:hint="eastAsia"/>
        </w:rPr>
        <w:t>物业公司需要维护的信息需要提供导入的接口，以方便物业公司</w:t>
      </w:r>
      <w:r w:rsidR="00B97356">
        <w:rPr>
          <w:rFonts w:hint="eastAsia"/>
        </w:rPr>
        <w:t>对信息的维护工作</w:t>
      </w:r>
      <w:r w:rsidR="001677BD">
        <w:rPr>
          <w:rFonts w:hint="eastAsia"/>
        </w:rPr>
        <w:t>；</w:t>
      </w:r>
    </w:p>
    <w:p w14:paraId="65CA3756" w14:textId="6A0DEAC2" w:rsidR="008A4E59" w:rsidRDefault="008A4E59" w:rsidP="00B97356">
      <w:pPr>
        <w:numPr>
          <w:ilvl w:val="0"/>
          <w:numId w:val="10"/>
        </w:numPr>
        <w:adjustRightInd w:val="0"/>
      </w:pPr>
      <w:r>
        <w:rPr>
          <w:rFonts w:hint="eastAsia"/>
        </w:rPr>
        <w:t>物业公司物管系统需提供常规业务查询接口</w:t>
      </w:r>
      <w:r w:rsidR="00997811">
        <w:rPr>
          <w:rFonts w:hint="eastAsia"/>
        </w:rPr>
        <w:t>，以便后台管理系统</w:t>
      </w:r>
      <w:r w:rsidR="00997811">
        <w:rPr>
          <w:rFonts w:hint="eastAsia"/>
        </w:rPr>
        <w:t>/</w:t>
      </w:r>
      <w:r w:rsidR="00997811">
        <w:rPr>
          <w:rFonts w:hint="eastAsia"/>
        </w:rPr>
        <w:t>自助终端获取业务信息</w:t>
      </w:r>
      <w:r w:rsidR="001677BD">
        <w:rPr>
          <w:rFonts w:hint="eastAsia"/>
        </w:rPr>
        <w:t>；</w:t>
      </w:r>
    </w:p>
    <w:p w14:paraId="32F3F1FD" w14:textId="1953B655" w:rsidR="00015B9B" w:rsidRDefault="00015B9B" w:rsidP="00B97356">
      <w:pPr>
        <w:numPr>
          <w:ilvl w:val="0"/>
          <w:numId w:val="10"/>
        </w:numPr>
        <w:adjustRightInd w:val="0"/>
      </w:pPr>
      <w:r>
        <w:rPr>
          <w:rFonts w:hint="eastAsia"/>
        </w:rPr>
        <w:t>物业停车场道闸管理系统需提供查询和缴费接口</w:t>
      </w:r>
      <w:r w:rsidR="00976E6D">
        <w:rPr>
          <w:rFonts w:hint="eastAsia"/>
        </w:rPr>
        <w:t>；</w:t>
      </w:r>
    </w:p>
    <w:p w14:paraId="6EA34BD6" w14:textId="7EF90068" w:rsidR="00ED71A0" w:rsidRDefault="00ED71A0" w:rsidP="00D94721">
      <w:pPr>
        <w:adjustRightInd w:val="0"/>
        <w:ind w:left="792"/>
        <w:rPr>
          <w:strike/>
        </w:rPr>
      </w:pPr>
    </w:p>
    <w:p w14:paraId="319185A7" w14:textId="77777777" w:rsidR="002641C2" w:rsidRPr="00015B9B" w:rsidRDefault="002641C2" w:rsidP="00D94721">
      <w:pPr>
        <w:adjustRightInd w:val="0"/>
        <w:ind w:left="792"/>
        <w:rPr>
          <w:strike/>
        </w:rPr>
      </w:pPr>
    </w:p>
    <w:p w14:paraId="4D02D3A6" w14:textId="77777777" w:rsidR="00B97356" w:rsidRDefault="00B97356" w:rsidP="00B97356">
      <w:pPr>
        <w:pStyle w:val="1"/>
        <w:tabs>
          <w:tab w:val="clear" w:pos="432"/>
        </w:tabs>
      </w:pPr>
      <w:bookmarkStart w:id="9" w:name="_Toc191787763"/>
      <w:r>
        <w:rPr>
          <w:rFonts w:hint="eastAsia"/>
        </w:rPr>
        <w:t>设计约束</w:t>
      </w:r>
      <w:bookmarkEnd w:id="9"/>
    </w:p>
    <w:p w14:paraId="007E6BFA" w14:textId="5BBBE745" w:rsidR="00B97356" w:rsidRDefault="005307C3" w:rsidP="005307C3">
      <w:pPr>
        <w:pStyle w:val="2"/>
        <w:keepLines w:val="0"/>
        <w:widowControl w:val="0"/>
        <w:numPr>
          <w:ilvl w:val="0"/>
          <w:numId w:val="0"/>
        </w:numPr>
        <w:tabs>
          <w:tab w:val="clear" w:pos="210"/>
          <w:tab w:val="left" w:pos="425"/>
          <w:tab w:val="left" w:pos="575"/>
        </w:tabs>
        <w:spacing w:before="120" w:after="60" w:line="240" w:lineRule="atLeast"/>
        <w:ind w:left="575" w:rightChars="0" w:hanging="575"/>
        <w:jc w:val="left"/>
      </w:pPr>
      <w:bookmarkStart w:id="10" w:name="_Toc191787764"/>
      <w:r>
        <w:rPr>
          <w:rFonts w:hint="eastAsia"/>
          <w:highlight w:val="lightGray"/>
        </w:rPr>
        <w:t>3.1</w:t>
      </w:r>
      <w:r>
        <w:rPr>
          <w:rFonts w:hint="eastAsia"/>
        </w:rPr>
        <w:t>需求约束</w:t>
      </w:r>
      <w:bookmarkEnd w:id="10"/>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7457"/>
      </w:tblGrid>
      <w:tr w:rsidR="00B97356" w14:paraId="4779252E" w14:textId="77777777" w:rsidTr="00F36554">
        <w:tc>
          <w:tcPr>
            <w:tcW w:w="1843" w:type="dxa"/>
            <w:tcBorders>
              <w:right w:val="single" w:sz="4" w:space="0" w:color="auto"/>
            </w:tcBorders>
            <w:shd w:val="clear" w:color="auto" w:fill="D9D9D9"/>
            <w:vAlign w:val="center"/>
          </w:tcPr>
          <w:p w14:paraId="0D00F764" w14:textId="77777777" w:rsidR="00B97356" w:rsidRDefault="00B97356" w:rsidP="00F36554">
            <w:pPr>
              <w:jc w:val="center"/>
              <w:rPr>
                <w:b/>
              </w:rPr>
            </w:pPr>
            <w:r>
              <w:rPr>
                <w:rFonts w:hint="eastAsia"/>
                <w:b/>
              </w:rPr>
              <w:t>约束</w:t>
            </w:r>
          </w:p>
        </w:tc>
        <w:tc>
          <w:tcPr>
            <w:tcW w:w="7457" w:type="dxa"/>
            <w:tcBorders>
              <w:left w:val="single" w:sz="4" w:space="0" w:color="auto"/>
            </w:tcBorders>
            <w:shd w:val="clear" w:color="auto" w:fill="D9D9D9"/>
          </w:tcPr>
          <w:p w14:paraId="791F7930"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21BA35CC" w14:textId="77777777" w:rsidTr="00F36554">
        <w:tc>
          <w:tcPr>
            <w:tcW w:w="1843" w:type="dxa"/>
            <w:tcBorders>
              <w:right w:val="single" w:sz="4" w:space="0" w:color="auto"/>
            </w:tcBorders>
            <w:shd w:val="clear" w:color="auto" w:fill="FFFFFF"/>
            <w:vAlign w:val="center"/>
          </w:tcPr>
          <w:p w14:paraId="0D9425D0"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077B56B6" w14:textId="77777777" w:rsidR="00B97356" w:rsidRDefault="00B97356" w:rsidP="00F36554">
            <w:pPr>
              <w:rPr>
                <w:i/>
                <w:color w:val="FF0000"/>
              </w:rPr>
            </w:pPr>
            <w:r>
              <w:rPr>
                <w:rFonts w:hint="eastAsia"/>
              </w:rPr>
              <w:t>需要提供菜单、功能、按钮级权限控制</w:t>
            </w:r>
          </w:p>
        </w:tc>
      </w:tr>
      <w:tr w:rsidR="00B97356" w14:paraId="1D5F8CC8" w14:textId="77777777" w:rsidTr="00F36554">
        <w:tc>
          <w:tcPr>
            <w:tcW w:w="1843" w:type="dxa"/>
            <w:tcBorders>
              <w:right w:val="single" w:sz="4" w:space="0" w:color="auto"/>
            </w:tcBorders>
            <w:shd w:val="clear" w:color="auto" w:fill="FFFFFF"/>
            <w:vAlign w:val="center"/>
          </w:tcPr>
          <w:p w14:paraId="7FAE96FE"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67E37DD7" w14:textId="77777777" w:rsidR="00B97356" w:rsidRDefault="00B97356" w:rsidP="00F36554">
            <w:r>
              <w:rPr>
                <w:rFonts w:hint="eastAsia"/>
              </w:rPr>
              <w:t>需要支持对企业管理员授权、收权、停用；企业管理员对企业操作人员的注册、授权；</w:t>
            </w:r>
          </w:p>
        </w:tc>
      </w:tr>
      <w:tr w:rsidR="00B97356" w14:paraId="3F8042A9" w14:textId="77777777" w:rsidTr="00F36554">
        <w:tc>
          <w:tcPr>
            <w:tcW w:w="1843" w:type="dxa"/>
            <w:tcBorders>
              <w:right w:val="single" w:sz="4" w:space="0" w:color="auto"/>
            </w:tcBorders>
            <w:shd w:val="clear" w:color="auto" w:fill="FFFFFF"/>
            <w:vAlign w:val="center"/>
          </w:tcPr>
          <w:p w14:paraId="75A888CE"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5D9530DC" w14:textId="2E21F553" w:rsidR="00B97356" w:rsidRDefault="00B97356" w:rsidP="00F36554">
            <w:r>
              <w:rPr>
                <w:rFonts w:hint="eastAsia"/>
              </w:rPr>
              <w:t>需要支持对数据行按指定字段值范围，进行授权使用，包括查看、修改、删除、审批、确认等，常用的如</w:t>
            </w:r>
            <w:r w:rsidR="00F40157">
              <w:rPr>
                <w:rFonts w:hint="eastAsia"/>
              </w:rPr>
              <w:t>公司信息</w:t>
            </w:r>
            <w:r>
              <w:rPr>
                <w:rFonts w:hint="eastAsia"/>
              </w:rPr>
              <w:t>、</w:t>
            </w:r>
            <w:r w:rsidR="00F40157">
              <w:rPr>
                <w:rFonts w:hint="eastAsia"/>
              </w:rPr>
              <w:t>物业费明细管理</w:t>
            </w:r>
            <w:r>
              <w:rPr>
                <w:rFonts w:hint="eastAsia"/>
              </w:rPr>
              <w:t>、折扣率或优惠额等</w:t>
            </w:r>
          </w:p>
        </w:tc>
      </w:tr>
      <w:tr w:rsidR="00B97356" w14:paraId="465B9ED8" w14:textId="77777777" w:rsidTr="00F36554">
        <w:tc>
          <w:tcPr>
            <w:tcW w:w="1843" w:type="dxa"/>
            <w:tcBorders>
              <w:right w:val="single" w:sz="4" w:space="0" w:color="auto"/>
            </w:tcBorders>
            <w:shd w:val="clear" w:color="auto" w:fill="FFFFFF"/>
            <w:vAlign w:val="center"/>
          </w:tcPr>
          <w:p w14:paraId="368A25F6"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6CDF1CAA" w14:textId="77777777" w:rsidR="00B97356" w:rsidRDefault="00B97356" w:rsidP="00F36554">
            <w:r>
              <w:rPr>
                <w:rFonts w:hint="eastAsia"/>
              </w:rPr>
              <w:t>平台管理员只能管理、授权用户企业管理员、平台操作员权限，无业务操作权限</w:t>
            </w:r>
          </w:p>
        </w:tc>
      </w:tr>
      <w:tr w:rsidR="00B97356" w14:paraId="680FE624" w14:textId="77777777" w:rsidTr="00F36554">
        <w:tc>
          <w:tcPr>
            <w:tcW w:w="1843" w:type="dxa"/>
            <w:tcBorders>
              <w:right w:val="single" w:sz="4" w:space="0" w:color="auto"/>
            </w:tcBorders>
            <w:shd w:val="clear" w:color="auto" w:fill="FFFFFF"/>
            <w:vAlign w:val="center"/>
          </w:tcPr>
          <w:p w14:paraId="43E98C53"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71B92D68" w14:textId="77777777" w:rsidR="00B97356" w:rsidRDefault="00B97356" w:rsidP="00F36554">
            <w:r>
              <w:rPr>
                <w:rFonts w:hint="eastAsia"/>
              </w:rPr>
              <w:t>系统必须提供完善的审计功能，对系统关键数据的每一次增加、修改和删除都能记录相应的修改时间、操作人和修改前的数据记录</w:t>
            </w:r>
          </w:p>
        </w:tc>
      </w:tr>
      <w:tr w:rsidR="00B97356" w14:paraId="03FF387D" w14:textId="77777777" w:rsidTr="00F36554">
        <w:tc>
          <w:tcPr>
            <w:tcW w:w="1843" w:type="dxa"/>
            <w:tcBorders>
              <w:right w:val="single" w:sz="4" w:space="0" w:color="auto"/>
            </w:tcBorders>
            <w:shd w:val="clear" w:color="auto" w:fill="FFFFFF"/>
            <w:vAlign w:val="center"/>
          </w:tcPr>
          <w:p w14:paraId="44FCDA8E" w14:textId="77777777" w:rsidR="00B97356" w:rsidRPr="004816BD" w:rsidRDefault="00B97356" w:rsidP="00F36554">
            <w:pPr>
              <w:jc w:val="center"/>
              <w:rPr>
                <w:b/>
              </w:rPr>
            </w:pPr>
            <w:r w:rsidRPr="004816BD">
              <w:rPr>
                <w:rFonts w:hint="eastAsia"/>
                <w:b/>
              </w:rPr>
              <w:t>功能约束</w:t>
            </w:r>
          </w:p>
        </w:tc>
        <w:tc>
          <w:tcPr>
            <w:tcW w:w="7457" w:type="dxa"/>
            <w:tcBorders>
              <w:left w:val="single" w:sz="4" w:space="0" w:color="auto"/>
            </w:tcBorders>
          </w:tcPr>
          <w:p w14:paraId="33594D82" w14:textId="491C31BD" w:rsidR="00B97356" w:rsidRPr="004816BD" w:rsidRDefault="00B97356" w:rsidP="00F36554">
            <w:r w:rsidRPr="004816BD">
              <w:rPr>
                <w:rFonts w:hint="eastAsia"/>
              </w:rPr>
              <w:t>需要英</w:t>
            </w:r>
            <w:r w:rsidR="004816BD">
              <w:rPr>
                <w:rFonts w:hint="eastAsia"/>
              </w:rPr>
              <w:t>语、</w:t>
            </w:r>
            <w:r w:rsidRPr="004816BD">
              <w:rPr>
                <w:rFonts w:hint="eastAsia"/>
              </w:rPr>
              <w:t>汉</w:t>
            </w:r>
            <w:r w:rsidR="004816BD">
              <w:rPr>
                <w:rFonts w:hint="eastAsia"/>
              </w:rPr>
              <w:t>语（简体</w:t>
            </w:r>
            <w:r w:rsidR="004816BD">
              <w:rPr>
                <w:rFonts w:hint="eastAsia"/>
              </w:rPr>
              <w:t xml:space="preserve"> </w:t>
            </w:r>
            <w:r w:rsidR="004816BD">
              <w:rPr>
                <w:rFonts w:hint="eastAsia"/>
              </w:rPr>
              <w:t>、繁体）</w:t>
            </w:r>
            <w:r w:rsidRPr="004816BD">
              <w:rPr>
                <w:rFonts w:hint="eastAsia"/>
              </w:rPr>
              <w:t>支持，包括界面、内容、提示预警等所有信息；一期不支持除英、汉</w:t>
            </w:r>
            <w:r w:rsidRPr="004816BD">
              <w:rPr>
                <w:rFonts w:hint="eastAsia"/>
              </w:rPr>
              <w:t>(</w:t>
            </w:r>
            <w:r w:rsidRPr="004816BD">
              <w:rPr>
                <w:rFonts w:hint="eastAsia"/>
              </w:rPr>
              <w:t>简体</w:t>
            </w:r>
            <w:r w:rsidR="004816BD">
              <w:rPr>
                <w:rFonts w:hint="eastAsia"/>
              </w:rPr>
              <w:t>、繁体</w:t>
            </w:r>
            <w:r w:rsidRPr="004816BD">
              <w:rPr>
                <w:rFonts w:hint="eastAsia"/>
              </w:rPr>
              <w:t>)</w:t>
            </w:r>
            <w:r w:rsidRPr="004816BD">
              <w:rPr>
                <w:rFonts w:hint="eastAsia"/>
              </w:rPr>
              <w:t>之外的语言，但需要能方便扩展更多语言的支持</w:t>
            </w:r>
          </w:p>
        </w:tc>
      </w:tr>
      <w:tr w:rsidR="00B97356" w14:paraId="4D4FCF9C" w14:textId="77777777" w:rsidTr="00F36554">
        <w:tc>
          <w:tcPr>
            <w:tcW w:w="1843" w:type="dxa"/>
            <w:tcBorders>
              <w:right w:val="single" w:sz="4" w:space="0" w:color="auto"/>
            </w:tcBorders>
            <w:shd w:val="clear" w:color="auto" w:fill="FFFFFF"/>
            <w:vAlign w:val="center"/>
          </w:tcPr>
          <w:p w14:paraId="7126D917"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7A6344B5" w14:textId="2F1D57AA" w:rsidR="00B97356" w:rsidRDefault="00B97356" w:rsidP="00F36554">
            <w:r>
              <w:rPr>
                <w:rFonts w:hint="eastAsia"/>
              </w:rPr>
              <w:t>需要跨浏览器支持，包括</w:t>
            </w:r>
            <w:r w:rsidR="00160CDD">
              <w:rPr>
                <w:rFonts w:hint="eastAsia"/>
              </w:rPr>
              <w:t>IE8</w:t>
            </w:r>
            <w:r w:rsidR="00474EB8">
              <w:rPr>
                <w:rFonts w:hint="eastAsia"/>
              </w:rPr>
              <w:t>及</w:t>
            </w:r>
            <w:r w:rsidR="00F16088">
              <w:rPr>
                <w:rFonts w:hint="eastAsia"/>
              </w:rPr>
              <w:t>以上</w:t>
            </w:r>
            <w:r>
              <w:rPr>
                <w:rFonts w:hint="eastAsia"/>
              </w:rPr>
              <w:t>，</w:t>
            </w:r>
            <w:r>
              <w:t>Chrome</w:t>
            </w:r>
            <w:r>
              <w:rPr>
                <w:rFonts w:hint="eastAsia"/>
              </w:rPr>
              <w:t>，</w:t>
            </w:r>
            <w:r>
              <w:rPr>
                <w:rFonts w:hint="eastAsia"/>
              </w:rPr>
              <w:t>360</w:t>
            </w:r>
            <w:r>
              <w:rPr>
                <w:rFonts w:hint="eastAsia"/>
              </w:rPr>
              <w:t>和</w:t>
            </w:r>
            <w:r w:rsidR="009A1928">
              <w:rPr>
                <w:rFonts w:hint="eastAsia"/>
              </w:rPr>
              <w:t>腾讯</w:t>
            </w:r>
            <w:r>
              <w:rPr>
                <w:rFonts w:hint="eastAsia"/>
              </w:rPr>
              <w:t>浏览器；一期不支持火狐浏览器、</w:t>
            </w:r>
            <w:r>
              <w:rPr>
                <w:rFonts w:hint="eastAsia"/>
              </w:rPr>
              <w:t>Opera</w:t>
            </w:r>
            <w:r>
              <w:rPr>
                <w:rFonts w:hint="eastAsia"/>
              </w:rPr>
              <w:t>浏览器，但需方便扩展更多浏览器支持</w:t>
            </w:r>
          </w:p>
        </w:tc>
      </w:tr>
      <w:tr w:rsidR="00B97356" w14:paraId="143F0585" w14:textId="77777777" w:rsidTr="00F36554">
        <w:tc>
          <w:tcPr>
            <w:tcW w:w="1843" w:type="dxa"/>
            <w:tcBorders>
              <w:right w:val="single" w:sz="4" w:space="0" w:color="auto"/>
            </w:tcBorders>
            <w:shd w:val="clear" w:color="auto" w:fill="FFFFFF"/>
            <w:vAlign w:val="center"/>
          </w:tcPr>
          <w:p w14:paraId="09DC7741"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69D7BB72" w14:textId="77777777" w:rsidR="00B97356" w:rsidRDefault="00B97356" w:rsidP="00F36554">
            <w:r>
              <w:rPr>
                <w:rFonts w:ascii="宋体" w:hint="eastAsia"/>
                <w:kern w:val="0"/>
                <w:sz w:val="20"/>
              </w:rPr>
              <w:t>平台支持超级管理员与平台管理员角色，平台超极管理员只能管理、授权平台管理员，无业务操作权限</w:t>
            </w:r>
          </w:p>
        </w:tc>
      </w:tr>
      <w:tr w:rsidR="00B97356" w14:paraId="54D1851E" w14:textId="77777777" w:rsidTr="00F36554">
        <w:tc>
          <w:tcPr>
            <w:tcW w:w="1843" w:type="dxa"/>
            <w:tcBorders>
              <w:right w:val="single" w:sz="4" w:space="0" w:color="auto"/>
            </w:tcBorders>
            <w:shd w:val="clear" w:color="auto" w:fill="FFFFFF"/>
            <w:vAlign w:val="center"/>
          </w:tcPr>
          <w:p w14:paraId="50C37185" w14:textId="77777777" w:rsidR="00B97356" w:rsidRPr="007424C8" w:rsidRDefault="00B97356" w:rsidP="00F36554">
            <w:pPr>
              <w:jc w:val="center"/>
              <w:rPr>
                <w:b/>
                <w:strike/>
              </w:rPr>
            </w:pPr>
            <w:r w:rsidRPr="007424C8">
              <w:rPr>
                <w:rFonts w:hint="eastAsia"/>
                <w:b/>
                <w:strike/>
              </w:rPr>
              <w:lastRenderedPageBreak/>
              <w:t>功能约束</w:t>
            </w:r>
          </w:p>
        </w:tc>
        <w:tc>
          <w:tcPr>
            <w:tcW w:w="7457" w:type="dxa"/>
            <w:tcBorders>
              <w:left w:val="single" w:sz="4" w:space="0" w:color="auto"/>
            </w:tcBorders>
          </w:tcPr>
          <w:p w14:paraId="74E6C99D" w14:textId="77777777" w:rsidR="00B97356" w:rsidRPr="007424C8" w:rsidRDefault="00B97356" w:rsidP="00F36554">
            <w:pPr>
              <w:rPr>
                <w:rFonts w:ascii="宋体"/>
                <w:strike/>
                <w:kern w:val="0"/>
                <w:sz w:val="20"/>
              </w:rPr>
            </w:pPr>
            <w:r w:rsidRPr="007424C8">
              <w:rPr>
                <w:rFonts w:ascii="宋体" w:hint="eastAsia"/>
                <w:strike/>
                <w:kern w:val="0"/>
                <w:sz w:val="20"/>
              </w:rPr>
              <w:t>支持根据不同语言使用不同的日期格式</w:t>
            </w:r>
          </w:p>
        </w:tc>
      </w:tr>
      <w:tr w:rsidR="00B97356" w14:paraId="6CC9DD87" w14:textId="77777777" w:rsidTr="00F36554">
        <w:tc>
          <w:tcPr>
            <w:tcW w:w="1843" w:type="dxa"/>
            <w:tcBorders>
              <w:right w:val="single" w:sz="4" w:space="0" w:color="auto"/>
            </w:tcBorders>
            <w:shd w:val="clear" w:color="auto" w:fill="FFFFFF"/>
            <w:vAlign w:val="center"/>
          </w:tcPr>
          <w:p w14:paraId="04ECBE1F" w14:textId="77777777" w:rsidR="00B97356" w:rsidRDefault="00B97356" w:rsidP="00F36554">
            <w:pPr>
              <w:jc w:val="center"/>
              <w:rPr>
                <w:b/>
              </w:rPr>
            </w:pPr>
            <w:r>
              <w:rPr>
                <w:rFonts w:hint="eastAsia"/>
                <w:b/>
              </w:rPr>
              <w:t>用户界面约束</w:t>
            </w:r>
          </w:p>
        </w:tc>
        <w:tc>
          <w:tcPr>
            <w:tcW w:w="7457" w:type="dxa"/>
            <w:tcBorders>
              <w:left w:val="single" w:sz="4" w:space="0" w:color="auto"/>
            </w:tcBorders>
          </w:tcPr>
          <w:p w14:paraId="09466629" w14:textId="77777777" w:rsidR="00B97356" w:rsidRDefault="00B97356" w:rsidP="00F36554">
            <w:r>
              <w:rPr>
                <w:rFonts w:hint="eastAsia"/>
              </w:rPr>
              <w:t>系统发现用户提交有误信息，必须以弹出窗口的形式明确提示用户错误的原因，并把界面控制焦点置于发生错误的控件对象上。</w:t>
            </w:r>
          </w:p>
        </w:tc>
      </w:tr>
      <w:tr w:rsidR="00B97356" w14:paraId="0138FB89" w14:textId="77777777" w:rsidTr="00F36554">
        <w:tc>
          <w:tcPr>
            <w:tcW w:w="1843" w:type="dxa"/>
            <w:tcBorders>
              <w:right w:val="single" w:sz="4" w:space="0" w:color="auto"/>
            </w:tcBorders>
            <w:shd w:val="clear" w:color="auto" w:fill="FFFFFF"/>
            <w:vAlign w:val="center"/>
          </w:tcPr>
          <w:p w14:paraId="17446B72" w14:textId="77777777" w:rsidR="00B97356" w:rsidRDefault="00B97356" w:rsidP="00F36554">
            <w:pPr>
              <w:jc w:val="center"/>
              <w:rPr>
                <w:b/>
              </w:rPr>
            </w:pPr>
            <w:r>
              <w:rPr>
                <w:rFonts w:hint="eastAsia"/>
                <w:b/>
              </w:rPr>
              <w:t>用户界面约束</w:t>
            </w:r>
          </w:p>
        </w:tc>
        <w:tc>
          <w:tcPr>
            <w:tcW w:w="7457" w:type="dxa"/>
            <w:tcBorders>
              <w:left w:val="single" w:sz="4" w:space="0" w:color="auto"/>
            </w:tcBorders>
          </w:tcPr>
          <w:p w14:paraId="36DAC15E" w14:textId="77777777" w:rsidR="00B97356" w:rsidRDefault="00B97356" w:rsidP="00F36554">
            <w:r>
              <w:rPr>
                <w:rFonts w:hint="eastAsia"/>
              </w:rPr>
              <w:t>系统支持操作员登录后，不超过三次鼠标点击，即可访问业务所需功能</w:t>
            </w:r>
          </w:p>
        </w:tc>
      </w:tr>
      <w:tr w:rsidR="00B97356" w14:paraId="7E8230CB" w14:textId="77777777" w:rsidTr="00F36554">
        <w:tc>
          <w:tcPr>
            <w:tcW w:w="1843" w:type="dxa"/>
            <w:tcBorders>
              <w:right w:val="single" w:sz="4" w:space="0" w:color="auto"/>
            </w:tcBorders>
            <w:shd w:val="clear" w:color="auto" w:fill="FFFFFF"/>
            <w:vAlign w:val="center"/>
          </w:tcPr>
          <w:p w14:paraId="021655B8" w14:textId="77777777" w:rsidR="00B97356" w:rsidRDefault="00B97356" w:rsidP="00F36554">
            <w:pPr>
              <w:jc w:val="center"/>
              <w:rPr>
                <w:b/>
              </w:rPr>
            </w:pPr>
            <w:r>
              <w:rPr>
                <w:rFonts w:hint="eastAsia"/>
                <w:b/>
              </w:rPr>
              <w:t>安全性约束</w:t>
            </w:r>
          </w:p>
        </w:tc>
        <w:tc>
          <w:tcPr>
            <w:tcW w:w="7457" w:type="dxa"/>
            <w:tcBorders>
              <w:left w:val="single" w:sz="4" w:space="0" w:color="auto"/>
            </w:tcBorders>
          </w:tcPr>
          <w:p w14:paraId="2DE327FF" w14:textId="77777777" w:rsidR="00B97356" w:rsidRDefault="00B97356" w:rsidP="00F36554">
            <w:r>
              <w:rPr>
                <w:rFonts w:hint="eastAsia"/>
              </w:rPr>
              <w:t>系统在解决跨站攻击、注入攻击等系统性安全问题上，具体标准参照《</w:t>
            </w:r>
            <w:r>
              <w:rPr>
                <w:rFonts w:hint="eastAsia"/>
              </w:rPr>
              <w:t>OWASP Top10</w:t>
            </w:r>
            <w:r>
              <w:rPr>
                <w:rFonts w:hint="eastAsia"/>
              </w:rPr>
              <w:t>–</w:t>
            </w:r>
            <w:r>
              <w:rPr>
                <w:rFonts w:hint="eastAsia"/>
              </w:rPr>
              <w:t>2013</w:t>
            </w:r>
            <w:r>
              <w:rPr>
                <w:rFonts w:hint="eastAsia"/>
              </w:rPr>
              <w:t>》</w:t>
            </w:r>
          </w:p>
        </w:tc>
      </w:tr>
      <w:tr w:rsidR="00B97356" w14:paraId="6B3281CD" w14:textId="77777777" w:rsidTr="00F36554">
        <w:tc>
          <w:tcPr>
            <w:tcW w:w="1843" w:type="dxa"/>
            <w:tcBorders>
              <w:right w:val="single" w:sz="4" w:space="0" w:color="auto"/>
            </w:tcBorders>
            <w:shd w:val="clear" w:color="auto" w:fill="FFFFFF"/>
            <w:vAlign w:val="center"/>
          </w:tcPr>
          <w:p w14:paraId="6396D46B" w14:textId="77777777" w:rsidR="00B97356" w:rsidRDefault="00B97356" w:rsidP="00F36554">
            <w:pPr>
              <w:jc w:val="center"/>
              <w:rPr>
                <w:b/>
              </w:rPr>
            </w:pPr>
            <w:r>
              <w:rPr>
                <w:rFonts w:hint="eastAsia"/>
                <w:b/>
              </w:rPr>
              <w:t>安全性约束</w:t>
            </w:r>
          </w:p>
        </w:tc>
        <w:tc>
          <w:tcPr>
            <w:tcW w:w="7457" w:type="dxa"/>
            <w:tcBorders>
              <w:left w:val="single" w:sz="4" w:space="0" w:color="auto"/>
            </w:tcBorders>
          </w:tcPr>
          <w:p w14:paraId="2C5FE80F" w14:textId="77777777" w:rsidR="00B97356" w:rsidRDefault="00B97356" w:rsidP="00F36554">
            <w:r>
              <w:rPr>
                <w:rFonts w:hint="eastAsia"/>
              </w:rPr>
              <w:t>用户名全系统不重复，字母数字组合，不区分大小写，长度不小于</w:t>
            </w:r>
            <w:r>
              <w:rPr>
                <w:rFonts w:hint="eastAsia"/>
              </w:rPr>
              <w:t>5</w:t>
            </w:r>
            <w:r>
              <w:rPr>
                <w:rFonts w:hint="eastAsia"/>
              </w:rPr>
              <w:t>位；</w:t>
            </w:r>
          </w:p>
          <w:p w14:paraId="76566375" w14:textId="77777777" w:rsidR="00B97356" w:rsidRDefault="00B97356" w:rsidP="00F36554">
            <w:r>
              <w:rPr>
                <w:rFonts w:hint="eastAsia"/>
              </w:rPr>
              <w:t>密码由字母数字组合，区分大小写，长度不小于</w:t>
            </w:r>
            <w:r>
              <w:rPr>
                <w:rFonts w:hint="eastAsia"/>
              </w:rPr>
              <w:t>5</w:t>
            </w:r>
            <w:r>
              <w:rPr>
                <w:rFonts w:hint="eastAsia"/>
              </w:rPr>
              <w:t>位，采用</w:t>
            </w:r>
            <w:r>
              <w:rPr>
                <w:rFonts w:hint="eastAsia"/>
              </w:rPr>
              <w:t>MD5</w:t>
            </w:r>
            <w:r>
              <w:rPr>
                <w:rFonts w:hint="eastAsia"/>
              </w:rPr>
              <w:t>或更高级别加密；</w:t>
            </w:r>
          </w:p>
        </w:tc>
      </w:tr>
      <w:tr w:rsidR="00B97356" w14:paraId="6AC03192" w14:textId="77777777" w:rsidTr="00F36554">
        <w:tc>
          <w:tcPr>
            <w:tcW w:w="1843" w:type="dxa"/>
            <w:tcBorders>
              <w:right w:val="single" w:sz="4" w:space="0" w:color="auto"/>
            </w:tcBorders>
            <w:shd w:val="clear" w:color="auto" w:fill="FFFFFF"/>
            <w:vAlign w:val="center"/>
          </w:tcPr>
          <w:p w14:paraId="0BAA90E2" w14:textId="77777777" w:rsidR="00B97356" w:rsidRDefault="00B97356" w:rsidP="00F36554">
            <w:pPr>
              <w:jc w:val="center"/>
              <w:rPr>
                <w:b/>
              </w:rPr>
            </w:pPr>
            <w:r>
              <w:rPr>
                <w:rFonts w:hint="eastAsia"/>
                <w:b/>
              </w:rPr>
              <w:t>安全性约束</w:t>
            </w:r>
          </w:p>
        </w:tc>
        <w:tc>
          <w:tcPr>
            <w:tcW w:w="7457" w:type="dxa"/>
            <w:tcBorders>
              <w:left w:val="single" w:sz="4" w:space="0" w:color="auto"/>
            </w:tcBorders>
          </w:tcPr>
          <w:p w14:paraId="2984E7DF" w14:textId="77777777" w:rsidR="00B97356" w:rsidRDefault="00B97356" w:rsidP="00F36554">
            <w:r>
              <w:rPr>
                <w:rFonts w:hint="eastAsia"/>
              </w:rPr>
              <w:t>3</w:t>
            </w:r>
            <w:r>
              <w:rPr>
                <w:rFonts w:hint="eastAsia"/>
              </w:rPr>
              <w:t>次密码输入错误，要求输入验证码；</w:t>
            </w:r>
            <w:r>
              <w:rPr>
                <w:rFonts w:hint="eastAsia"/>
              </w:rPr>
              <w:t>10</w:t>
            </w:r>
            <w:r>
              <w:rPr>
                <w:rFonts w:hint="eastAsia"/>
              </w:rPr>
              <w:t>次以上错误，锁定用户名；</w:t>
            </w:r>
          </w:p>
        </w:tc>
      </w:tr>
      <w:tr w:rsidR="00B97356" w14:paraId="35C85CAD" w14:textId="77777777" w:rsidTr="00F36554">
        <w:tc>
          <w:tcPr>
            <w:tcW w:w="1843" w:type="dxa"/>
            <w:tcBorders>
              <w:right w:val="single" w:sz="4" w:space="0" w:color="auto"/>
            </w:tcBorders>
            <w:shd w:val="clear" w:color="auto" w:fill="FFFFFF"/>
            <w:vAlign w:val="center"/>
          </w:tcPr>
          <w:p w14:paraId="6A3AACE4" w14:textId="77777777" w:rsidR="00B97356" w:rsidRDefault="00B97356" w:rsidP="00F36554">
            <w:pPr>
              <w:jc w:val="center"/>
              <w:rPr>
                <w:b/>
              </w:rPr>
            </w:pPr>
            <w:r>
              <w:rPr>
                <w:rFonts w:hint="eastAsia"/>
                <w:b/>
              </w:rPr>
              <w:t>可扩展性约束</w:t>
            </w:r>
          </w:p>
        </w:tc>
        <w:tc>
          <w:tcPr>
            <w:tcW w:w="7457" w:type="dxa"/>
            <w:tcBorders>
              <w:left w:val="single" w:sz="4" w:space="0" w:color="auto"/>
            </w:tcBorders>
          </w:tcPr>
          <w:p w14:paraId="68079485" w14:textId="77777777" w:rsidR="00B97356" w:rsidRDefault="00B97356" w:rsidP="00F36554">
            <w:r>
              <w:rPr>
                <w:rFonts w:hint="eastAsia"/>
              </w:rPr>
              <w:t>需要支持原有逻辑扩展，在接口不变的情况，能方便增加新的逻辑实现。</w:t>
            </w:r>
          </w:p>
          <w:p w14:paraId="05D9AF87" w14:textId="77777777" w:rsidR="00B97356" w:rsidRDefault="00B97356" w:rsidP="00F36554">
            <w:r>
              <w:rPr>
                <w:rFonts w:hint="eastAsia"/>
              </w:rPr>
              <w:t>需要支持新增逻辑在不影响原有业务、代码情况下，能增加新业务、新逻辑的处理分支</w:t>
            </w:r>
          </w:p>
          <w:p w14:paraId="0B2F6F2A" w14:textId="77777777" w:rsidR="00B97356" w:rsidRDefault="00B97356" w:rsidP="00F36554">
            <w:pPr>
              <w:rPr>
                <w:color w:val="FF0000"/>
              </w:rPr>
            </w:pPr>
            <w:r>
              <w:rPr>
                <w:rFonts w:hint="eastAsia"/>
              </w:rPr>
              <w:t>需要支持原逻辑再封装，支持在原逻辑封装基础上，进行再封装、不同逻辑组合。</w:t>
            </w:r>
          </w:p>
        </w:tc>
      </w:tr>
      <w:tr w:rsidR="00B97356" w14:paraId="726B71E0" w14:textId="77777777" w:rsidTr="00F36554">
        <w:tc>
          <w:tcPr>
            <w:tcW w:w="1843" w:type="dxa"/>
            <w:tcBorders>
              <w:right w:val="single" w:sz="4" w:space="0" w:color="auto"/>
            </w:tcBorders>
            <w:shd w:val="clear" w:color="auto" w:fill="FFFFFF"/>
            <w:vAlign w:val="center"/>
          </w:tcPr>
          <w:p w14:paraId="62981816" w14:textId="77777777" w:rsidR="00B97356" w:rsidRDefault="00B97356" w:rsidP="00F36554">
            <w:pPr>
              <w:jc w:val="center"/>
              <w:rPr>
                <w:b/>
              </w:rPr>
            </w:pPr>
            <w:r>
              <w:rPr>
                <w:rFonts w:hint="eastAsia"/>
                <w:b/>
              </w:rPr>
              <w:t>稳定性约束</w:t>
            </w:r>
          </w:p>
        </w:tc>
        <w:tc>
          <w:tcPr>
            <w:tcW w:w="7457" w:type="dxa"/>
            <w:tcBorders>
              <w:left w:val="single" w:sz="4" w:space="0" w:color="auto"/>
            </w:tcBorders>
          </w:tcPr>
          <w:p w14:paraId="7FE0E984" w14:textId="77777777" w:rsidR="00B97356" w:rsidRDefault="00B97356" w:rsidP="00F36554">
            <w:r>
              <w:rPr>
                <w:rFonts w:hint="eastAsia"/>
              </w:rPr>
              <w:t>系统可以通过运行更多的实例或者采用分布式处理来支持更多的用户。可以通过线性的增加硬件设备、实例个数或者分布式处理点来处理更多的数据量，能更好的在不增加响应时间的前提下支持更多的业务处理。</w:t>
            </w:r>
          </w:p>
        </w:tc>
      </w:tr>
    </w:tbl>
    <w:p w14:paraId="1EFC8135" w14:textId="6BDD704B" w:rsidR="00B97356" w:rsidRDefault="005307C3" w:rsidP="005307C3">
      <w:pPr>
        <w:pStyle w:val="2"/>
        <w:keepLines w:val="0"/>
        <w:widowControl w:val="0"/>
        <w:numPr>
          <w:ilvl w:val="0"/>
          <w:numId w:val="0"/>
        </w:numPr>
        <w:tabs>
          <w:tab w:val="clear" w:pos="210"/>
          <w:tab w:val="left" w:pos="425"/>
          <w:tab w:val="left" w:pos="575"/>
        </w:tabs>
        <w:spacing w:before="120" w:after="60" w:line="240" w:lineRule="atLeast"/>
        <w:ind w:left="575" w:rightChars="0" w:hanging="575"/>
        <w:jc w:val="left"/>
      </w:pPr>
      <w:bookmarkStart w:id="11" w:name="_Toc191787765"/>
      <w:r>
        <w:rPr>
          <w:rFonts w:hint="eastAsia"/>
        </w:rPr>
        <w:t>3.2</w:t>
      </w:r>
      <w:r w:rsidR="00B97356">
        <w:rPr>
          <w:rFonts w:hint="eastAsia"/>
        </w:rPr>
        <w:t>隐含约束</w:t>
      </w:r>
      <w:bookmarkEnd w:id="11"/>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7457"/>
      </w:tblGrid>
      <w:tr w:rsidR="00B97356" w14:paraId="52678EE5" w14:textId="77777777" w:rsidTr="00F36554">
        <w:tc>
          <w:tcPr>
            <w:tcW w:w="1843" w:type="dxa"/>
            <w:tcBorders>
              <w:right w:val="single" w:sz="4" w:space="0" w:color="auto"/>
            </w:tcBorders>
            <w:shd w:val="clear" w:color="auto" w:fill="D9D9D9"/>
            <w:vAlign w:val="center"/>
          </w:tcPr>
          <w:p w14:paraId="57F59835" w14:textId="77777777" w:rsidR="00B97356" w:rsidRDefault="00B97356" w:rsidP="00F36554">
            <w:pPr>
              <w:jc w:val="center"/>
              <w:rPr>
                <w:b/>
              </w:rPr>
            </w:pPr>
            <w:r>
              <w:rPr>
                <w:rFonts w:hint="eastAsia"/>
                <w:b/>
              </w:rPr>
              <w:t>约束</w:t>
            </w:r>
          </w:p>
        </w:tc>
        <w:tc>
          <w:tcPr>
            <w:tcW w:w="7457" w:type="dxa"/>
            <w:tcBorders>
              <w:left w:val="single" w:sz="4" w:space="0" w:color="auto"/>
            </w:tcBorders>
            <w:shd w:val="clear" w:color="auto" w:fill="D9D9D9"/>
          </w:tcPr>
          <w:p w14:paraId="03DD0DD0"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16DACB10" w14:textId="77777777" w:rsidTr="00F36554">
        <w:tc>
          <w:tcPr>
            <w:tcW w:w="1843" w:type="dxa"/>
            <w:tcBorders>
              <w:right w:val="single" w:sz="4" w:space="0" w:color="auto"/>
            </w:tcBorders>
            <w:shd w:val="clear" w:color="auto" w:fill="FFFFFF"/>
            <w:vAlign w:val="center"/>
          </w:tcPr>
          <w:p w14:paraId="69E1D915" w14:textId="77777777" w:rsidR="00B97356" w:rsidRPr="00905466" w:rsidRDefault="00B97356" w:rsidP="00F36554">
            <w:pPr>
              <w:jc w:val="center"/>
              <w:rPr>
                <w:b/>
              </w:rPr>
            </w:pPr>
            <w:r w:rsidRPr="00905466">
              <w:rPr>
                <w:rFonts w:hint="eastAsia"/>
                <w:b/>
              </w:rPr>
              <w:t>功能约束</w:t>
            </w:r>
          </w:p>
        </w:tc>
        <w:tc>
          <w:tcPr>
            <w:tcW w:w="7457" w:type="dxa"/>
            <w:tcBorders>
              <w:left w:val="single" w:sz="4" w:space="0" w:color="auto"/>
            </w:tcBorders>
          </w:tcPr>
          <w:p w14:paraId="1851D811" w14:textId="29B46C73" w:rsidR="00B97356" w:rsidRPr="00905466" w:rsidRDefault="00B97356" w:rsidP="00F36554">
            <w:r w:rsidRPr="00905466">
              <w:rPr>
                <w:rFonts w:hint="eastAsia"/>
              </w:rPr>
              <w:t>需求中提出的价格涉及多种货币，系统需要支持多币种</w:t>
            </w:r>
            <w:r w:rsidR="004816BD" w:rsidRPr="00905466">
              <w:rPr>
                <w:rFonts w:hint="eastAsia"/>
              </w:rPr>
              <w:t>（人民币、港币）</w:t>
            </w:r>
            <w:r w:rsidRPr="00905466">
              <w:rPr>
                <w:rFonts w:hint="eastAsia"/>
              </w:rPr>
              <w:t>的相关功能。</w:t>
            </w:r>
          </w:p>
        </w:tc>
      </w:tr>
      <w:tr w:rsidR="00B97356" w14:paraId="30C76E61" w14:textId="77777777" w:rsidTr="00F36554">
        <w:tc>
          <w:tcPr>
            <w:tcW w:w="1843" w:type="dxa"/>
            <w:tcBorders>
              <w:right w:val="single" w:sz="4" w:space="0" w:color="auto"/>
            </w:tcBorders>
            <w:shd w:val="clear" w:color="auto" w:fill="FFFFFF"/>
            <w:vAlign w:val="center"/>
          </w:tcPr>
          <w:p w14:paraId="62ACD1D8"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1AFB2BAE" w14:textId="77777777" w:rsidR="00B97356" w:rsidRDefault="00B97356" w:rsidP="00F36554">
            <w:r>
              <w:rPr>
                <w:rFonts w:hint="eastAsia"/>
              </w:rPr>
              <w:t>需求中提出的报表部分，要求用户可自定义和扩展，因此系统需要支持自定义报表功能</w:t>
            </w:r>
          </w:p>
        </w:tc>
      </w:tr>
      <w:tr w:rsidR="00B97356" w14:paraId="20280FA3" w14:textId="77777777" w:rsidTr="00F36554">
        <w:tc>
          <w:tcPr>
            <w:tcW w:w="1843" w:type="dxa"/>
            <w:tcBorders>
              <w:right w:val="single" w:sz="4" w:space="0" w:color="auto"/>
            </w:tcBorders>
            <w:shd w:val="clear" w:color="auto" w:fill="FFFFFF"/>
            <w:vAlign w:val="center"/>
          </w:tcPr>
          <w:p w14:paraId="6DE2539B"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1EAE4F61" w14:textId="51DEF600" w:rsidR="00B97356" w:rsidRDefault="00B97356" w:rsidP="00F36554">
            <w:r>
              <w:rPr>
                <w:rFonts w:hint="eastAsia"/>
              </w:rPr>
              <w:t>基础字典的管理需要同时支持通用字典和</w:t>
            </w:r>
            <w:r w:rsidR="00C7401D">
              <w:rPr>
                <w:rFonts w:hint="eastAsia"/>
              </w:rPr>
              <w:t>物业</w:t>
            </w:r>
            <w:r>
              <w:rPr>
                <w:rFonts w:hint="eastAsia"/>
              </w:rPr>
              <w:t>公司专用字典，</w:t>
            </w:r>
            <w:r w:rsidR="00C7401D">
              <w:rPr>
                <w:rFonts w:hint="eastAsia"/>
              </w:rPr>
              <w:t>物业公司</w:t>
            </w:r>
            <w:r>
              <w:rPr>
                <w:rFonts w:hint="eastAsia"/>
              </w:rPr>
              <w:t>在可以使用通用字典，专用字典，或者是专用字典</w:t>
            </w:r>
            <w:r>
              <w:rPr>
                <w:rFonts w:hint="eastAsia"/>
              </w:rPr>
              <w:t>+</w:t>
            </w:r>
            <w:r>
              <w:rPr>
                <w:rFonts w:hint="eastAsia"/>
              </w:rPr>
              <w:t>通用字典（专用字典中未定义的）</w:t>
            </w:r>
          </w:p>
        </w:tc>
      </w:tr>
      <w:tr w:rsidR="00B97356" w14:paraId="4F0E588D" w14:textId="77777777" w:rsidTr="00F36554">
        <w:tc>
          <w:tcPr>
            <w:tcW w:w="1843" w:type="dxa"/>
            <w:tcBorders>
              <w:right w:val="single" w:sz="4" w:space="0" w:color="auto"/>
            </w:tcBorders>
            <w:shd w:val="clear" w:color="auto" w:fill="FFFFFF"/>
            <w:vAlign w:val="center"/>
          </w:tcPr>
          <w:p w14:paraId="3BEC9A0F"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7EDF13FA" w14:textId="77777777" w:rsidR="00B97356" w:rsidRDefault="00B97356" w:rsidP="00F36554">
            <w:r>
              <w:rPr>
                <w:rFonts w:hint="eastAsia"/>
              </w:rPr>
              <w:t>需求中未涉及运维相关的功能，但在某些逻辑中描述了运维的操作。因此系统需要有运维相关的功能。</w:t>
            </w:r>
          </w:p>
        </w:tc>
      </w:tr>
      <w:tr w:rsidR="00B97356" w14:paraId="4DA5B6D9" w14:textId="77777777" w:rsidTr="00F36554">
        <w:tc>
          <w:tcPr>
            <w:tcW w:w="1843" w:type="dxa"/>
            <w:tcBorders>
              <w:right w:val="single" w:sz="4" w:space="0" w:color="auto"/>
            </w:tcBorders>
            <w:shd w:val="clear" w:color="auto" w:fill="FFFFFF"/>
            <w:vAlign w:val="center"/>
          </w:tcPr>
          <w:p w14:paraId="74680770" w14:textId="77777777" w:rsidR="00B97356" w:rsidRDefault="00B97356" w:rsidP="00F36554">
            <w:pPr>
              <w:jc w:val="center"/>
              <w:rPr>
                <w:b/>
              </w:rPr>
            </w:pPr>
            <w:r>
              <w:rPr>
                <w:rFonts w:hint="eastAsia"/>
                <w:b/>
              </w:rPr>
              <w:t>性能约束</w:t>
            </w:r>
          </w:p>
        </w:tc>
        <w:tc>
          <w:tcPr>
            <w:tcW w:w="7457" w:type="dxa"/>
            <w:tcBorders>
              <w:left w:val="single" w:sz="4" w:space="0" w:color="auto"/>
            </w:tcBorders>
          </w:tcPr>
          <w:p w14:paraId="55F25B4F" w14:textId="6A005BA1" w:rsidR="00B97356" w:rsidRDefault="00B97356" w:rsidP="00F36554">
            <w:r>
              <w:rPr>
                <w:rFonts w:hint="eastAsia"/>
              </w:rPr>
              <w:t>系统中使用的频度很高</w:t>
            </w:r>
            <w:r w:rsidR="007B63EC">
              <w:rPr>
                <w:rFonts w:hint="eastAsia"/>
              </w:rPr>
              <w:t>的数据</w:t>
            </w:r>
            <w:r>
              <w:rPr>
                <w:rFonts w:hint="eastAsia"/>
              </w:rPr>
              <w:t>需要有缓存机制，以增加页面的响应速度</w:t>
            </w:r>
          </w:p>
        </w:tc>
      </w:tr>
      <w:tr w:rsidR="00B97356" w14:paraId="303771C7" w14:textId="77777777" w:rsidTr="00F36554">
        <w:tc>
          <w:tcPr>
            <w:tcW w:w="1843" w:type="dxa"/>
            <w:tcBorders>
              <w:right w:val="single" w:sz="4" w:space="0" w:color="auto"/>
            </w:tcBorders>
            <w:shd w:val="clear" w:color="auto" w:fill="FFFFFF"/>
            <w:vAlign w:val="center"/>
          </w:tcPr>
          <w:p w14:paraId="696471CE" w14:textId="77777777" w:rsidR="00B97356" w:rsidRDefault="00B97356" w:rsidP="00F36554">
            <w:pPr>
              <w:jc w:val="center"/>
            </w:pPr>
          </w:p>
        </w:tc>
        <w:tc>
          <w:tcPr>
            <w:tcW w:w="7457" w:type="dxa"/>
            <w:tcBorders>
              <w:left w:val="single" w:sz="4" w:space="0" w:color="auto"/>
            </w:tcBorders>
          </w:tcPr>
          <w:p w14:paraId="4D6ED6E8" w14:textId="77777777" w:rsidR="00B97356" w:rsidRDefault="00B97356" w:rsidP="00F36554"/>
        </w:tc>
      </w:tr>
      <w:tr w:rsidR="00B97356" w14:paraId="21EDCACF" w14:textId="77777777" w:rsidTr="00F36554">
        <w:tc>
          <w:tcPr>
            <w:tcW w:w="1843" w:type="dxa"/>
            <w:tcBorders>
              <w:right w:val="single" w:sz="4" w:space="0" w:color="auto"/>
            </w:tcBorders>
            <w:shd w:val="clear" w:color="auto" w:fill="FFFFFF"/>
            <w:vAlign w:val="center"/>
          </w:tcPr>
          <w:p w14:paraId="5A149D8F" w14:textId="77777777" w:rsidR="00B97356" w:rsidRDefault="00B97356" w:rsidP="00F36554">
            <w:pPr>
              <w:jc w:val="center"/>
            </w:pPr>
          </w:p>
        </w:tc>
        <w:tc>
          <w:tcPr>
            <w:tcW w:w="7457" w:type="dxa"/>
            <w:tcBorders>
              <w:left w:val="single" w:sz="4" w:space="0" w:color="auto"/>
            </w:tcBorders>
          </w:tcPr>
          <w:p w14:paraId="63ED4E9D" w14:textId="77777777" w:rsidR="00B97356" w:rsidRDefault="00B97356" w:rsidP="00F36554"/>
        </w:tc>
      </w:tr>
    </w:tbl>
    <w:p w14:paraId="3A8A1EA6" w14:textId="77777777" w:rsidR="00B97356" w:rsidRDefault="00B97356" w:rsidP="00B97356">
      <w:pPr>
        <w:pStyle w:val="1"/>
        <w:tabs>
          <w:tab w:val="clear" w:pos="432"/>
        </w:tabs>
      </w:pPr>
      <w:bookmarkStart w:id="12" w:name="_Toc191787766"/>
      <w:r>
        <w:rPr>
          <w:rFonts w:hint="eastAsia"/>
        </w:rPr>
        <w:t>设计策略</w:t>
      </w:r>
      <w:bookmarkEnd w:id="12"/>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00"/>
        <w:gridCol w:w="7800"/>
      </w:tblGrid>
      <w:tr w:rsidR="00B97356" w14:paraId="271A83BA" w14:textId="77777777" w:rsidTr="00F36554">
        <w:tc>
          <w:tcPr>
            <w:tcW w:w="1500" w:type="dxa"/>
            <w:tcBorders>
              <w:right w:val="single" w:sz="4" w:space="0" w:color="auto"/>
            </w:tcBorders>
            <w:shd w:val="clear" w:color="auto" w:fill="D9D9D9"/>
            <w:vAlign w:val="center"/>
          </w:tcPr>
          <w:p w14:paraId="5FC689AA" w14:textId="77777777" w:rsidR="00B97356" w:rsidRDefault="00B97356" w:rsidP="00F36554">
            <w:pPr>
              <w:jc w:val="center"/>
              <w:rPr>
                <w:b/>
              </w:rPr>
            </w:pPr>
            <w:r>
              <w:rPr>
                <w:rFonts w:hint="eastAsia"/>
                <w:b/>
              </w:rPr>
              <w:t>策</w:t>
            </w:r>
            <w:r>
              <w:rPr>
                <w:rFonts w:hint="eastAsia"/>
                <w:b/>
              </w:rPr>
              <w:t xml:space="preserve"> </w:t>
            </w:r>
            <w:r>
              <w:rPr>
                <w:rFonts w:hint="eastAsia"/>
                <w:b/>
              </w:rPr>
              <w:t>略</w:t>
            </w:r>
          </w:p>
        </w:tc>
        <w:tc>
          <w:tcPr>
            <w:tcW w:w="7800" w:type="dxa"/>
            <w:tcBorders>
              <w:left w:val="single" w:sz="4" w:space="0" w:color="auto"/>
            </w:tcBorders>
            <w:shd w:val="clear" w:color="auto" w:fill="D9D9D9"/>
          </w:tcPr>
          <w:p w14:paraId="5E9C23E9"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09C81683" w14:textId="77777777" w:rsidTr="00F36554">
        <w:tc>
          <w:tcPr>
            <w:tcW w:w="1500" w:type="dxa"/>
            <w:tcBorders>
              <w:right w:val="single" w:sz="4" w:space="0" w:color="auto"/>
            </w:tcBorders>
            <w:shd w:val="clear" w:color="auto" w:fill="FFFFFF"/>
            <w:vAlign w:val="center"/>
          </w:tcPr>
          <w:p w14:paraId="3F3C477E" w14:textId="77777777" w:rsidR="00B97356" w:rsidRDefault="00B97356" w:rsidP="00F36554">
            <w:pPr>
              <w:jc w:val="center"/>
              <w:rPr>
                <w:b/>
              </w:rPr>
            </w:pPr>
            <w:r>
              <w:rPr>
                <w:rFonts w:hint="eastAsia"/>
                <w:b/>
              </w:rPr>
              <w:t>扩展策略</w:t>
            </w:r>
          </w:p>
        </w:tc>
        <w:tc>
          <w:tcPr>
            <w:tcW w:w="7800" w:type="dxa"/>
            <w:tcBorders>
              <w:left w:val="single" w:sz="4" w:space="0" w:color="auto"/>
            </w:tcBorders>
          </w:tcPr>
          <w:p w14:paraId="068F8D36" w14:textId="77777777" w:rsidR="00B97356" w:rsidRDefault="00B97356" w:rsidP="00F36554">
            <w:r>
              <w:rPr>
                <w:rFonts w:hint="eastAsia"/>
              </w:rPr>
              <w:t>逻辑封装，面向接口编程</w:t>
            </w:r>
          </w:p>
          <w:p w14:paraId="4C28FB53" w14:textId="77777777" w:rsidR="00B97356" w:rsidRDefault="00B97356" w:rsidP="00F36554">
            <w:r>
              <w:rPr>
                <w:rFonts w:hint="eastAsia"/>
              </w:rPr>
              <w:t>预计经常变化的内容采用</w:t>
            </w:r>
            <w:r>
              <w:rPr>
                <w:rFonts w:hint="eastAsia"/>
              </w:rPr>
              <w:t>XML</w:t>
            </w:r>
            <w:r>
              <w:rPr>
                <w:rFonts w:hint="eastAsia"/>
              </w:rPr>
              <w:t>配置文档将可变内容外置，扩展时不需要修改代码</w:t>
            </w:r>
          </w:p>
          <w:p w14:paraId="5B3E8D85" w14:textId="62F457DC" w:rsidR="00B97356" w:rsidRDefault="00B97356" w:rsidP="00666EB5">
            <w:r>
              <w:rPr>
                <w:rFonts w:hint="eastAsia"/>
              </w:rPr>
              <w:t>Business</w:t>
            </w:r>
            <w:r>
              <w:rPr>
                <w:rFonts w:hint="eastAsia"/>
              </w:rPr>
              <w:t>层细化为两层，</w:t>
            </w:r>
            <w:r w:rsidR="00666EB5">
              <w:rPr>
                <w:rFonts w:hint="eastAsia"/>
              </w:rPr>
              <w:t>领域服务</w:t>
            </w:r>
            <w:r>
              <w:rPr>
                <w:rFonts w:hint="eastAsia"/>
              </w:rPr>
              <w:t>层</w:t>
            </w:r>
            <w:r w:rsidR="00F36554">
              <w:rPr>
                <w:rFonts w:hint="eastAsia"/>
              </w:rPr>
              <w:t>（</w:t>
            </w:r>
            <w:r w:rsidR="00F36554">
              <w:t>B</w:t>
            </w:r>
            <w:r w:rsidR="00F36554">
              <w:rPr>
                <w:rFonts w:hint="eastAsia"/>
              </w:rPr>
              <w:t>iz</w:t>
            </w:r>
            <w:r w:rsidR="00F36554">
              <w:rPr>
                <w:rFonts w:hint="eastAsia"/>
              </w:rPr>
              <w:t>）</w:t>
            </w:r>
            <w:r>
              <w:rPr>
                <w:rFonts w:hint="eastAsia"/>
              </w:rPr>
              <w:t>和</w:t>
            </w:r>
            <w:r w:rsidR="00F36554">
              <w:rPr>
                <w:rFonts w:hint="eastAsia"/>
              </w:rPr>
              <w:t>服务</w:t>
            </w:r>
            <w:r w:rsidR="00666EB5">
              <w:rPr>
                <w:rFonts w:hint="eastAsia"/>
              </w:rPr>
              <w:t>facade</w:t>
            </w:r>
            <w:r>
              <w:rPr>
                <w:rFonts w:hint="eastAsia"/>
              </w:rPr>
              <w:t>层</w:t>
            </w:r>
            <w:r w:rsidR="00F36554">
              <w:rPr>
                <w:rFonts w:hint="eastAsia"/>
              </w:rPr>
              <w:t>（</w:t>
            </w:r>
            <w:r w:rsidR="00F36554">
              <w:t>S</w:t>
            </w:r>
            <w:r w:rsidR="00F36554">
              <w:rPr>
                <w:rFonts w:hint="eastAsia"/>
              </w:rPr>
              <w:t>ervice</w:t>
            </w:r>
            <w:r w:rsidR="00F36554">
              <w:rPr>
                <w:rFonts w:hint="eastAsia"/>
              </w:rPr>
              <w:t>）</w:t>
            </w:r>
            <w:r>
              <w:rPr>
                <w:rFonts w:hint="eastAsia"/>
              </w:rPr>
              <w:t>。其中</w:t>
            </w:r>
            <w:r w:rsidR="003C1A21">
              <w:t>B</w:t>
            </w:r>
            <w:r w:rsidR="003C1A21">
              <w:rPr>
                <w:rFonts w:hint="eastAsia"/>
              </w:rPr>
              <w:t>iz</w:t>
            </w:r>
            <w:r w:rsidR="00F67AAB">
              <w:rPr>
                <w:rFonts w:hint="eastAsia"/>
              </w:rPr>
              <w:t>层基于领域模型划分为各个业务领域</w:t>
            </w:r>
            <w:r>
              <w:rPr>
                <w:rFonts w:hint="eastAsia"/>
              </w:rPr>
              <w:t>，封装具体的</w:t>
            </w:r>
            <w:r w:rsidR="00F67AAB">
              <w:rPr>
                <w:rFonts w:hint="eastAsia"/>
              </w:rPr>
              <w:t>业务</w:t>
            </w:r>
            <w:r>
              <w:rPr>
                <w:rFonts w:hint="eastAsia"/>
              </w:rPr>
              <w:t>实现；</w:t>
            </w:r>
            <w:r w:rsidR="00AC6D27">
              <w:t>S</w:t>
            </w:r>
            <w:r w:rsidR="00AC6D27">
              <w:rPr>
                <w:rFonts w:hint="eastAsia"/>
              </w:rPr>
              <w:t>ervice</w:t>
            </w:r>
            <w:r>
              <w:rPr>
                <w:rFonts w:hint="eastAsia"/>
              </w:rPr>
              <w:t>层将</w:t>
            </w:r>
            <w:r w:rsidR="00AC6D27">
              <w:t>B</w:t>
            </w:r>
            <w:r w:rsidR="00AC6D27">
              <w:rPr>
                <w:rFonts w:hint="eastAsia"/>
              </w:rPr>
              <w:t>iz</w:t>
            </w:r>
            <w:r>
              <w:rPr>
                <w:rFonts w:hint="eastAsia"/>
              </w:rPr>
              <w:t>层的逻辑组织</w:t>
            </w:r>
            <w:r w:rsidR="00F67AAB">
              <w:rPr>
                <w:rFonts w:hint="eastAsia"/>
              </w:rPr>
              <w:t>为大粒度</w:t>
            </w:r>
            <w:r w:rsidR="00AC121A">
              <w:rPr>
                <w:rFonts w:hint="eastAsia"/>
              </w:rPr>
              <w:t>的</w:t>
            </w:r>
            <w:r w:rsidR="009F701A">
              <w:rPr>
                <w:rFonts w:hint="eastAsia"/>
              </w:rPr>
              <w:t>A</w:t>
            </w:r>
            <w:r w:rsidR="009F701A">
              <w:t>PI</w:t>
            </w:r>
            <w:r w:rsidR="009F701A">
              <w:rPr>
                <w:rFonts w:hint="eastAsia"/>
              </w:rPr>
              <w:t>，并</w:t>
            </w:r>
            <w:r w:rsidR="00462176">
              <w:rPr>
                <w:rFonts w:hint="eastAsia"/>
              </w:rPr>
              <w:t>有针对性地</w:t>
            </w:r>
            <w:r w:rsidR="008823CE">
              <w:rPr>
                <w:rFonts w:hint="eastAsia"/>
              </w:rPr>
              <w:t>以</w:t>
            </w:r>
            <w:r w:rsidR="008823CE">
              <w:rPr>
                <w:rFonts w:hint="eastAsia"/>
              </w:rPr>
              <w:t xml:space="preserve"> </w:t>
            </w:r>
            <w:r w:rsidR="008823CE">
              <w:t xml:space="preserve">SOAP </w:t>
            </w:r>
            <w:r w:rsidR="008823CE">
              <w:rPr>
                <w:rFonts w:hint="eastAsia"/>
              </w:rPr>
              <w:t>或</w:t>
            </w:r>
            <w:r w:rsidR="008823CE">
              <w:rPr>
                <w:rFonts w:hint="eastAsia"/>
              </w:rPr>
              <w:t xml:space="preserve"> </w:t>
            </w:r>
            <w:r w:rsidR="008823CE">
              <w:t>R</w:t>
            </w:r>
            <w:r w:rsidR="008823CE">
              <w:rPr>
                <w:rFonts w:hint="eastAsia"/>
              </w:rPr>
              <w:t>estful</w:t>
            </w:r>
            <w:r w:rsidR="008823CE">
              <w:t xml:space="preserve"> </w:t>
            </w:r>
            <w:r w:rsidR="008823CE">
              <w:rPr>
                <w:rFonts w:hint="eastAsia"/>
              </w:rPr>
              <w:t>的方式对外发布</w:t>
            </w:r>
            <w:r>
              <w:rPr>
                <w:rFonts w:hint="eastAsia"/>
              </w:rPr>
              <w:t>。</w:t>
            </w:r>
          </w:p>
        </w:tc>
      </w:tr>
      <w:tr w:rsidR="00B97356" w14:paraId="6F241C84" w14:textId="77777777" w:rsidTr="00F36554">
        <w:tc>
          <w:tcPr>
            <w:tcW w:w="1500" w:type="dxa"/>
            <w:tcBorders>
              <w:right w:val="single" w:sz="4" w:space="0" w:color="auto"/>
            </w:tcBorders>
            <w:shd w:val="clear" w:color="auto" w:fill="FFFFFF"/>
            <w:vAlign w:val="center"/>
          </w:tcPr>
          <w:p w14:paraId="5C146858" w14:textId="77777777" w:rsidR="00B97356" w:rsidRDefault="00B97356" w:rsidP="00F36554">
            <w:pPr>
              <w:jc w:val="center"/>
              <w:rPr>
                <w:b/>
              </w:rPr>
            </w:pPr>
            <w:r>
              <w:rPr>
                <w:rFonts w:hint="eastAsia"/>
                <w:b/>
              </w:rPr>
              <w:t>复用策略</w:t>
            </w:r>
          </w:p>
        </w:tc>
        <w:tc>
          <w:tcPr>
            <w:tcW w:w="7800" w:type="dxa"/>
            <w:tcBorders>
              <w:left w:val="single" w:sz="4" w:space="0" w:color="auto"/>
            </w:tcBorders>
          </w:tcPr>
          <w:p w14:paraId="47E9CB2B" w14:textId="722066CE" w:rsidR="00B97356" w:rsidRDefault="004D1CC8" w:rsidP="00F36554">
            <w:r>
              <w:rPr>
                <w:rFonts w:hint="eastAsia"/>
              </w:rPr>
              <w:t>与第三方系统对接</w:t>
            </w:r>
            <w:r w:rsidR="00A7445F">
              <w:rPr>
                <w:rFonts w:hint="eastAsia"/>
              </w:rPr>
              <w:t>信息</w:t>
            </w:r>
            <w:r>
              <w:rPr>
                <w:rFonts w:hint="eastAsia"/>
              </w:rPr>
              <w:t>采用</w:t>
            </w:r>
            <w:r w:rsidR="00B97356">
              <w:rPr>
                <w:rFonts w:hint="eastAsia"/>
              </w:rPr>
              <w:t>XML</w:t>
            </w:r>
            <w:r w:rsidR="00A7445F">
              <w:rPr>
                <w:rFonts w:hint="eastAsia"/>
              </w:rPr>
              <w:t>配置，需要定义</w:t>
            </w:r>
            <w:r w:rsidR="00B97356">
              <w:rPr>
                <w:rFonts w:hint="eastAsia"/>
              </w:rPr>
              <w:t>数据转换的处理接口，</w:t>
            </w:r>
            <w:r w:rsidR="00A7445F">
              <w:rPr>
                <w:rFonts w:hint="eastAsia"/>
              </w:rPr>
              <w:t>对接信息</w:t>
            </w:r>
            <w:r w:rsidR="00B97356">
              <w:rPr>
                <w:rFonts w:hint="eastAsia"/>
              </w:rPr>
              <w:t>内容的生成</w:t>
            </w:r>
            <w:r w:rsidR="00A7445F">
              <w:rPr>
                <w:rFonts w:hint="eastAsia"/>
              </w:rPr>
              <w:t>要求</w:t>
            </w:r>
            <w:r w:rsidR="00B97356">
              <w:rPr>
                <w:rFonts w:hint="eastAsia"/>
              </w:rPr>
              <w:t>可方便的进行扩展，适用于</w:t>
            </w:r>
            <w:r w:rsidR="00A7445F">
              <w:rPr>
                <w:rFonts w:hint="eastAsia"/>
              </w:rPr>
              <w:t>不同物业管理系统</w:t>
            </w:r>
            <w:r w:rsidR="00B97356">
              <w:rPr>
                <w:rFonts w:hint="eastAsia"/>
              </w:rPr>
              <w:t>等其他需要</w:t>
            </w:r>
            <w:r w:rsidR="00B54AA4">
              <w:rPr>
                <w:rFonts w:hint="eastAsia"/>
              </w:rPr>
              <w:t>交互</w:t>
            </w:r>
            <w:r w:rsidR="00B97356">
              <w:rPr>
                <w:rFonts w:hint="eastAsia"/>
              </w:rPr>
              <w:t>的系统，可重用。</w:t>
            </w:r>
          </w:p>
        </w:tc>
      </w:tr>
      <w:tr w:rsidR="00B97356" w14:paraId="22677CDB" w14:textId="77777777" w:rsidTr="00F36554">
        <w:tc>
          <w:tcPr>
            <w:tcW w:w="1500" w:type="dxa"/>
            <w:tcBorders>
              <w:right w:val="single" w:sz="4" w:space="0" w:color="auto"/>
            </w:tcBorders>
            <w:shd w:val="clear" w:color="auto" w:fill="FFFFFF"/>
            <w:vAlign w:val="center"/>
          </w:tcPr>
          <w:p w14:paraId="5766E35F" w14:textId="77777777" w:rsidR="00B97356" w:rsidRDefault="00B97356" w:rsidP="00F36554">
            <w:pPr>
              <w:jc w:val="center"/>
              <w:rPr>
                <w:b/>
              </w:rPr>
            </w:pPr>
            <w:r>
              <w:rPr>
                <w:rFonts w:hint="eastAsia"/>
                <w:b/>
              </w:rPr>
              <w:t>折衷策略</w:t>
            </w:r>
          </w:p>
        </w:tc>
        <w:tc>
          <w:tcPr>
            <w:tcW w:w="7800" w:type="dxa"/>
            <w:tcBorders>
              <w:left w:val="single" w:sz="4" w:space="0" w:color="auto"/>
            </w:tcBorders>
          </w:tcPr>
          <w:p w14:paraId="212D9140" w14:textId="77777777" w:rsidR="00B97356" w:rsidRDefault="00B97356" w:rsidP="00F36554">
            <w:r>
              <w:rPr>
                <w:rFonts w:hint="eastAsia"/>
              </w:rPr>
              <w:t>业务数据在遇到性能和功能冲突时，采用“分时”策略处理，将复杂操作拆分成多个简单操作</w:t>
            </w:r>
          </w:p>
          <w:p w14:paraId="6C2A00A4" w14:textId="55ADCDDE" w:rsidR="00B97356" w:rsidRDefault="00B97356" w:rsidP="00F36554">
            <w:r>
              <w:rPr>
                <w:rFonts w:hint="eastAsia"/>
              </w:rPr>
              <w:t>报表功能在遇到性能和功能冲突时，优先</w:t>
            </w:r>
            <w:r w:rsidR="0064226D">
              <w:rPr>
                <w:rFonts w:hint="eastAsia"/>
              </w:rPr>
              <w:t>于</w:t>
            </w:r>
            <w:r>
              <w:rPr>
                <w:rFonts w:hint="eastAsia"/>
              </w:rPr>
              <w:t>功能，并通过</w:t>
            </w:r>
            <w:r>
              <w:rPr>
                <w:rFonts w:hint="eastAsia"/>
              </w:rPr>
              <w:t>SQL</w:t>
            </w:r>
            <w:r>
              <w:rPr>
                <w:rFonts w:hint="eastAsia"/>
              </w:rPr>
              <w:t>优化处理</w:t>
            </w:r>
          </w:p>
        </w:tc>
      </w:tr>
      <w:tr w:rsidR="00B97356" w14:paraId="17644E46" w14:textId="77777777" w:rsidTr="00F36554">
        <w:tc>
          <w:tcPr>
            <w:tcW w:w="1500" w:type="dxa"/>
            <w:tcBorders>
              <w:right w:val="single" w:sz="4" w:space="0" w:color="auto"/>
            </w:tcBorders>
            <w:shd w:val="clear" w:color="auto" w:fill="FFFFFF"/>
            <w:vAlign w:val="center"/>
          </w:tcPr>
          <w:p w14:paraId="772D98F9" w14:textId="77777777" w:rsidR="00B97356" w:rsidRDefault="00B97356" w:rsidP="00F36554">
            <w:pPr>
              <w:jc w:val="center"/>
              <w:rPr>
                <w:b/>
              </w:rPr>
            </w:pPr>
            <w:r>
              <w:rPr>
                <w:rFonts w:hint="eastAsia"/>
                <w:b/>
              </w:rPr>
              <w:t>数据关联策略</w:t>
            </w:r>
          </w:p>
        </w:tc>
        <w:tc>
          <w:tcPr>
            <w:tcW w:w="7800" w:type="dxa"/>
            <w:tcBorders>
              <w:left w:val="single" w:sz="4" w:space="0" w:color="auto"/>
            </w:tcBorders>
          </w:tcPr>
          <w:p w14:paraId="2B528A3C" w14:textId="77777777" w:rsidR="00B97356" w:rsidRDefault="00B97356" w:rsidP="00F36554">
            <w:r>
              <w:rPr>
                <w:rFonts w:hint="eastAsia"/>
              </w:rPr>
              <w:t>用户使用账户进行关联，不区分大小写</w:t>
            </w:r>
          </w:p>
          <w:p w14:paraId="188DEA5A" w14:textId="2B968A9C" w:rsidR="00B97356" w:rsidRDefault="00B97356" w:rsidP="00F36554">
            <w:r>
              <w:rPr>
                <w:rFonts w:hint="eastAsia"/>
              </w:rPr>
              <w:t>业务数据统一使用</w:t>
            </w:r>
            <w:r w:rsidR="00A86785">
              <w:rPr>
                <w:rFonts w:hint="eastAsia"/>
              </w:rPr>
              <w:t>主键</w:t>
            </w:r>
            <w:r w:rsidR="00505DA3">
              <w:rPr>
                <w:rFonts w:hint="eastAsia"/>
              </w:rPr>
              <w:t>（</w:t>
            </w:r>
            <w:r w:rsidR="00505DA3">
              <w:rPr>
                <w:rFonts w:hint="eastAsia"/>
              </w:rPr>
              <w:t>Sql</w:t>
            </w:r>
            <w:r w:rsidR="00505DA3">
              <w:t xml:space="preserve"> S</w:t>
            </w:r>
            <w:r w:rsidR="00505DA3">
              <w:rPr>
                <w:rFonts w:hint="eastAsia"/>
              </w:rPr>
              <w:t>erver</w:t>
            </w:r>
            <w:r w:rsidR="00505DA3">
              <w:rPr>
                <w:rFonts w:hint="eastAsia"/>
              </w:rPr>
              <w:t>）</w:t>
            </w:r>
            <w:r w:rsidR="00A86785">
              <w:rPr>
                <w:rFonts w:hint="eastAsia"/>
              </w:rPr>
              <w:t>或</w:t>
            </w:r>
            <w:r w:rsidR="00974D24">
              <w:rPr>
                <w:rFonts w:hint="eastAsia"/>
              </w:rPr>
              <w:t>序列</w:t>
            </w:r>
            <w:r w:rsidR="00505DA3">
              <w:rPr>
                <w:rFonts w:hint="eastAsia"/>
              </w:rPr>
              <w:t>（</w:t>
            </w:r>
            <w:r w:rsidR="00505DA3">
              <w:rPr>
                <w:rFonts w:hint="eastAsia"/>
              </w:rPr>
              <w:t>Oracle</w:t>
            </w:r>
            <w:r w:rsidR="00505DA3">
              <w:rPr>
                <w:rFonts w:hint="eastAsia"/>
              </w:rPr>
              <w:t>）</w:t>
            </w:r>
            <w:r>
              <w:rPr>
                <w:rFonts w:hint="eastAsia"/>
              </w:rPr>
              <w:t>关联</w:t>
            </w:r>
          </w:p>
        </w:tc>
      </w:tr>
    </w:tbl>
    <w:p w14:paraId="7E1B8328" w14:textId="77777777" w:rsidR="00B97356" w:rsidRDefault="00B97356" w:rsidP="00B97356">
      <w:pPr>
        <w:pStyle w:val="1"/>
        <w:tabs>
          <w:tab w:val="clear" w:pos="432"/>
        </w:tabs>
      </w:pPr>
      <w:bookmarkStart w:id="13" w:name="_Toc191787767"/>
      <w:r>
        <w:rPr>
          <w:rFonts w:hint="eastAsia"/>
        </w:rPr>
        <w:lastRenderedPageBreak/>
        <w:t>总体设计</w:t>
      </w:r>
      <w:bookmarkEnd w:id="13"/>
    </w:p>
    <w:p w14:paraId="00838A6C" w14:textId="77777777" w:rsidR="00B97356" w:rsidRDefault="00B97356" w:rsidP="00B97356">
      <w:pPr>
        <w:pStyle w:val="2"/>
        <w:ind w:right="180"/>
      </w:pPr>
      <w:r>
        <w:rPr>
          <w:rFonts w:hint="eastAsia"/>
        </w:rPr>
        <w:t>封装规范</w:t>
      </w:r>
    </w:p>
    <w:p w14:paraId="5162127F" w14:textId="52348DBA" w:rsidR="00B97356" w:rsidRDefault="005908CE" w:rsidP="00B97356">
      <w:r>
        <w:rPr>
          <w:rFonts w:hint="eastAsia"/>
          <w:noProof/>
        </w:rPr>
        <w:drawing>
          <wp:inline distT="0" distB="0" distL="0" distR="0" wp14:anchorId="5102000F" wp14:editId="61714A19">
            <wp:extent cx="5275580" cy="3757295"/>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5580" cy="3757295"/>
                    </a:xfrm>
                    <a:prstGeom prst="rect">
                      <a:avLst/>
                    </a:prstGeom>
                    <a:noFill/>
                    <a:ln>
                      <a:noFill/>
                    </a:ln>
                  </pic:spPr>
                </pic:pic>
              </a:graphicData>
            </a:graphic>
          </wp:inline>
        </w:drawing>
      </w:r>
    </w:p>
    <w:p w14:paraId="3A6C73FF" w14:textId="24F590EE" w:rsidR="00B97356" w:rsidRDefault="00AC1A71" w:rsidP="00B97356">
      <w:r>
        <w:rPr>
          <w:rFonts w:hint="eastAsia"/>
        </w:rPr>
        <w:t xml:space="preserve"> </w:t>
      </w:r>
    </w:p>
    <w:p w14:paraId="466F3088" w14:textId="2EF6093A" w:rsidR="00724AD3" w:rsidRDefault="00724AD3" w:rsidP="00B97356"/>
    <w:p w14:paraId="53CEF17F" w14:textId="632D2FB8" w:rsidR="00724AD3" w:rsidRDefault="00724AD3" w:rsidP="00724AD3">
      <w:r>
        <w:rPr>
          <w:rFonts w:hint="eastAsia"/>
        </w:rPr>
        <w:t>封装方案主体参考重构逻辑，三层架构。</w:t>
      </w:r>
      <w:r>
        <w:t>Model</w:t>
      </w:r>
      <w:r>
        <w:rPr>
          <w:rFonts w:hint="eastAsia"/>
        </w:rPr>
        <w:t>层和</w:t>
      </w:r>
      <w:r>
        <w:t>DbContext</w:t>
      </w:r>
      <w:r>
        <w:rPr>
          <w:rFonts w:hint="eastAsia"/>
        </w:rPr>
        <w:t>处理数据的映射和增删改查操作；</w:t>
      </w:r>
      <w:r>
        <w:t>Biz</w:t>
      </w:r>
      <w:r>
        <w:rPr>
          <w:rFonts w:hint="eastAsia"/>
        </w:rPr>
        <w:t>层和</w:t>
      </w:r>
      <w:r>
        <w:rPr>
          <w:rFonts w:hint="eastAsia"/>
        </w:rPr>
        <w:t>Service</w:t>
      </w:r>
      <w:r>
        <w:rPr>
          <w:rFonts w:hint="eastAsia"/>
        </w:rPr>
        <w:t>实现领域模型，</w:t>
      </w:r>
      <w:r>
        <w:t>B</w:t>
      </w:r>
      <w:r>
        <w:rPr>
          <w:rFonts w:hint="eastAsia"/>
        </w:rPr>
        <w:t>iz</w:t>
      </w:r>
      <w:r>
        <w:rPr>
          <w:rFonts w:hint="eastAsia"/>
        </w:rPr>
        <w:t>层封装可重用的逻辑代码，根据逻辑实现的不同分别封装不同的</w:t>
      </w:r>
      <w:r>
        <w:rPr>
          <w:rFonts w:hint="eastAsia"/>
        </w:rPr>
        <w:t>DLL</w:t>
      </w:r>
      <w:r>
        <w:rPr>
          <w:rFonts w:hint="eastAsia"/>
        </w:rPr>
        <w:t>，</w:t>
      </w:r>
      <w:r>
        <w:t>S</w:t>
      </w:r>
      <w:r>
        <w:rPr>
          <w:rFonts w:hint="eastAsia"/>
        </w:rPr>
        <w:t>ervice</w:t>
      </w:r>
      <w:r>
        <w:rPr>
          <w:rFonts w:hint="eastAsia"/>
        </w:rPr>
        <w:t>层对应大粒度的业务过程的封装。最终的应用层</w:t>
      </w:r>
      <w:r>
        <w:rPr>
          <w:rFonts w:hint="eastAsia"/>
        </w:rPr>
        <w:t>UI</w:t>
      </w:r>
      <w:r>
        <w:rPr>
          <w:rFonts w:hint="eastAsia"/>
        </w:rPr>
        <w:t>和逻辑分离。</w:t>
      </w:r>
    </w:p>
    <w:p w14:paraId="2FCCB0DA" w14:textId="71D0495A" w:rsidR="00724AD3" w:rsidRDefault="00724AD3" w:rsidP="00B97356"/>
    <w:p w14:paraId="5E9B0365" w14:textId="00853C2E" w:rsidR="00724AD3" w:rsidRDefault="00724AD3" w:rsidP="00B97356"/>
    <w:p w14:paraId="126250B5" w14:textId="665720D7" w:rsidR="00BA4246" w:rsidRDefault="00BA4246" w:rsidP="00B97356"/>
    <w:p w14:paraId="3793CC2C" w14:textId="4ABAFA97" w:rsidR="00BA4246" w:rsidRDefault="00BA4246" w:rsidP="00B97356"/>
    <w:p w14:paraId="022C6294" w14:textId="172121D9" w:rsidR="00BA4246" w:rsidRDefault="00BA4246" w:rsidP="00B97356"/>
    <w:p w14:paraId="6D1C4B56" w14:textId="094CA200" w:rsidR="00BA4246" w:rsidRDefault="00BA4246" w:rsidP="00B97356"/>
    <w:p w14:paraId="5BEFA1C8" w14:textId="090C5FCA" w:rsidR="00BA4246" w:rsidRDefault="00BA4246" w:rsidP="00B97356"/>
    <w:p w14:paraId="3AC36E86" w14:textId="513CA8D3" w:rsidR="00BA4246" w:rsidRDefault="00BA4246" w:rsidP="00B97356"/>
    <w:p w14:paraId="1F2576AE" w14:textId="5FDA70DB" w:rsidR="00BA4246" w:rsidRDefault="00BA4246" w:rsidP="00B97356"/>
    <w:p w14:paraId="5A28692F" w14:textId="6842DEA2" w:rsidR="00BA4246" w:rsidRDefault="00BA4246" w:rsidP="00B97356"/>
    <w:p w14:paraId="6863EAFE" w14:textId="4E7FE4F1" w:rsidR="00BA4246" w:rsidRDefault="00BA4246" w:rsidP="00B97356"/>
    <w:p w14:paraId="1B7EBE94" w14:textId="21674312" w:rsidR="00BA4246" w:rsidRDefault="00BA4246" w:rsidP="00B97356"/>
    <w:p w14:paraId="1184C3FC" w14:textId="3C1708D7" w:rsidR="00BA4246" w:rsidRDefault="00BA4246" w:rsidP="00B97356"/>
    <w:p w14:paraId="5ABAE364" w14:textId="4F754CA8" w:rsidR="00BA4246" w:rsidRDefault="00BA4246" w:rsidP="00B97356"/>
    <w:p w14:paraId="620A9827" w14:textId="531311F8" w:rsidR="00BA4246" w:rsidRDefault="00BA4246" w:rsidP="00B97356"/>
    <w:p w14:paraId="1DA53581" w14:textId="77777777" w:rsidR="00BA4246" w:rsidRDefault="00BA4246" w:rsidP="00B97356">
      <w:pPr>
        <w:rPr>
          <w:rFonts w:hint="eastAsia"/>
        </w:rPr>
      </w:pPr>
    </w:p>
    <w:p w14:paraId="6DAAC51E" w14:textId="77777777" w:rsidR="00B97356" w:rsidRDefault="00B97356" w:rsidP="00B97356">
      <w:pPr>
        <w:pStyle w:val="3"/>
        <w:ind w:left="481" w:right="180"/>
      </w:pPr>
      <w:r>
        <w:rPr>
          <w:rFonts w:hint="eastAsia"/>
        </w:rPr>
        <w:lastRenderedPageBreak/>
        <w:t>接口定义</w:t>
      </w:r>
    </w:p>
    <w:tbl>
      <w:tblPr>
        <w:tblW w:w="99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82"/>
        <w:gridCol w:w="3642"/>
        <w:gridCol w:w="4443"/>
      </w:tblGrid>
      <w:tr w:rsidR="006F7E1A" w14:paraId="5215FDF1" w14:textId="77777777" w:rsidTr="00FC4B51">
        <w:trPr>
          <w:trHeight w:val="414"/>
        </w:trPr>
        <w:tc>
          <w:tcPr>
            <w:tcW w:w="1882" w:type="dxa"/>
            <w:shd w:val="clear" w:color="auto" w:fill="D9D9D9"/>
          </w:tcPr>
          <w:p w14:paraId="16086407" w14:textId="77777777" w:rsidR="006F7E1A" w:rsidRDefault="006F7E1A" w:rsidP="00F621CC">
            <w:r>
              <w:rPr>
                <w:rFonts w:hint="eastAsia"/>
              </w:rPr>
              <w:t>所属系统</w:t>
            </w:r>
          </w:p>
        </w:tc>
        <w:tc>
          <w:tcPr>
            <w:tcW w:w="3642" w:type="dxa"/>
            <w:shd w:val="clear" w:color="auto" w:fill="D9D9D9"/>
          </w:tcPr>
          <w:p w14:paraId="5AF2154B" w14:textId="77777777" w:rsidR="006F7E1A" w:rsidRDefault="006F7E1A" w:rsidP="00F621CC">
            <w:r>
              <w:rPr>
                <w:rFonts w:hint="eastAsia"/>
              </w:rPr>
              <w:t>接口</w:t>
            </w:r>
          </w:p>
        </w:tc>
        <w:tc>
          <w:tcPr>
            <w:tcW w:w="4443" w:type="dxa"/>
            <w:shd w:val="clear" w:color="auto" w:fill="D9D9D9"/>
          </w:tcPr>
          <w:p w14:paraId="1427B34B" w14:textId="77777777" w:rsidR="006F7E1A" w:rsidRDefault="006F7E1A" w:rsidP="00F621CC">
            <w:r>
              <w:rPr>
                <w:rFonts w:hint="eastAsia"/>
              </w:rPr>
              <w:t>说明</w:t>
            </w:r>
          </w:p>
        </w:tc>
      </w:tr>
      <w:tr w:rsidR="006F7E1A" w14:paraId="4CB4CF5C" w14:textId="77777777" w:rsidTr="00FC4B51">
        <w:trPr>
          <w:trHeight w:val="414"/>
        </w:trPr>
        <w:tc>
          <w:tcPr>
            <w:tcW w:w="1882" w:type="dxa"/>
            <w:vMerge w:val="restart"/>
          </w:tcPr>
          <w:p w14:paraId="30BBDB25" w14:textId="77777777" w:rsidR="006F7E1A" w:rsidRPr="00880D45" w:rsidRDefault="006F7E1A" w:rsidP="00F621CC">
            <w:r w:rsidRPr="00A95557">
              <w:rPr>
                <w:rFonts w:hint="eastAsia"/>
              </w:rPr>
              <w:t>智慧云社区（互联网服务平台）</w:t>
            </w:r>
          </w:p>
        </w:tc>
        <w:tc>
          <w:tcPr>
            <w:tcW w:w="3642" w:type="dxa"/>
          </w:tcPr>
          <w:p w14:paraId="31D2F70E" w14:textId="77777777" w:rsidR="006F7E1A" w:rsidRDefault="006F7E1A" w:rsidP="00F621CC">
            <w:r w:rsidRPr="00880D45">
              <w:t>SZ.Aisino.IntellEstate.I</w:t>
            </w:r>
            <w:r>
              <w:t>Query</w:t>
            </w:r>
            <w:r w:rsidRPr="00880D45">
              <w:t>Service</w:t>
            </w:r>
            <w:r>
              <w:t>.</w:t>
            </w:r>
          </w:p>
        </w:tc>
        <w:tc>
          <w:tcPr>
            <w:tcW w:w="4443" w:type="dxa"/>
          </w:tcPr>
          <w:p w14:paraId="055C9B0C" w14:textId="77777777" w:rsidR="006F7E1A" w:rsidRDefault="006F7E1A" w:rsidP="00F621CC">
            <w:r w:rsidRPr="0049779E">
              <w:rPr>
                <w:rFonts w:hint="eastAsia"/>
              </w:rPr>
              <w:t>智慧云社区查询接口</w:t>
            </w:r>
            <w:r>
              <w:rPr>
                <w:rFonts w:hint="eastAsia"/>
              </w:rPr>
              <w:t>：</w:t>
            </w:r>
            <w:r w:rsidRPr="0049779E">
              <w:rPr>
                <w:rFonts w:hint="eastAsia"/>
              </w:rPr>
              <w:t>互联网服务平台</w:t>
            </w:r>
            <w:r>
              <w:rPr>
                <w:rFonts w:hint="eastAsia"/>
              </w:rPr>
              <w:t>对外部系统有限开放的</w:t>
            </w:r>
            <w:r w:rsidRPr="0049779E">
              <w:rPr>
                <w:rFonts w:hint="eastAsia"/>
              </w:rPr>
              <w:t>查询接口</w:t>
            </w:r>
            <w:r w:rsidRPr="0049779E">
              <w:rPr>
                <w:rFonts w:hint="eastAsia"/>
              </w:rPr>
              <w:t xml:space="preserve">   </w:t>
            </w:r>
          </w:p>
        </w:tc>
      </w:tr>
      <w:tr w:rsidR="006F7E1A" w14:paraId="034F28FF" w14:textId="77777777" w:rsidTr="00FC4B51">
        <w:trPr>
          <w:trHeight w:val="850"/>
        </w:trPr>
        <w:tc>
          <w:tcPr>
            <w:tcW w:w="1882" w:type="dxa"/>
            <w:vMerge/>
          </w:tcPr>
          <w:p w14:paraId="4F83D882" w14:textId="77777777" w:rsidR="006F7E1A" w:rsidRPr="00880D45" w:rsidRDefault="006F7E1A" w:rsidP="00F621CC"/>
        </w:tc>
        <w:tc>
          <w:tcPr>
            <w:tcW w:w="3642" w:type="dxa"/>
          </w:tcPr>
          <w:p w14:paraId="1015D623" w14:textId="77777777" w:rsidR="006F7E1A" w:rsidRDefault="006F7E1A" w:rsidP="00F621CC">
            <w:r w:rsidRPr="00880D45">
              <w:t>SZ.Aisino.IntellEstate.I</w:t>
            </w:r>
            <w:r>
              <w:t>E</w:t>
            </w:r>
            <w:r>
              <w:rPr>
                <w:rFonts w:hint="eastAsia"/>
              </w:rPr>
              <w:t>invoice</w:t>
            </w:r>
            <w:r w:rsidRPr="00880D45">
              <w:t>Service</w:t>
            </w:r>
            <w:r>
              <w:t>.</w:t>
            </w:r>
          </w:p>
        </w:tc>
        <w:tc>
          <w:tcPr>
            <w:tcW w:w="4443" w:type="dxa"/>
          </w:tcPr>
          <w:p w14:paraId="30C4A733" w14:textId="77777777" w:rsidR="006F7E1A" w:rsidRDefault="006F7E1A" w:rsidP="00F621CC">
            <w:r w:rsidRPr="00AE55BC">
              <w:rPr>
                <w:rFonts w:hint="eastAsia"/>
              </w:rPr>
              <w:t>统一开票接口</w:t>
            </w:r>
            <w:r>
              <w:rPr>
                <w:rFonts w:hint="eastAsia"/>
              </w:rPr>
              <w:t>：</w:t>
            </w:r>
            <w:r w:rsidRPr="0049779E">
              <w:rPr>
                <w:rFonts w:hint="eastAsia"/>
              </w:rPr>
              <w:t>互联网服务平台</w:t>
            </w:r>
            <w:r>
              <w:rPr>
                <w:rFonts w:hint="eastAsia"/>
              </w:rPr>
              <w:t>对外部系统有限开放的电子票开票代理服务接口</w:t>
            </w:r>
          </w:p>
        </w:tc>
      </w:tr>
      <w:tr w:rsidR="006F7E1A" w14:paraId="6061B6AB" w14:textId="77777777" w:rsidTr="00FC4B51">
        <w:trPr>
          <w:trHeight w:val="414"/>
        </w:trPr>
        <w:tc>
          <w:tcPr>
            <w:tcW w:w="1882" w:type="dxa"/>
          </w:tcPr>
          <w:p w14:paraId="0EE46D78" w14:textId="77777777" w:rsidR="006F7E1A" w:rsidRPr="00880D45" w:rsidRDefault="006F7E1A" w:rsidP="00F621CC">
            <w:r w:rsidRPr="00A95557">
              <w:rPr>
                <w:rFonts w:hint="eastAsia"/>
              </w:rPr>
              <w:t>电子票前置服务</w:t>
            </w:r>
            <w:r w:rsidRPr="00A95557">
              <w:rPr>
                <w:rFonts w:hint="eastAsia"/>
              </w:rPr>
              <w:t xml:space="preserve">     </w:t>
            </w:r>
          </w:p>
        </w:tc>
        <w:tc>
          <w:tcPr>
            <w:tcW w:w="3642" w:type="dxa"/>
          </w:tcPr>
          <w:p w14:paraId="6C485C3A" w14:textId="48D62F5D" w:rsidR="006F7E1A" w:rsidRDefault="006F7E1A" w:rsidP="00F621CC"/>
        </w:tc>
        <w:tc>
          <w:tcPr>
            <w:tcW w:w="4443" w:type="dxa"/>
          </w:tcPr>
          <w:p w14:paraId="2F07006D" w14:textId="77777777" w:rsidR="006F7E1A" w:rsidRDefault="006F7E1A" w:rsidP="00F621CC">
            <w:r w:rsidRPr="00A95557">
              <w:rPr>
                <w:rFonts w:hint="eastAsia"/>
              </w:rPr>
              <w:t>深圳航信电子票前置服务接口</w:t>
            </w:r>
            <w:r w:rsidRPr="00A95557">
              <w:rPr>
                <w:rFonts w:hint="eastAsia"/>
              </w:rPr>
              <w:t xml:space="preserve">    </w:t>
            </w:r>
          </w:p>
          <w:p w14:paraId="3AA82A0B" w14:textId="77777777" w:rsidR="006F7E1A" w:rsidRDefault="006F7E1A" w:rsidP="00F621CC"/>
        </w:tc>
      </w:tr>
      <w:tr w:rsidR="0055771E" w14:paraId="4A362C12" w14:textId="77777777" w:rsidTr="0055771E">
        <w:trPr>
          <w:trHeight w:val="208"/>
        </w:trPr>
        <w:tc>
          <w:tcPr>
            <w:tcW w:w="1882" w:type="dxa"/>
            <w:vMerge w:val="restart"/>
          </w:tcPr>
          <w:p w14:paraId="1FA9B3B0" w14:textId="026B8E67" w:rsidR="0055771E" w:rsidRPr="00880D45" w:rsidRDefault="001248F3" w:rsidP="00F621CC">
            <w:r w:rsidRPr="001248F3">
              <w:rPr>
                <w:rFonts w:hint="eastAsia"/>
              </w:rPr>
              <w:t>物业停车场道闸系统</w:t>
            </w:r>
            <w:r w:rsidR="0055771E">
              <w:rPr>
                <w:rFonts w:hint="eastAsia"/>
              </w:rPr>
              <w:t>（</w:t>
            </w:r>
            <w:r w:rsidR="0055771E" w:rsidRPr="00EB2664">
              <w:rPr>
                <w:rFonts w:hint="eastAsia"/>
              </w:rPr>
              <w:t>第三方</w:t>
            </w:r>
            <w:r w:rsidR="0055771E">
              <w:rPr>
                <w:rFonts w:hint="eastAsia"/>
              </w:rPr>
              <w:t xml:space="preserve"> </w:t>
            </w:r>
            <w:r w:rsidR="0055771E" w:rsidRPr="00EB2664">
              <w:rPr>
                <w:rFonts w:hint="eastAsia"/>
              </w:rPr>
              <w:t>）</w:t>
            </w:r>
          </w:p>
        </w:tc>
        <w:tc>
          <w:tcPr>
            <w:tcW w:w="3642" w:type="dxa"/>
          </w:tcPr>
          <w:p w14:paraId="4C5F1A30" w14:textId="77777777" w:rsidR="0055771E" w:rsidRDefault="0055771E" w:rsidP="00F621CC">
            <w:r>
              <w:rPr>
                <w:rFonts w:hint="eastAsia"/>
              </w:rPr>
              <w:t>三方待协商</w:t>
            </w:r>
          </w:p>
        </w:tc>
        <w:tc>
          <w:tcPr>
            <w:tcW w:w="4443" w:type="dxa"/>
          </w:tcPr>
          <w:p w14:paraId="0422484A" w14:textId="223CCC89" w:rsidR="0055771E" w:rsidRDefault="0055771E" w:rsidP="00F621CC">
            <w:pPr>
              <w:rPr>
                <w:rFonts w:hint="eastAsia"/>
              </w:rPr>
            </w:pPr>
            <w:r>
              <w:rPr>
                <w:rFonts w:hint="eastAsia"/>
              </w:rPr>
              <w:t>查询接口</w:t>
            </w:r>
            <w:r w:rsidR="001A67B9">
              <w:rPr>
                <w:rFonts w:hint="eastAsia"/>
              </w:rPr>
              <w:t>（</w:t>
            </w:r>
            <w:r w:rsidR="001A67B9">
              <w:rPr>
                <w:rFonts w:hint="eastAsia"/>
              </w:rPr>
              <w:t>月卡有效期</w:t>
            </w:r>
            <w:r w:rsidR="001A67B9">
              <w:rPr>
                <w:rFonts w:hint="eastAsia"/>
              </w:rPr>
              <w:t>、</w:t>
            </w:r>
            <w:r w:rsidR="001A67B9">
              <w:rPr>
                <w:rFonts w:hint="eastAsia"/>
              </w:rPr>
              <w:t>月卡用户信息</w:t>
            </w:r>
            <w:r w:rsidR="002B18FB">
              <w:rPr>
                <w:rFonts w:hint="eastAsia"/>
              </w:rPr>
              <w:t>、</w:t>
            </w:r>
            <w:r w:rsidR="002B18FB">
              <w:rPr>
                <w:rFonts w:hint="eastAsia"/>
              </w:rPr>
              <w:t>月卡充值历史记录</w:t>
            </w:r>
            <w:r w:rsidR="001A67B9">
              <w:rPr>
                <w:rFonts w:hint="eastAsia"/>
              </w:rPr>
              <w:t>）</w:t>
            </w:r>
          </w:p>
          <w:p w14:paraId="1BFCBEF3" w14:textId="63611565" w:rsidR="0055771E" w:rsidRDefault="0055771E" w:rsidP="00676715"/>
        </w:tc>
      </w:tr>
      <w:tr w:rsidR="0055771E" w14:paraId="5CA2E02F" w14:textId="77777777" w:rsidTr="00FE5F9B">
        <w:trPr>
          <w:trHeight w:val="208"/>
        </w:trPr>
        <w:tc>
          <w:tcPr>
            <w:tcW w:w="1882" w:type="dxa"/>
            <w:vMerge/>
          </w:tcPr>
          <w:p w14:paraId="502BCDC6" w14:textId="77777777" w:rsidR="0055771E" w:rsidRDefault="0055771E" w:rsidP="00F621CC">
            <w:pPr>
              <w:rPr>
                <w:rFonts w:hint="eastAsia"/>
              </w:rPr>
            </w:pPr>
          </w:p>
        </w:tc>
        <w:tc>
          <w:tcPr>
            <w:tcW w:w="3642" w:type="dxa"/>
          </w:tcPr>
          <w:p w14:paraId="3B81F40E" w14:textId="073C6E0E" w:rsidR="0055771E" w:rsidRDefault="0055771E" w:rsidP="00F621CC">
            <w:pPr>
              <w:rPr>
                <w:rFonts w:hint="eastAsia"/>
              </w:rPr>
            </w:pPr>
            <w:r>
              <w:rPr>
                <w:rFonts w:hint="eastAsia"/>
              </w:rPr>
              <w:t>三方待协商</w:t>
            </w:r>
          </w:p>
        </w:tc>
        <w:tc>
          <w:tcPr>
            <w:tcW w:w="4443" w:type="dxa"/>
          </w:tcPr>
          <w:p w14:paraId="12D89641" w14:textId="77777777" w:rsidR="00A838A0" w:rsidRDefault="0055771E" w:rsidP="00F621CC">
            <w:r>
              <w:rPr>
                <w:rFonts w:hint="eastAsia"/>
              </w:rPr>
              <w:t>月卡充值</w:t>
            </w:r>
            <w:r>
              <w:rPr>
                <w:rFonts w:hint="eastAsia"/>
              </w:rPr>
              <w:t>缴费</w:t>
            </w:r>
            <w:r w:rsidRPr="007F292A">
              <w:rPr>
                <w:rFonts w:hint="eastAsia"/>
              </w:rPr>
              <w:t>接口</w:t>
            </w:r>
            <w:r>
              <w:rPr>
                <w:rFonts w:hint="eastAsia"/>
              </w:rPr>
              <w:t xml:space="preserve"> </w:t>
            </w:r>
          </w:p>
          <w:p w14:paraId="037C8FBC" w14:textId="184B1104" w:rsidR="0055771E" w:rsidRDefault="0055771E" w:rsidP="00F621CC">
            <w:pPr>
              <w:rPr>
                <w:rFonts w:hint="eastAsia"/>
              </w:rPr>
            </w:pPr>
            <w:r>
              <w:rPr>
                <w:rFonts w:hint="eastAsia"/>
              </w:rPr>
              <w:t>（</w:t>
            </w:r>
            <w:r>
              <w:rPr>
                <w:rFonts w:hint="eastAsia"/>
              </w:rPr>
              <w:t>月卡基准费率配置</w:t>
            </w:r>
            <w:r>
              <w:rPr>
                <w:rFonts w:hint="eastAsia"/>
              </w:rPr>
              <w:t>在“</w:t>
            </w:r>
            <w:r>
              <w:rPr>
                <w:rFonts w:hint="eastAsia"/>
              </w:rPr>
              <w:t>公司基础信息维护</w:t>
            </w:r>
            <w:r>
              <w:rPr>
                <w:rFonts w:hint="eastAsia"/>
              </w:rPr>
              <w:t>模块”中实现）</w:t>
            </w:r>
          </w:p>
        </w:tc>
      </w:tr>
      <w:tr w:rsidR="0055771E" w14:paraId="7884C6A2" w14:textId="77777777" w:rsidTr="00FC4B51">
        <w:trPr>
          <w:trHeight w:val="208"/>
        </w:trPr>
        <w:tc>
          <w:tcPr>
            <w:tcW w:w="1882" w:type="dxa"/>
            <w:vMerge/>
          </w:tcPr>
          <w:p w14:paraId="79BF964D" w14:textId="77777777" w:rsidR="0055771E" w:rsidRDefault="0055771E" w:rsidP="00F621CC">
            <w:pPr>
              <w:rPr>
                <w:rFonts w:hint="eastAsia"/>
              </w:rPr>
            </w:pPr>
          </w:p>
        </w:tc>
        <w:tc>
          <w:tcPr>
            <w:tcW w:w="3642" w:type="dxa"/>
          </w:tcPr>
          <w:p w14:paraId="45F5FEE2" w14:textId="14557EFE" w:rsidR="0055771E" w:rsidRDefault="0063512C" w:rsidP="00F621CC">
            <w:pPr>
              <w:rPr>
                <w:rFonts w:hint="eastAsia"/>
              </w:rPr>
            </w:pPr>
            <w:r>
              <w:rPr>
                <w:rFonts w:hint="eastAsia"/>
              </w:rPr>
              <w:t xml:space="preserve"> </w:t>
            </w:r>
          </w:p>
        </w:tc>
        <w:tc>
          <w:tcPr>
            <w:tcW w:w="4443" w:type="dxa"/>
          </w:tcPr>
          <w:p w14:paraId="09400822" w14:textId="294C55C1" w:rsidR="0055771E" w:rsidRDefault="0063512C" w:rsidP="00F621CC">
            <w:pPr>
              <w:rPr>
                <w:rFonts w:hint="eastAsia"/>
              </w:rPr>
            </w:pPr>
            <w:r>
              <w:rPr>
                <w:rFonts w:hint="eastAsia"/>
              </w:rPr>
              <w:t xml:space="preserve"> </w:t>
            </w:r>
          </w:p>
        </w:tc>
      </w:tr>
      <w:tr w:rsidR="006F7E1A" w14:paraId="4F478839" w14:textId="77777777" w:rsidTr="00FC4B51">
        <w:trPr>
          <w:trHeight w:val="414"/>
        </w:trPr>
        <w:tc>
          <w:tcPr>
            <w:tcW w:w="1882" w:type="dxa"/>
            <w:vMerge w:val="restart"/>
          </w:tcPr>
          <w:p w14:paraId="1B45866F" w14:textId="77777777" w:rsidR="006F7E1A" w:rsidRPr="00880D45" w:rsidRDefault="006F7E1A" w:rsidP="00F621CC">
            <w:r w:rsidRPr="00EB2664">
              <w:rPr>
                <w:rFonts w:hint="eastAsia"/>
              </w:rPr>
              <w:t>物业管理系统（第三方</w:t>
            </w:r>
            <w:r>
              <w:rPr>
                <w:rFonts w:hint="eastAsia"/>
              </w:rPr>
              <w:t xml:space="preserve"> </w:t>
            </w:r>
            <w:r w:rsidRPr="00EB2664">
              <w:rPr>
                <w:rFonts w:hint="eastAsia"/>
              </w:rPr>
              <w:t>）</w:t>
            </w:r>
          </w:p>
        </w:tc>
        <w:tc>
          <w:tcPr>
            <w:tcW w:w="3642" w:type="dxa"/>
          </w:tcPr>
          <w:p w14:paraId="55430646" w14:textId="77777777" w:rsidR="006F7E1A" w:rsidRDefault="006F7E1A" w:rsidP="00F621CC">
            <w:r>
              <w:rPr>
                <w:rFonts w:hint="eastAsia"/>
              </w:rPr>
              <w:t>三方待协商</w:t>
            </w:r>
          </w:p>
        </w:tc>
        <w:tc>
          <w:tcPr>
            <w:tcW w:w="4443" w:type="dxa"/>
          </w:tcPr>
          <w:p w14:paraId="07547CE1" w14:textId="77777777" w:rsidR="006F7E1A" w:rsidRDefault="006F7E1A" w:rsidP="00F621CC">
            <w:r w:rsidRPr="007F292A">
              <w:rPr>
                <w:rFonts w:hint="eastAsia"/>
              </w:rPr>
              <w:t>物管系统对外查询接口</w:t>
            </w:r>
            <w:r w:rsidRPr="007F292A">
              <w:rPr>
                <w:rFonts w:hint="eastAsia"/>
              </w:rPr>
              <w:t xml:space="preserve">     </w:t>
            </w:r>
          </w:p>
        </w:tc>
      </w:tr>
      <w:tr w:rsidR="006F7E1A" w14:paraId="25A2BC5D" w14:textId="77777777" w:rsidTr="00FC4B51">
        <w:trPr>
          <w:trHeight w:val="435"/>
        </w:trPr>
        <w:tc>
          <w:tcPr>
            <w:tcW w:w="1882" w:type="dxa"/>
            <w:vMerge/>
          </w:tcPr>
          <w:p w14:paraId="0641CD4D" w14:textId="77777777" w:rsidR="006F7E1A" w:rsidRPr="00880D45" w:rsidRDefault="006F7E1A" w:rsidP="00F621CC"/>
        </w:tc>
        <w:tc>
          <w:tcPr>
            <w:tcW w:w="3642" w:type="dxa"/>
          </w:tcPr>
          <w:p w14:paraId="256DA73D" w14:textId="77777777" w:rsidR="006F7E1A" w:rsidRPr="0066581B" w:rsidRDefault="006F7E1A" w:rsidP="00F621CC">
            <w:pPr>
              <w:rPr>
                <w:strike/>
              </w:rPr>
            </w:pPr>
            <w:r w:rsidRPr="0066581B">
              <w:rPr>
                <w:rFonts w:hint="eastAsia"/>
                <w:strike/>
              </w:rPr>
              <w:t>三方待协商</w:t>
            </w:r>
          </w:p>
        </w:tc>
        <w:tc>
          <w:tcPr>
            <w:tcW w:w="4443" w:type="dxa"/>
          </w:tcPr>
          <w:p w14:paraId="7AB5A5B3" w14:textId="77777777" w:rsidR="006F7E1A" w:rsidRPr="0066581B" w:rsidRDefault="006F7E1A" w:rsidP="00F621CC">
            <w:pPr>
              <w:rPr>
                <w:strike/>
              </w:rPr>
            </w:pPr>
            <w:r w:rsidRPr="0066581B">
              <w:rPr>
                <w:rFonts w:hint="eastAsia"/>
                <w:strike/>
              </w:rPr>
              <w:t>开票状态回写接口</w:t>
            </w:r>
          </w:p>
        </w:tc>
      </w:tr>
    </w:tbl>
    <w:p w14:paraId="4B463B43" w14:textId="37677F8F" w:rsidR="006F7E1A" w:rsidRPr="006F7E1A" w:rsidRDefault="006F7E1A" w:rsidP="006F7E1A">
      <w:pPr>
        <w:rPr>
          <w:rFonts w:hint="eastAsia"/>
        </w:rPr>
      </w:pPr>
    </w:p>
    <w:p w14:paraId="6C92C6E8" w14:textId="77777777" w:rsidR="00B97356" w:rsidRDefault="00B97356" w:rsidP="00B97356">
      <w:pPr>
        <w:pStyle w:val="3"/>
        <w:ind w:left="481" w:right="180"/>
      </w:pPr>
      <w:bookmarkStart w:id="14" w:name="_逻辑分层"/>
      <w:bookmarkEnd w:id="14"/>
      <w:r>
        <w:rPr>
          <w:rFonts w:hint="eastAsia"/>
        </w:rPr>
        <w:t>逻辑层级关系</w:t>
      </w:r>
    </w:p>
    <w:p w14:paraId="1E81C170" w14:textId="4E4C4F36" w:rsidR="00B97356" w:rsidRDefault="00C943A8" w:rsidP="00B97356">
      <w:pPr>
        <w:pStyle w:val="4"/>
        <w:tabs>
          <w:tab w:val="clear" w:pos="864"/>
        </w:tabs>
        <w:ind w:right="180"/>
      </w:pPr>
      <w:r>
        <w:t>SZ.Aisino.IntellEstate</w:t>
      </w:r>
      <w:r w:rsidR="00B97356">
        <w:rPr>
          <w:rFonts w:hint="eastAsia"/>
        </w:rPr>
        <w:t>的层级关系</w:t>
      </w:r>
    </w:p>
    <w:p w14:paraId="72E69544" w14:textId="5AE384A1" w:rsidR="00B97356" w:rsidRDefault="00720129" w:rsidP="003340B0">
      <w:pPr>
        <w:ind w:firstLineChars="100" w:firstLine="180"/>
      </w:pPr>
      <w:r>
        <w:rPr>
          <w:rFonts w:hint="eastAsia"/>
          <w:noProof/>
        </w:rPr>
        <w:drawing>
          <wp:inline distT="0" distB="0" distL="0" distR="0" wp14:anchorId="13575716" wp14:editId="40FCC7BA">
            <wp:extent cx="5249375" cy="4131733"/>
            <wp:effectExtent l="0" t="0" r="889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4126" cy="4135472"/>
                    </a:xfrm>
                    <a:prstGeom prst="rect">
                      <a:avLst/>
                    </a:prstGeom>
                    <a:noFill/>
                    <a:ln>
                      <a:noFill/>
                    </a:ln>
                  </pic:spPr>
                </pic:pic>
              </a:graphicData>
            </a:graphic>
          </wp:inline>
        </w:drawing>
      </w:r>
    </w:p>
    <w:p w14:paraId="12F938A8" w14:textId="1B31F6E5" w:rsidR="00B97356" w:rsidRDefault="00B817E2" w:rsidP="00B97356">
      <w:r>
        <w:rPr>
          <w:rFonts w:hint="eastAsia"/>
        </w:rPr>
        <w:lastRenderedPageBreak/>
        <w:t>此处以服务平台</w:t>
      </w:r>
      <w:r>
        <w:rPr>
          <w:rFonts w:hint="eastAsia"/>
        </w:rPr>
        <w:t>-</w:t>
      </w:r>
      <w:r>
        <w:rPr>
          <w:rFonts w:hint="eastAsia"/>
        </w:rPr>
        <w:t>权限子系统为例说明</w:t>
      </w:r>
      <w:r w:rsidR="00B97356">
        <w:rPr>
          <w:rFonts w:hint="eastAsia"/>
        </w:rPr>
        <w:t>：</w:t>
      </w:r>
    </w:p>
    <w:p w14:paraId="7DFF4EAF" w14:textId="77777777" w:rsidR="00B97356" w:rsidRDefault="00B97356" w:rsidP="00B97356">
      <w:pPr>
        <w:numPr>
          <w:ilvl w:val="0"/>
          <w:numId w:val="11"/>
        </w:numPr>
        <w:adjustRightInd w:val="0"/>
      </w:pPr>
      <w:r>
        <w:rPr>
          <w:rFonts w:hint="eastAsia"/>
        </w:rPr>
        <w:t>在</w:t>
      </w:r>
      <w:r>
        <w:t>FAÇADE</w:t>
      </w:r>
      <w:r>
        <w:rPr>
          <w:rFonts w:hint="eastAsia"/>
        </w:rPr>
        <w:t>层增加业务对象模型定义，根据业务对象打包前台接口，有利于前台接口的使用和管理。</w:t>
      </w:r>
    </w:p>
    <w:p w14:paraId="467A7E9E" w14:textId="77777777" w:rsidR="00B97356" w:rsidRDefault="00B97356" w:rsidP="00B97356">
      <w:pPr>
        <w:numPr>
          <w:ilvl w:val="0"/>
          <w:numId w:val="11"/>
        </w:numPr>
        <w:adjustRightInd w:val="0"/>
      </w:pPr>
      <w:r>
        <w:rPr>
          <w:rFonts w:hint="eastAsia"/>
        </w:rPr>
        <w:t>DAL</w:t>
      </w:r>
      <w:r>
        <w:rPr>
          <w:rFonts w:hint="eastAsia"/>
        </w:rPr>
        <w:t>（数据操作层）和</w:t>
      </w:r>
      <w:r>
        <w:rPr>
          <w:rFonts w:hint="eastAsia"/>
        </w:rPr>
        <w:t>MODEL</w:t>
      </w:r>
      <w:r>
        <w:rPr>
          <w:rFonts w:hint="eastAsia"/>
        </w:rPr>
        <w:t>层（表字段映射）继续保持分离。</w:t>
      </w:r>
    </w:p>
    <w:p w14:paraId="645854BA" w14:textId="77777777" w:rsidR="00B97356" w:rsidRDefault="00B97356" w:rsidP="00B97356">
      <w:pPr>
        <w:numPr>
          <w:ilvl w:val="0"/>
          <w:numId w:val="11"/>
        </w:numPr>
        <w:adjustRightInd w:val="0"/>
      </w:pPr>
      <w:r>
        <w:rPr>
          <w:rFonts w:hint="eastAsia"/>
        </w:rPr>
        <w:t>业务逻辑分开打包，并用接口支持扩展。通过依赖注入，动态加载需要使用的操作实例。</w:t>
      </w:r>
    </w:p>
    <w:p w14:paraId="2BB761E7" w14:textId="77777777" w:rsidR="00B97356" w:rsidRDefault="00B97356" w:rsidP="00B97356">
      <w:pPr>
        <w:pStyle w:val="3"/>
        <w:ind w:left="481" w:right="180"/>
      </w:pPr>
      <w:r>
        <w:rPr>
          <w:rFonts w:hint="eastAsia"/>
        </w:rPr>
        <w:t>类库命名规范</w:t>
      </w:r>
    </w:p>
    <w:p w14:paraId="59A9A898" w14:textId="34D39351" w:rsidR="006E4D07" w:rsidRDefault="006E4D07" w:rsidP="006E4D07">
      <w:pPr>
        <w:numPr>
          <w:ilvl w:val="0"/>
          <w:numId w:val="182"/>
        </w:numPr>
        <w:adjustRightInd w:val="0"/>
      </w:pPr>
      <w:r>
        <w:rPr>
          <w:rFonts w:hint="eastAsia"/>
        </w:rPr>
        <w:t>类库命名格式定义为“</w:t>
      </w:r>
      <w:r>
        <w:t>SzAisino.&lt;</w:t>
      </w:r>
      <w:r>
        <w:rPr>
          <w:rFonts w:hint="eastAsia"/>
        </w:rPr>
        <w:t>项目代码</w:t>
      </w:r>
      <w:r>
        <w:t>&gt;.&lt;</w:t>
      </w:r>
      <w:r>
        <w:rPr>
          <w:rFonts w:hint="eastAsia"/>
        </w:rPr>
        <w:t>类库分层</w:t>
      </w:r>
      <w:r>
        <w:t>&gt;.&lt;</w:t>
      </w:r>
      <w:r>
        <w:rPr>
          <w:rFonts w:hint="eastAsia"/>
        </w:rPr>
        <w:t>类库子分类</w:t>
      </w:r>
      <w:r>
        <w:t>&gt;</w:t>
      </w:r>
      <w:r>
        <w:rPr>
          <w:rFonts w:hint="eastAsia"/>
        </w:rPr>
        <w:t>”。最大层级不超</w:t>
      </w:r>
      <w:r>
        <w:t xml:space="preserve">5 </w:t>
      </w:r>
      <w:r>
        <w:rPr>
          <w:rFonts w:hint="eastAsia"/>
        </w:rPr>
        <w:t>层。</w:t>
      </w:r>
    </w:p>
    <w:p w14:paraId="33C764DE" w14:textId="406D0D12" w:rsidR="00F3743B" w:rsidRDefault="00F3743B" w:rsidP="00F3743B">
      <w:pPr>
        <w:adjustRightInd w:val="0"/>
        <w:ind w:left="360"/>
        <w:rPr>
          <w:rFonts w:hint="eastAsia"/>
        </w:rPr>
      </w:pPr>
      <w:r>
        <w:rPr>
          <w:rFonts w:hint="eastAsia"/>
        </w:rPr>
        <w:t>项目代码</w:t>
      </w:r>
      <w:r>
        <w:rPr>
          <w:rFonts w:hint="eastAsia"/>
        </w:rPr>
        <w:t>暂定：</w:t>
      </w:r>
      <w:r>
        <w:t>IntellEstate</w:t>
      </w:r>
    </w:p>
    <w:p w14:paraId="1754BA12" w14:textId="168D15D3" w:rsidR="00B97356" w:rsidRDefault="00F77EB3" w:rsidP="00B97356">
      <w:pPr>
        <w:numPr>
          <w:ilvl w:val="0"/>
          <w:numId w:val="12"/>
        </w:numPr>
        <w:adjustRightInd w:val="0"/>
      </w:pPr>
      <w:r>
        <w:rPr>
          <w:rFonts w:hint="eastAsia"/>
        </w:rPr>
        <w:t>程序集</w:t>
      </w:r>
      <w:r>
        <w:rPr>
          <w:rFonts w:hint="eastAsia"/>
        </w:rPr>
        <w:t>/</w:t>
      </w:r>
      <w:r w:rsidR="00B97356">
        <w:rPr>
          <w:rFonts w:hint="eastAsia"/>
        </w:rPr>
        <w:t>包名称采用</w:t>
      </w:r>
      <w:r>
        <w:rPr>
          <w:rFonts w:hint="eastAsia"/>
        </w:rPr>
        <w:t>“驼峰”格式</w:t>
      </w:r>
      <w:r w:rsidR="00B97356">
        <w:rPr>
          <w:rFonts w:hint="eastAsia"/>
        </w:rPr>
        <w:t>。</w:t>
      </w:r>
    </w:p>
    <w:p w14:paraId="28730966" w14:textId="5B260B2F" w:rsidR="00B97356" w:rsidRDefault="00B97356" w:rsidP="00B97356">
      <w:pPr>
        <w:numPr>
          <w:ilvl w:val="0"/>
          <w:numId w:val="12"/>
        </w:numPr>
        <w:adjustRightInd w:val="0"/>
      </w:pPr>
      <w:r>
        <w:rPr>
          <w:rFonts w:hint="eastAsia"/>
        </w:rPr>
        <w:t>类名称，方法名称和属性名称采用“驼峰”格式，类名称，</w:t>
      </w:r>
      <w:r w:rsidR="00D83007">
        <w:rPr>
          <w:rFonts w:hint="eastAsia"/>
        </w:rPr>
        <w:t>属性</w:t>
      </w:r>
      <w:r w:rsidR="00D83007">
        <w:rPr>
          <w:rFonts w:hint="eastAsia"/>
        </w:rPr>
        <w:t>、</w:t>
      </w:r>
      <w:r>
        <w:rPr>
          <w:rFonts w:hint="eastAsia"/>
        </w:rPr>
        <w:t>方法名称</w:t>
      </w:r>
      <w:bookmarkStart w:id="15" w:name="_GoBack"/>
      <w:bookmarkEnd w:id="15"/>
      <w:r>
        <w:rPr>
          <w:rFonts w:hint="eastAsia"/>
        </w:rPr>
        <w:t>首字大写，</w:t>
      </w:r>
      <w:r w:rsidR="00042459">
        <w:rPr>
          <w:rFonts w:hint="eastAsia"/>
        </w:rPr>
        <w:t>字段</w:t>
      </w:r>
      <w:r>
        <w:rPr>
          <w:rFonts w:hint="eastAsia"/>
        </w:rPr>
        <w:t>名称首字小写。</w:t>
      </w:r>
    </w:p>
    <w:p w14:paraId="603C651F" w14:textId="77777777" w:rsidR="00B97356" w:rsidRDefault="00B97356" w:rsidP="00B97356">
      <w:pPr>
        <w:numPr>
          <w:ilvl w:val="0"/>
          <w:numId w:val="12"/>
        </w:numPr>
        <w:adjustRightInd w:val="0"/>
      </w:pPr>
      <w:r>
        <w:rPr>
          <w:rFonts w:hint="eastAsia"/>
        </w:rPr>
        <w:t>接口名称固定大写“</w:t>
      </w:r>
      <w:r>
        <w:rPr>
          <w:rFonts w:hint="eastAsia"/>
        </w:rPr>
        <w:t>I</w:t>
      </w:r>
      <w:r>
        <w:rPr>
          <w:rFonts w:hint="eastAsia"/>
        </w:rPr>
        <w:t>”字头</w:t>
      </w:r>
    </w:p>
    <w:p w14:paraId="080032A7" w14:textId="77777777" w:rsidR="00B97356" w:rsidRDefault="00B97356" w:rsidP="00B97356">
      <w:pPr>
        <w:numPr>
          <w:ilvl w:val="0"/>
          <w:numId w:val="12"/>
        </w:numPr>
        <w:adjustRightInd w:val="0"/>
      </w:pPr>
      <w:r>
        <w:rPr>
          <w:rFonts w:hint="eastAsia"/>
        </w:rPr>
        <w:t>名称的组合采用“动</w:t>
      </w:r>
      <w:r>
        <w:rPr>
          <w:rFonts w:hint="eastAsia"/>
        </w:rPr>
        <w:t>+</w:t>
      </w:r>
      <w:r>
        <w:rPr>
          <w:rFonts w:hint="eastAsia"/>
        </w:rPr>
        <w:t>名”组合方式。</w:t>
      </w:r>
    </w:p>
    <w:p w14:paraId="0AA3E2B9" w14:textId="77777777" w:rsidR="00B97356" w:rsidRDefault="00B97356" w:rsidP="00B97356">
      <w:pPr>
        <w:pStyle w:val="3"/>
        <w:ind w:left="481" w:right="180"/>
      </w:pPr>
      <w:r>
        <w:rPr>
          <w:rFonts w:hint="eastAsia"/>
        </w:rPr>
        <w:t>数据库设计规范</w:t>
      </w:r>
    </w:p>
    <w:p w14:paraId="4C3D9392" w14:textId="77777777" w:rsidR="00B97356" w:rsidRDefault="00B97356" w:rsidP="00B97356">
      <w:pPr>
        <w:numPr>
          <w:ilvl w:val="0"/>
          <w:numId w:val="13"/>
        </w:numPr>
        <w:adjustRightInd w:val="0"/>
      </w:pPr>
      <w:r>
        <w:rPr>
          <w:rFonts w:hint="eastAsia"/>
        </w:rPr>
        <w:t>数据表名称和字段名称采用全大写，“名词</w:t>
      </w:r>
      <w:r>
        <w:rPr>
          <w:rFonts w:hint="eastAsia"/>
        </w:rPr>
        <w:t>+</w:t>
      </w:r>
      <w:r>
        <w:t>(</w:t>
      </w:r>
      <w:r>
        <w:rPr>
          <w:rFonts w:hint="eastAsia"/>
        </w:rPr>
        <w:t>动词</w:t>
      </w:r>
      <w:r>
        <w:t>)</w:t>
      </w:r>
      <w:r>
        <w:rPr>
          <w:rFonts w:hint="eastAsia"/>
        </w:rPr>
        <w:t>”组合，单词之间使用下划线分割。例如订单主表可命名为“</w:t>
      </w:r>
      <w:r>
        <w:rPr>
          <w:rFonts w:hint="eastAsia"/>
        </w:rPr>
        <w:t>ORDER</w:t>
      </w:r>
      <w:r>
        <w:t>_</w:t>
      </w:r>
      <w:r>
        <w:rPr>
          <w:rFonts w:hint="eastAsia"/>
        </w:rPr>
        <w:t>HEAD</w:t>
      </w:r>
      <w:r>
        <w:rPr>
          <w:rFonts w:hint="eastAsia"/>
        </w:rPr>
        <w:t>”，对应的跟踪表可命名为“</w:t>
      </w:r>
      <w:r>
        <w:t>ORDER_HEAD_TRACE</w:t>
      </w:r>
      <w:r>
        <w:rPr>
          <w:rFonts w:hint="eastAsia"/>
        </w:rPr>
        <w:t>”</w:t>
      </w:r>
      <w:r>
        <w:t>.</w:t>
      </w:r>
    </w:p>
    <w:p w14:paraId="71532300" w14:textId="77777777" w:rsidR="00B97356" w:rsidRDefault="00B97356" w:rsidP="00B97356">
      <w:pPr>
        <w:numPr>
          <w:ilvl w:val="0"/>
          <w:numId w:val="13"/>
        </w:numPr>
        <w:adjustRightInd w:val="0"/>
      </w:pPr>
      <w:r>
        <w:rPr>
          <w:rFonts w:hint="eastAsia"/>
        </w:rPr>
        <w:t>数据表命名不要带有</w:t>
      </w:r>
      <w:r>
        <w:rPr>
          <w:rFonts w:hint="eastAsia"/>
        </w:rPr>
        <w:t xml:space="preserve"> HIS</w:t>
      </w:r>
      <w:r>
        <w:rPr>
          <w:rFonts w:hint="eastAsia"/>
        </w:rPr>
        <w:t>，</w:t>
      </w:r>
      <w:r>
        <w:rPr>
          <w:rFonts w:hint="eastAsia"/>
        </w:rPr>
        <w:t>TEMP</w:t>
      </w:r>
      <w:r>
        <w:rPr>
          <w:rFonts w:hint="eastAsia"/>
        </w:rPr>
        <w:t>，</w:t>
      </w:r>
      <w:r>
        <w:rPr>
          <w:rFonts w:hint="eastAsia"/>
        </w:rPr>
        <w:t>TMP</w:t>
      </w:r>
      <w:r>
        <w:rPr>
          <w:rFonts w:hint="eastAsia"/>
        </w:rPr>
        <w:t>，</w:t>
      </w:r>
      <w:r>
        <w:rPr>
          <w:rFonts w:hint="eastAsia"/>
        </w:rPr>
        <w:t>BAK</w:t>
      </w:r>
      <w:r>
        <w:rPr>
          <w:rFonts w:hint="eastAsia"/>
        </w:rPr>
        <w:t>，</w:t>
      </w:r>
      <w:r>
        <w:rPr>
          <w:rFonts w:hint="eastAsia"/>
        </w:rPr>
        <w:t>BACK</w:t>
      </w:r>
      <w:r>
        <w:rPr>
          <w:rFonts w:hint="eastAsia"/>
        </w:rPr>
        <w:t>等容易混淆的关键字。</w:t>
      </w:r>
    </w:p>
    <w:p w14:paraId="1D72A479" w14:textId="77777777" w:rsidR="00B97356" w:rsidRDefault="00B97356" w:rsidP="00B97356">
      <w:pPr>
        <w:numPr>
          <w:ilvl w:val="0"/>
          <w:numId w:val="13"/>
        </w:numPr>
        <w:adjustRightInd w:val="0"/>
      </w:pPr>
      <w:r>
        <w:rPr>
          <w:rFonts w:hint="eastAsia"/>
        </w:rPr>
        <w:t>所有的数据表都需要带有唯一的</w:t>
      </w:r>
      <w:r>
        <w:rPr>
          <w:rFonts w:hint="eastAsia"/>
        </w:rPr>
        <w:t>SEQ</w:t>
      </w:r>
      <w:r>
        <w:rPr>
          <w:rFonts w:hint="eastAsia"/>
        </w:rPr>
        <w:t>关键字，并作为主键处理，除非特殊需要。</w:t>
      </w:r>
      <w:r>
        <w:rPr>
          <w:rFonts w:hint="eastAsia"/>
        </w:rPr>
        <w:t>SEQ</w:t>
      </w:r>
      <w:r>
        <w:rPr>
          <w:rFonts w:hint="eastAsia"/>
        </w:rPr>
        <w:t>的命名规则为“表名</w:t>
      </w:r>
      <w:r>
        <w:t>_SEQ</w:t>
      </w:r>
      <w:r>
        <w:rPr>
          <w:rFonts w:hint="eastAsia"/>
        </w:rPr>
        <w:t>”。</w:t>
      </w:r>
    </w:p>
    <w:p w14:paraId="521C77F8" w14:textId="77777777" w:rsidR="00B97356" w:rsidRDefault="00B97356" w:rsidP="00B97356">
      <w:pPr>
        <w:numPr>
          <w:ilvl w:val="0"/>
          <w:numId w:val="13"/>
        </w:numPr>
        <w:adjustRightInd w:val="0"/>
      </w:pPr>
      <w:r>
        <w:rPr>
          <w:rFonts w:hint="eastAsia"/>
        </w:rPr>
        <w:t>所有的数据表都需要带有时间戳字段和操作人字段。</w:t>
      </w:r>
    </w:p>
    <w:p w14:paraId="29333FE9" w14:textId="77777777" w:rsidR="00B97356" w:rsidRDefault="00B97356" w:rsidP="00B97356">
      <w:pPr>
        <w:numPr>
          <w:ilvl w:val="0"/>
          <w:numId w:val="13"/>
        </w:numPr>
        <w:adjustRightInd w:val="0"/>
      </w:pPr>
      <w:r>
        <w:rPr>
          <w:rFonts w:hint="eastAsia"/>
        </w:rPr>
        <w:t>不允许使用触发器。</w:t>
      </w:r>
    </w:p>
    <w:p w14:paraId="2E2786D1" w14:textId="77777777" w:rsidR="00B97356" w:rsidRDefault="00B97356" w:rsidP="00B97356">
      <w:pPr>
        <w:numPr>
          <w:ilvl w:val="0"/>
          <w:numId w:val="13"/>
        </w:numPr>
        <w:adjustRightInd w:val="0"/>
      </w:pPr>
      <w:r>
        <w:rPr>
          <w:rFonts w:hint="eastAsia"/>
        </w:rPr>
        <w:t>一个数据表不要使用超过一个的</w:t>
      </w:r>
      <w:r>
        <w:rPr>
          <w:rFonts w:hint="eastAsia"/>
        </w:rPr>
        <w:t>BOLB</w:t>
      </w:r>
      <w:r>
        <w:rPr>
          <w:rFonts w:hint="eastAsia"/>
        </w:rPr>
        <w:t>（</w:t>
      </w:r>
      <w:r>
        <w:rPr>
          <w:rFonts w:hint="eastAsia"/>
        </w:rPr>
        <w:t>CLOB</w:t>
      </w:r>
      <w:r>
        <w:rPr>
          <w:rFonts w:hint="eastAsia"/>
        </w:rPr>
        <w:t>）类型字段。</w:t>
      </w:r>
    </w:p>
    <w:p w14:paraId="3D6BCA1B" w14:textId="77777777" w:rsidR="00B97356" w:rsidRDefault="00B97356" w:rsidP="00B97356">
      <w:pPr>
        <w:numPr>
          <w:ilvl w:val="0"/>
          <w:numId w:val="13"/>
        </w:numPr>
        <w:adjustRightInd w:val="0"/>
      </w:pPr>
      <w:r>
        <w:rPr>
          <w:rFonts w:hint="eastAsia"/>
        </w:rPr>
        <w:t>字符型的字段统一使用“</w:t>
      </w:r>
      <w:r>
        <w:rPr>
          <w:rFonts w:hint="eastAsia"/>
        </w:rPr>
        <w:t>VARCHAR2</w:t>
      </w:r>
      <w:r>
        <w:rPr>
          <w:rFonts w:hint="eastAsia"/>
        </w:rPr>
        <w:t>”格式，长度设置为预估长度的</w:t>
      </w:r>
      <w:r>
        <w:rPr>
          <w:rFonts w:hint="eastAsia"/>
        </w:rPr>
        <w:t>2-5</w:t>
      </w:r>
      <w:r>
        <w:rPr>
          <w:rFonts w:hint="eastAsia"/>
        </w:rPr>
        <w:t>倍。尽量不超过</w:t>
      </w:r>
      <w:r>
        <w:rPr>
          <w:rFonts w:hint="eastAsia"/>
        </w:rPr>
        <w:t>2000</w:t>
      </w:r>
      <w:r>
        <w:rPr>
          <w:rFonts w:hint="eastAsia"/>
        </w:rPr>
        <w:t>长度。</w:t>
      </w:r>
    </w:p>
    <w:p w14:paraId="6B3540E7" w14:textId="77777777" w:rsidR="00B97356" w:rsidRDefault="00B97356" w:rsidP="00B97356">
      <w:pPr>
        <w:numPr>
          <w:ilvl w:val="0"/>
          <w:numId w:val="13"/>
        </w:numPr>
        <w:adjustRightInd w:val="0"/>
      </w:pPr>
      <w:r>
        <w:rPr>
          <w:rFonts w:hint="eastAsia"/>
        </w:rPr>
        <w:t>所有的公司名称，堆场名称等涉及公司名称的字段，统一长度为</w:t>
      </w:r>
      <w:r>
        <w:rPr>
          <w:rFonts w:hint="eastAsia"/>
        </w:rPr>
        <w:t>VARCHAR2(2000)</w:t>
      </w:r>
    </w:p>
    <w:p w14:paraId="7507C89D" w14:textId="77777777" w:rsidR="00B97356" w:rsidRDefault="00B97356" w:rsidP="00B97356">
      <w:pPr>
        <w:pStyle w:val="3"/>
        <w:ind w:left="481" w:right="180"/>
      </w:pPr>
      <w:bookmarkStart w:id="16" w:name="_数据库主要实体关系图"/>
      <w:bookmarkEnd w:id="16"/>
      <w:r>
        <w:rPr>
          <w:rFonts w:hint="eastAsia"/>
        </w:rPr>
        <w:t>数据库主要实体关系图</w:t>
      </w:r>
    </w:p>
    <w:p w14:paraId="46A8220D" w14:textId="77777777" w:rsidR="00B97356" w:rsidRDefault="00B97356" w:rsidP="00B97356">
      <w:r>
        <w:rPr>
          <w:noProof/>
        </w:rPr>
        <w:drawing>
          <wp:inline distT="0" distB="0" distL="0" distR="0" wp14:anchorId="227D2BB3" wp14:editId="37022A00">
            <wp:extent cx="5480685" cy="2215515"/>
            <wp:effectExtent l="0" t="0" r="5715"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0685" cy="2215515"/>
                    </a:xfrm>
                    <a:prstGeom prst="rect">
                      <a:avLst/>
                    </a:prstGeom>
                    <a:noFill/>
                    <a:ln>
                      <a:noFill/>
                    </a:ln>
                  </pic:spPr>
                </pic:pic>
              </a:graphicData>
            </a:graphic>
          </wp:inline>
        </w:drawing>
      </w:r>
    </w:p>
    <w:p w14:paraId="3B2F1FAB" w14:textId="77777777" w:rsidR="00B97356" w:rsidRDefault="00B97356" w:rsidP="00B97356">
      <w:pPr>
        <w:numPr>
          <w:ilvl w:val="0"/>
          <w:numId w:val="14"/>
        </w:numPr>
        <w:adjustRightInd w:val="0"/>
      </w:pPr>
      <w:r>
        <w:rPr>
          <w:rFonts w:hint="eastAsia"/>
        </w:rPr>
        <w:t>“航线”由“船信息”和“港口信息”两部分组成，船信息定义哪些船用于运营此航线，港口信息定义此航线停靠哪些港口。</w:t>
      </w:r>
    </w:p>
    <w:p w14:paraId="19DEBFE3" w14:textId="77777777" w:rsidR="00B97356" w:rsidRDefault="00B97356" w:rsidP="00B97356">
      <w:pPr>
        <w:numPr>
          <w:ilvl w:val="0"/>
          <w:numId w:val="14"/>
        </w:numPr>
        <w:adjustRightInd w:val="0"/>
      </w:pPr>
      <w:r>
        <w:rPr>
          <w:rFonts w:hint="eastAsia"/>
        </w:rPr>
        <w:t>停靠港可以对应多个支线地点，表示收货地和交货地可以是港口之外的地点，例如“广州收货，深圳起运”。</w:t>
      </w:r>
    </w:p>
    <w:p w14:paraId="11741600" w14:textId="77777777" w:rsidR="00B97356" w:rsidRDefault="00B97356" w:rsidP="00B97356">
      <w:pPr>
        <w:numPr>
          <w:ilvl w:val="0"/>
          <w:numId w:val="14"/>
        </w:numPr>
        <w:adjustRightInd w:val="0"/>
      </w:pPr>
      <w:r>
        <w:rPr>
          <w:rFonts w:hint="eastAsia"/>
        </w:rPr>
        <w:t>航线下的每条船都有自己的“船期”，以及本次船期的“挂靠港”信息。</w:t>
      </w:r>
    </w:p>
    <w:p w14:paraId="2D7CA9C2" w14:textId="77777777" w:rsidR="00B97356" w:rsidRDefault="00B97356" w:rsidP="00B97356">
      <w:pPr>
        <w:numPr>
          <w:ilvl w:val="0"/>
          <w:numId w:val="14"/>
        </w:numPr>
        <w:adjustRightInd w:val="0"/>
      </w:pPr>
      <w:r>
        <w:rPr>
          <w:rFonts w:hint="eastAsia"/>
        </w:rPr>
        <w:t>船期港序中两个港口之间可维护“舱位”信息，业务含义是从</w:t>
      </w:r>
      <w:r>
        <w:rPr>
          <w:rFonts w:hint="eastAsia"/>
        </w:rPr>
        <w:t>A</w:t>
      </w:r>
      <w:r>
        <w:rPr>
          <w:rFonts w:hint="eastAsia"/>
        </w:rPr>
        <w:t>港到</w:t>
      </w:r>
      <w:r>
        <w:rPr>
          <w:rFonts w:hint="eastAsia"/>
        </w:rPr>
        <w:t>B</w:t>
      </w:r>
      <w:r>
        <w:rPr>
          <w:rFonts w:hint="eastAsia"/>
        </w:rPr>
        <w:t>港安排多少舱位。这里的起运港和目的港之间有组合。</w:t>
      </w:r>
    </w:p>
    <w:p w14:paraId="22895451" w14:textId="77777777" w:rsidR="00B97356" w:rsidRDefault="00B97356" w:rsidP="00B97356">
      <w:r>
        <w:rPr>
          <w:rFonts w:hint="eastAsia"/>
        </w:rPr>
        <w:t>每一个舱位信息，对应多个不同箱型的“价格”。</w:t>
      </w:r>
    </w:p>
    <w:p w14:paraId="09745CEE" w14:textId="77777777" w:rsidR="00B97356" w:rsidRDefault="00B97356" w:rsidP="00B97356">
      <w:pPr>
        <w:pStyle w:val="2"/>
        <w:ind w:right="180"/>
      </w:pPr>
      <w:r>
        <w:rPr>
          <w:rFonts w:hint="eastAsia"/>
        </w:rPr>
        <w:lastRenderedPageBreak/>
        <w:t>多语种支持解决方案</w:t>
      </w:r>
    </w:p>
    <w:p w14:paraId="501DBE19" w14:textId="77777777" w:rsidR="00B97356" w:rsidRDefault="00B97356" w:rsidP="00B97356">
      <w:pPr>
        <w:pStyle w:val="3"/>
        <w:ind w:left="481" w:right="180"/>
      </w:pPr>
      <w:r>
        <w:rPr>
          <w:rFonts w:hint="eastAsia"/>
        </w:rPr>
        <w:t>需求说明</w:t>
      </w:r>
    </w:p>
    <w:p w14:paraId="2012A24C" w14:textId="77777777" w:rsidR="00B97356" w:rsidRDefault="00B97356" w:rsidP="00B97356">
      <w:r>
        <w:rPr>
          <w:rFonts w:hint="eastAsia"/>
        </w:rPr>
        <w:t>需求提出需要对系统支持多语种方案，包括</w:t>
      </w:r>
      <w:r>
        <w:rPr>
          <w:rFonts w:hint="eastAsia"/>
        </w:rPr>
        <w:t>UI</w:t>
      </w:r>
      <w:r>
        <w:rPr>
          <w:rFonts w:hint="eastAsia"/>
        </w:rPr>
        <w:t>界面，提示信息和内容三个部分。</w:t>
      </w:r>
    </w:p>
    <w:p w14:paraId="05E8EF97" w14:textId="77777777" w:rsidR="00B97356" w:rsidRDefault="00B97356" w:rsidP="00B97356">
      <w:pPr>
        <w:pStyle w:val="3"/>
        <w:ind w:left="481" w:right="180"/>
      </w:pPr>
      <w:r>
        <w:rPr>
          <w:rFonts w:hint="eastAsia"/>
        </w:rPr>
        <w:t>解决方案</w:t>
      </w:r>
    </w:p>
    <w:p w14:paraId="543C2D40" w14:textId="77777777" w:rsidR="00B97356" w:rsidRDefault="00B97356" w:rsidP="00B97356">
      <w:pPr>
        <w:pStyle w:val="4"/>
        <w:tabs>
          <w:tab w:val="clear" w:pos="864"/>
        </w:tabs>
        <w:ind w:right="180"/>
      </w:pPr>
      <w:r>
        <w:rPr>
          <w:rFonts w:hint="eastAsia"/>
        </w:rPr>
        <w:t>UI</w:t>
      </w:r>
      <w:r>
        <w:rPr>
          <w:rFonts w:hint="eastAsia"/>
        </w:rPr>
        <w:t>界面的多语种支持</w:t>
      </w:r>
    </w:p>
    <w:p w14:paraId="23A0CF56" w14:textId="77777777" w:rsidR="00B97356" w:rsidRDefault="00B97356" w:rsidP="00B97356">
      <w:r>
        <w:rPr>
          <w:rFonts w:hint="eastAsia"/>
        </w:rPr>
        <w:t>UI</w:t>
      </w:r>
      <w:r>
        <w:rPr>
          <w:rFonts w:hint="eastAsia"/>
        </w:rPr>
        <w:t>界面的多语种支持有多个解决方案：</w:t>
      </w:r>
      <w:r>
        <w:rPr>
          <w:rFonts w:hint="eastAsia"/>
        </w:rPr>
        <w:t>1</w:t>
      </w:r>
      <w:r>
        <w:rPr>
          <w:rFonts w:hint="eastAsia"/>
        </w:rPr>
        <w:t>）采用</w:t>
      </w:r>
      <w:r>
        <w:t>.net</w:t>
      </w:r>
      <w:r>
        <w:rPr>
          <w:rFonts w:hint="eastAsia"/>
        </w:rPr>
        <w:t>本身的语言包功能，在编码时绑定资源文件；</w:t>
      </w:r>
      <w:r>
        <w:rPr>
          <w:rFonts w:hint="eastAsia"/>
        </w:rPr>
        <w:t xml:space="preserve"> 2</w:t>
      </w:r>
      <w:r>
        <w:rPr>
          <w:rFonts w:hint="eastAsia"/>
        </w:rPr>
        <w:t>）采用分站点开发，不同的语言单独部署不同的站点；</w:t>
      </w:r>
      <w:r>
        <w:rPr>
          <w:rFonts w:hint="eastAsia"/>
        </w:rPr>
        <w:t xml:space="preserve"> 3</w:t>
      </w:r>
      <w:r>
        <w:rPr>
          <w:rFonts w:hint="eastAsia"/>
        </w:rPr>
        <w:t>）采用数据库的编码对照方式处理。</w:t>
      </w:r>
    </w:p>
    <w:p w14:paraId="6B3EDCF9" w14:textId="77777777" w:rsidR="00B97356" w:rsidRDefault="00B97356" w:rsidP="00B97356"/>
    <w:p w14:paraId="65B02847" w14:textId="77777777" w:rsidR="00B97356" w:rsidRDefault="00B97356" w:rsidP="00B97356">
      <w:r>
        <w:rPr>
          <w:rFonts w:hint="eastAsia"/>
        </w:rPr>
        <w:t>三种方案都能实现</w:t>
      </w:r>
      <w:r>
        <w:rPr>
          <w:rFonts w:hint="eastAsia"/>
        </w:rPr>
        <w:t>UI</w:t>
      </w:r>
      <w:r>
        <w:rPr>
          <w:rFonts w:hint="eastAsia"/>
        </w:rPr>
        <w:t>界面的多语种支持，相比较而言，使用语言包的方案和本地文件有关，在程序发布时不利于针对集群的部署。而采用不同站点的方案</w:t>
      </w:r>
      <w:r>
        <w:rPr>
          <w:rFonts w:hint="eastAsia"/>
        </w:rPr>
        <w:t>,UI</w:t>
      </w:r>
      <w:r>
        <w:rPr>
          <w:rFonts w:hint="eastAsia"/>
        </w:rPr>
        <w:t>维护的工作量会成倍增加，不利于功能的扩展和维护。因此采用数据库编码对照方式处理。</w:t>
      </w:r>
    </w:p>
    <w:p w14:paraId="32061452" w14:textId="77777777" w:rsidR="00B97356" w:rsidRDefault="00B97356" w:rsidP="00B97356">
      <w:pPr>
        <w:pStyle w:val="4"/>
        <w:tabs>
          <w:tab w:val="clear" w:pos="864"/>
        </w:tabs>
        <w:ind w:right="180"/>
      </w:pPr>
      <w:r>
        <w:rPr>
          <w:rFonts w:hint="eastAsia"/>
        </w:rPr>
        <w:t>提示信息的多语种支持</w:t>
      </w:r>
    </w:p>
    <w:p w14:paraId="2E46502D" w14:textId="77777777" w:rsidR="00B97356" w:rsidRDefault="00B97356" w:rsidP="00B97356">
      <w:r>
        <w:rPr>
          <w:rFonts w:hint="eastAsia"/>
        </w:rPr>
        <w:t>提示信息的多语种支持使用数据库编码方式处理，需要提示的信息先维护到数据库并编码，前台通过编码获取信息。</w:t>
      </w:r>
    </w:p>
    <w:p w14:paraId="5A7EA5A3" w14:textId="77777777" w:rsidR="00B97356" w:rsidRDefault="00B97356" w:rsidP="00B97356">
      <w:pPr>
        <w:pStyle w:val="4"/>
        <w:tabs>
          <w:tab w:val="clear" w:pos="864"/>
        </w:tabs>
        <w:ind w:right="180"/>
      </w:pPr>
      <w:r>
        <w:rPr>
          <w:rFonts w:hint="eastAsia"/>
        </w:rPr>
        <w:t>内容的多语种支持</w:t>
      </w:r>
    </w:p>
    <w:p w14:paraId="47A54F82" w14:textId="77777777" w:rsidR="00B97356" w:rsidRDefault="00B97356" w:rsidP="00B97356">
      <w:r>
        <w:rPr>
          <w:rFonts w:hint="eastAsia"/>
        </w:rPr>
        <w:t>内容的多语种支持，采用多语种数据维护，显示时根据语种区分的方式进行。需要根据需求给出的“需要多语种的业务信息”，在表结构设计时根据语种维护多个内容，信息在显示的时候根据语种加载内容。这部分内容在具体的功能设计时描述，不做整体解决方案。</w:t>
      </w:r>
    </w:p>
    <w:p w14:paraId="2BE7FA48" w14:textId="77777777" w:rsidR="00B97356" w:rsidRDefault="00B97356" w:rsidP="00B97356">
      <w:pPr>
        <w:pStyle w:val="4"/>
        <w:tabs>
          <w:tab w:val="clear" w:pos="864"/>
        </w:tabs>
        <w:ind w:right="180"/>
      </w:pPr>
      <w:r>
        <w:rPr>
          <w:rFonts w:hint="eastAsia"/>
        </w:rPr>
        <w:t>相关问题</w:t>
      </w:r>
    </w:p>
    <w:p w14:paraId="7D795DA4" w14:textId="77777777" w:rsidR="00B97356" w:rsidRDefault="00B97356" w:rsidP="00B97356">
      <w:r>
        <w:rPr>
          <w:rFonts w:hint="eastAsia"/>
        </w:rPr>
        <w:t>多语种的页面布局有一定的影响，开发界面时需要测试多个语种的显示效果，避免语种切换导致的版面问题。</w:t>
      </w:r>
    </w:p>
    <w:p w14:paraId="340A5357" w14:textId="77777777" w:rsidR="00B97356" w:rsidRDefault="00B97356" w:rsidP="00B97356">
      <w:pPr>
        <w:pStyle w:val="3"/>
        <w:ind w:left="481" w:right="180"/>
      </w:pPr>
      <w:r>
        <w:rPr>
          <w:rFonts w:hint="eastAsia"/>
        </w:rPr>
        <w:t>数据库设计</w:t>
      </w:r>
    </w:p>
    <w:p w14:paraId="0B2C06B4" w14:textId="77777777" w:rsidR="00B97356" w:rsidRDefault="00B97356" w:rsidP="00B97356">
      <w:r>
        <w:rPr>
          <w:rFonts w:hint="eastAsia"/>
          <w:noProof/>
        </w:rPr>
        <w:drawing>
          <wp:inline distT="0" distB="0" distL="0" distR="0" wp14:anchorId="69120FC6" wp14:editId="74F40D99">
            <wp:extent cx="3069590" cy="1099185"/>
            <wp:effectExtent l="0" t="0" r="0" b="5715"/>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9590" cy="1099185"/>
                    </a:xfrm>
                    <a:prstGeom prst="rect">
                      <a:avLst/>
                    </a:prstGeom>
                    <a:noFill/>
                    <a:ln>
                      <a:noFill/>
                    </a:ln>
                  </pic:spPr>
                </pic:pic>
              </a:graphicData>
            </a:graphic>
          </wp:inline>
        </w:drawing>
      </w:r>
    </w:p>
    <w:p w14:paraId="3309CF8E" w14:textId="77777777" w:rsidR="00B97356" w:rsidRDefault="00B97356" w:rsidP="00B97356">
      <w:pPr>
        <w:numPr>
          <w:ilvl w:val="0"/>
          <w:numId w:val="15"/>
        </w:numPr>
        <w:adjustRightInd w:val="0"/>
      </w:pPr>
      <w:r>
        <w:rPr>
          <w:rFonts w:hint="eastAsia"/>
        </w:rPr>
        <w:t>“</w:t>
      </w:r>
      <w:r>
        <w:rPr>
          <w:rFonts w:hint="eastAsia"/>
        </w:rPr>
        <w:t>SYSTEM_UI_LANGUAGE&lt;</w:t>
      </w:r>
      <w:r>
        <w:rPr>
          <w:rFonts w:hint="eastAsia"/>
        </w:rPr>
        <w:t>界面语言对照</w:t>
      </w:r>
      <w:r>
        <w:rPr>
          <w:rFonts w:hint="eastAsia"/>
        </w:rPr>
        <w:t>&gt;</w:t>
      </w:r>
      <w:r>
        <w:rPr>
          <w:rFonts w:hint="eastAsia"/>
        </w:rPr>
        <w:t>”用于保存语言的多语种对照信息。</w:t>
      </w:r>
    </w:p>
    <w:p w14:paraId="1A6C3BDA" w14:textId="77777777" w:rsidR="00B97356" w:rsidRDefault="00B97356" w:rsidP="00B97356">
      <w:pPr>
        <w:numPr>
          <w:ilvl w:val="0"/>
          <w:numId w:val="15"/>
        </w:numPr>
        <w:adjustRightInd w:val="0"/>
      </w:pPr>
      <w:r>
        <w:rPr>
          <w:rFonts w:hint="eastAsia"/>
        </w:rPr>
        <w:t>“</w:t>
      </w:r>
      <w:r>
        <w:rPr>
          <w:rFonts w:hint="eastAsia"/>
        </w:rPr>
        <w:t>PAGE_NAME&lt;</w:t>
      </w:r>
      <w:r>
        <w:rPr>
          <w:rFonts w:hint="eastAsia"/>
        </w:rPr>
        <w:t>页面名称</w:t>
      </w:r>
      <w:r>
        <w:rPr>
          <w:rFonts w:hint="eastAsia"/>
        </w:rPr>
        <w:t>&gt;</w:t>
      </w:r>
      <w:r>
        <w:rPr>
          <w:rFonts w:hint="eastAsia"/>
        </w:rPr>
        <w:t>”表示允许对不同页面中相同内容进行不同的语言定义。</w:t>
      </w:r>
    </w:p>
    <w:p w14:paraId="4540D5B0" w14:textId="77777777" w:rsidR="00B97356" w:rsidRDefault="00B97356" w:rsidP="00B97356">
      <w:pPr>
        <w:numPr>
          <w:ilvl w:val="0"/>
          <w:numId w:val="15"/>
        </w:numPr>
        <w:adjustRightInd w:val="0"/>
      </w:pPr>
      <w:r>
        <w:rPr>
          <w:rFonts w:hint="eastAsia"/>
          <w:b/>
        </w:rPr>
        <w:t>使用方法建议</w:t>
      </w:r>
      <w:r>
        <w:rPr>
          <w:rFonts w:hint="eastAsia"/>
        </w:rPr>
        <w:t>：</w:t>
      </w:r>
      <w:r>
        <w:rPr>
          <w:rFonts w:hint="eastAsia"/>
        </w:rPr>
        <w:t xml:space="preserve"> </w:t>
      </w:r>
      <w:r>
        <w:rPr>
          <w:rFonts w:hint="eastAsia"/>
        </w:rPr>
        <w:t>建议在开发时首先开发中文语言的界面，元素内容统一使用相同的前缀区分；之后使用工具将页面的内容扫描入库，写入“页面名称，中文”，自动编码并替换。之后在增加对应的语言加载代码即可。</w:t>
      </w:r>
      <w:r>
        <w:rPr>
          <w:rFonts w:hint="eastAsia"/>
        </w:rPr>
        <w:t xml:space="preserve"> </w:t>
      </w:r>
      <w:r>
        <w:rPr>
          <w:rFonts w:hint="eastAsia"/>
        </w:rPr>
        <w:t>语言翻译建议导出表结构之后进行翻译，之后在导回数据库中。</w:t>
      </w:r>
      <w:r>
        <w:rPr>
          <w:rFonts w:hint="eastAsia"/>
        </w:rPr>
        <w:t xml:space="preserve"> </w:t>
      </w:r>
      <w:r>
        <w:rPr>
          <w:rFonts w:hint="eastAsia"/>
        </w:rPr>
        <w:t>最后在调整不同语言的显示效果。</w:t>
      </w:r>
      <w:r>
        <w:rPr>
          <w:rFonts w:hint="eastAsia"/>
        </w:rPr>
        <w:t xml:space="preserve">   </w:t>
      </w:r>
    </w:p>
    <w:p w14:paraId="6352A351" w14:textId="77777777" w:rsidR="00B97356" w:rsidRDefault="00B97356" w:rsidP="00B97356">
      <w:r>
        <w:rPr>
          <w:rFonts w:hint="eastAsia"/>
          <w:noProof/>
        </w:rPr>
        <w:drawing>
          <wp:inline distT="0" distB="0" distL="0" distR="0" wp14:anchorId="51BA8B49" wp14:editId="7C7E4E27">
            <wp:extent cx="3009900" cy="958215"/>
            <wp:effectExtent l="0" t="0" r="0"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9900" cy="958215"/>
                    </a:xfrm>
                    <a:prstGeom prst="rect">
                      <a:avLst/>
                    </a:prstGeom>
                    <a:noFill/>
                    <a:ln>
                      <a:noFill/>
                    </a:ln>
                  </pic:spPr>
                </pic:pic>
              </a:graphicData>
            </a:graphic>
          </wp:inline>
        </w:drawing>
      </w:r>
    </w:p>
    <w:p w14:paraId="74504738" w14:textId="77777777" w:rsidR="00B97356" w:rsidRDefault="00B97356" w:rsidP="00B97356">
      <w:pPr>
        <w:numPr>
          <w:ilvl w:val="0"/>
          <w:numId w:val="16"/>
        </w:numPr>
        <w:adjustRightInd w:val="0"/>
      </w:pPr>
      <w:r>
        <w:rPr>
          <w:rFonts w:hint="eastAsia"/>
        </w:rPr>
        <w:t>“</w:t>
      </w:r>
      <w:r>
        <w:t>SYSTEM_MESSAGE</w:t>
      </w:r>
      <w:r>
        <w:rPr>
          <w:rFonts w:hint="eastAsia"/>
        </w:rPr>
        <w:t>”用于保存系统的消息。</w:t>
      </w:r>
    </w:p>
    <w:p w14:paraId="46C925A8" w14:textId="77777777" w:rsidR="00B97356" w:rsidRDefault="00B97356" w:rsidP="00B97356">
      <w:pPr>
        <w:numPr>
          <w:ilvl w:val="0"/>
          <w:numId w:val="16"/>
        </w:numPr>
        <w:adjustRightInd w:val="0"/>
      </w:pPr>
      <w:r>
        <w:rPr>
          <w:rFonts w:hint="eastAsia"/>
        </w:rPr>
        <w:lastRenderedPageBreak/>
        <w:t>使用时需要根据语系获取不同的字段，格式化之后显示到界面。格式化内容的语言切换在具体的功能中描述。</w:t>
      </w:r>
    </w:p>
    <w:p w14:paraId="2DB670AE" w14:textId="77777777" w:rsidR="00B97356" w:rsidRDefault="00B97356" w:rsidP="00B97356">
      <w:pPr>
        <w:pStyle w:val="2"/>
        <w:ind w:right="180"/>
      </w:pPr>
      <w:r>
        <w:rPr>
          <w:rFonts w:hint="eastAsia"/>
        </w:rPr>
        <w:t>编码表体系解决方案</w:t>
      </w:r>
    </w:p>
    <w:p w14:paraId="4B0D8419" w14:textId="77777777" w:rsidR="00B97356" w:rsidRDefault="00B97356" w:rsidP="00B97356">
      <w:pPr>
        <w:pStyle w:val="3"/>
        <w:ind w:left="481" w:right="180"/>
      </w:pPr>
      <w:r>
        <w:rPr>
          <w:rFonts w:hint="eastAsia"/>
        </w:rPr>
        <w:t>需求说明</w:t>
      </w:r>
    </w:p>
    <w:p w14:paraId="60919875" w14:textId="77777777" w:rsidR="00B97356" w:rsidRDefault="00B97356" w:rsidP="00B97356">
      <w:r>
        <w:rPr>
          <w:rFonts w:hint="eastAsia"/>
        </w:rPr>
        <w:t>各家船公司使用的编码表可能不相同，因此在编码表维护时需要能支持对不同的船公司使用不同编码体系的。编码的对照关系暂不处理，在报表有需求时，根据具体的情况增加统计范围对照关系表扩展跨编码的统计。</w:t>
      </w:r>
    </w:p>
    <w:p w14:paraId="4C92B77D" w14:textId="77777777" w:rsidR="00B97356" w:rsidRDefault="00B97356" w:rsidP="00B97356">
      <w:pPr>
        <w:pStyle w:val="3"/>
        <w:ind w:left="481" w:right="180"/>
      </w:pPr>
      <w:r>
        <w:rPr>
          <w:rFonts w:hint="eastAsia"/>
        </w:rPr>
        <w:t>解决方案说明</w:t>
      </w:r>
    </w:p>
    <w:p w14:paraId="33962155" w14:textId="77777777" w:rsidR="00B97356" w:rsidRDefault="00B97356" w:rsidP="00B97356">
      <w:pPr>
        <w:numPr>
          <w:ilvl w:val="0"/>
          <w:numId w:val="17"/>
        </w:numPr>
        <w:adjustRightInd w:val="0"/>
      </w:pPr>
      <w:r>
        <w:rPr>
          <w:rFonts w:hint="eastAsia"/>
        </w:rPr>
        <w:t>所有的编码表增加字段“</w:t>
      </w:r>
      <w:r>
        <w:rPr>
          <w:rFonts w:hint="eastAsia"/>
        </w:rPr>
        <w:t>OWNER_SEQ</w:t>
      </w:r>
      <w:r>
        <w:rPr>
          <w:rFonts w:hint="eastAsia"/>
        </w:rPr>
        <w:t>”，默认取值“</w:t>
      </w:r>
      <w:r>
        <w:rPr>
          <w:rFonts w:hint="eastAsia"/>
        </w:rPr>
        <w:t>0</w:t>
      </w:r>
      <w:r>
        <w:rPr>
          <w:rFonts w:hint="eastAsia"/>
        </w:rPr>
        <w:t>”。取值为</w:t>
      </w:r>
      <w:r>
        <w:rPr>
          <w:rFonts w:hint="eastAsia"/>
        </w:rPr>
        <w:t>0</w:t>
      </w:r>
      <w:r>
        <w:rPr>
          <w:rFonts w:hint="eastAsia"/>
        </w:rPr>
        <w:t>的编码表示所有船公司通用，而船公司特定的编码标记船公司自己的</w:t>
      </w:r>
      <w:r>
        <w:rPr>
          <w:rFonts w:hint="eastAsia"/>
        </w:rPr>
        <w:t>SEQ</w:t>
      </w:r>
      <w:r>
        <w:rPr>
          <w:rFonts w:hint="eastAsia"/>
        </w:rPr>
        <w:t>，不支持对不同的操作公司不同的编码体系，对一家船公司仅能存在一套编码体系。</w:t>
      </w:r>
    </w:p>
    <w:p w14:paraId="21899B70" w14:textId="77777777" w:rsidR="00B97356" w:rsidRDefault="00B97356" w:rsidP="00B97356">
      <w:pPr>
        <w:numPr>
          <w:ilvl w:val="0"/>
          <w:numId w:val="17"/>
        </w:numPr>
        <w:adjustRightInd w:val="0"/>
      </w:pPr>
      <w:r>
        <w:rPr>
          <w:rFonts w:hint="eastAsia"/>
        </w:rPr>
        <w:t>数据库设计样例：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4"/>
        <w:gridCol w:w="1409"/>
        <w:gridCol w:w="966"/>
        <w:gridCol w:w="1248"/>
        <w:gridCol w:w="1240"/>
        <w:gridCol w:w="1358"/>
        <w:gridCol w:w="1447"/>
      </w:tblGrid>
      <w:tr w:rsidR="00B97356" w14:paraId="0A8C6053" w14:textId="77777777" w:rsidTr="00F36554">
        <w:tc>
          <w:tcPr>
            <w:tcW w:w="854" w:type="dxa"/>
          </w:tcPr>
          <w:p w14:paraId="371CDE32" w14:textId="77777777" w:rsidR="00B97356" w:rsidRDefault="00B97356" w:rsidP="00F36554">
            <w:r>
              <w:t>SEQ</w:t>
            </w:r>
          </w:p>
        </w:tc>
        <w:tc>
          <w:tcPr>
            <w:tcW w:w="1409" w:type="dxa"/>
          </w:tcPr>
          <w:p w14:paraId="6984FB14" w14:textId="77777777" w:rsidR="00B97356" w:rsidRDefault="00B97356" w:rsidP="00F36554">
            <w:r>
              <w:rPr>
                <w:rFonts w:hint="eastAsia"/>
              </w:rPr>
              <w:t>OWNER</w:t>
            </w:r>
            <w:r>
              <w:t>_SEQ</w:t>
            </w:r>
          </w:p>
        </w:tc>
        <w:tc>
          <w:tcPr>
            <w:tcW w:w="966" w:type="dxa"/>
          </w:tcPr>
          <w:p w14:paraId="2DA12315" w14:textId="77777777" w:rsidR="00B97356" w:rsidRDefault="00B97356" w:rsidP="00F36554">
            <w:r>
              <w:t>CODE</w:t>
            </w:r>
          </w:p>
        </w:tc>
        <w:tc>
          <w:tcPr>
            <w:tcW w:w="1248" w:type="dxa"/>
          </w:tcPr>
          <w:p w14:paraId="19CB96ED" w14:textId="77777777" w:rsidR="00B97356" w:rsidRDefault="00B97356" w:rsidP="00F36554">
            <w:r>
              <w:t>NAME_CN</w:t>
            </w:r>
          </w:p>
        </w:tc>
        <w:tc>
          <w:tcPr>
            <w:tcW w:w="1240" w:type="dxa"/>
          </w:tcPr>
          <w:p w14:paraId="3269C1B7" w14:textId="77777777" w:rsidR="00B97356" w:rsidRDefault="00B97356" w:rsidP="00F36554">
            <w:r>
              <w:t>NAME_EN</w:t>
            </w:r>
          </w:p>
        </w:tc>
        <w:tc>
          <w:tcPr>
            <w:tcW w:w="1358" w:type="dxa"/>
          </w:tcPr>
          <w:p w14:paraId="1E394520" w14:textId="77777777" w:rsidR="00B97356" w:rsidRDefault="00B97356" w:rsidP="00F36554">
            <w:r>
              <w:t>NAME_BIG5</w:t>
            </w:r>
          </w:p>
        </w:tc>
        <w:tc>
          <w:tcPr>
            <w:tcW w:w="1447" w:type="dxa"/>
          </w:tcPr>
          <w:p w14:paraId="161DA695" w14:textId="77777777" w:rsidR="00B97356" w:rsidRDefault="00B97356" w:rsidP="00F36554">
            <w:r>
              <w:t>REPLACE_SEQ</w:t>
            </w:r>
          </w:p>
        </w:tc>
      </w:tr>
      <w:tr w:rsidR="00B97356" w14:paraId="0A9529E3" w14:textId="77777777" w:rsidTr="00F36554">
        <w:tc>
          <w:tcPr>
            <w:tcW w:w="854" w:type="dxa"/>
          </w:tcPr>
          <w:p w14:paraId="4657FA7D" w14:textId="77777777" w:rsidR="00B97356" w:rsidRDefault="00B97356" w:rsidP="00F36554">
            <w:r>
              <w:t>1</w:t>
            </w:r>
          </w:p>
        </w:tc>
        <w:tc>
          <w:tcPr>
            <w:tcW w:w="1409" w:type="dxa"/>
          </w:tcPr>
          <w:p w14:paraId="383158F0" w14:textId="77777777" w:rsidR="00B97356" w:rsidRDefault="00B97356" w:rsidP="00F36554">
            <w:r>
              <w:rPr>
                <w:rFonts w:hint="eastAsia"/>
              </w:rPr>
              <w:t>0</w:t>
            </w:r>
          </w:p>
        </w:tc>
        <w:tc>
          <w:tcPr>
            <w:tcW w:w="966" w:type="dxa"/>
          </w:tcPr>
          <w:p w14:paraId="582DCC9F" w14:textId="77777777" w:rsidR="00B97356" w:rsidRDefault="00B97356" w:rsidP="00F36554">
            <w:r>
              <w:t>001</w:t>
            </w:r>
          </w:p>
        </w:tc>
        <w:tc>
          <w:tcPr>
            <w:tcW w:w="1248" w:type="dxa"/>
          </w:tcPr>
          <w:p w14:paraId="700FDD01" w14:textId="77777777" w:rsidR="00B97356" w:rsidRDefault="00B97356" w:rsidP="00F36554">
            <w:r>
              <w:rPr>
                <w:rFonts w:hint="eastAsia"/>
              </w:rPr>
              <w:t>包</w:t>
            </w:r>
          </w:p>
        </w:tc>
        <w:tc>
          <w:tcPr>
            <w:tcW w:w="1240" w:type="dxa"/>
          </w:tcPr>
          <w:p w14:paraId="2B9E6920" w14:textId="77777777" w:rsidR="00B97356" w:rsidRDefault="00B97356" w:rsidP="00F36554">
            <w:r>
              <w:rPr>
                <w:rFonts w:hint="eastAsia"/>
              </w:rPr>
              <w:t>Bags</w:t>
            </w:r>
          </w:p>
        </w:tc>
        <w:tc>
          <w:tcPr>
            <w:tcW w:w="1358" w:type="dxa"/>
          </w:tcPr>
          <w:p w14:paraId="7733AA8B" w14:textId="77777777" w:rsidR="00B97356" w:rsidRDefault="00B97356" w:rsidP="00F36554"/>
        </w:tc>
        <w:tc>
          <w:tcPr>
            <w:tcW w:w="1447" w:type="dxa"/>
          </w:tcPr>
          <w:p w14:paraId="14228000" w14:textId="77777777" w:rsidR="00B97356" w:rsidRDefault="00B97356" w:rsidP="00F36554"/>
        </w:tc>
      </w:tr>
      <w:tr w:rsidR="00B97356" w14:paraId="76490DE5" w14:textId="77777777" w:rsidTr="00F36554">
        <w:tc>
          <w:tcPr>
            <w:tcW w:w="854" w:type="dxa"/>
          </w:tcPr>
          <w:p w14:paraId="1774B18C" w14:textId="77777777" w:rsidR="00B97356" w:rsidRDefault="00B97356" w:rsidP="00F36554">
            <w:r>
              <w:t>2</w:t>
            </w:r>
          </w:p>
        </w:tc>
        <w:tc>
          <w:tcPr>
            <w:tcW w:w="1409" w:type="dxa"/>
          </w:tcPr>
          <w:p w14:paraId="72CC17A8" w14:textId="77777777" w:rsidR="00B97356" w:rsidRDefault="00B97356" w:rsidP="00F36554">
            <w:r>
              <w:rPr>
                <w:rFonts w:hint="eastAsia"/>
              </w:rPr>
              <w:t>0</w:t>
            </w:r>
          </w:p>
        </w:tc>
        <w:tc>
          <w:tcPr>
            <w:tcW w:w="966" w:type="dxa"/>
          </w:tcPr>
          <w:p w14:paraId="1AB47308" w14:textId="77777777" w:rsidR="00B97356" w:rsidRDefault="00B97356" w:rsidP="00F36554">
            <w:r>
              <w:t>002</w:t>
            </w:r>
          </w:p>
        </w:tc>
        <w:tc>
          <w:tcPr>
            <w:tcW w:w="1248" w:type="dxa"/>
          </w:tcPr>
          <w:p w14:paraId="17ADBC12" w14:textId="77777777" w:rsidR="00B97356" w:rsidRDefault="00B97356" w:rsidP="00F36554">
            <w:r>
              <w:rPr>
                <w:rFonts w:hint="eastAsia"/>
              </w:rPr>
              <w:t>箱</w:t>
            </w:r>
          </w:p>
        </w:tc>
        <w:tc>
          <w:tcPr>
            <w:tcW w:w="1240" w:type="dxa"/>
          </w:tcPr>
          <w:p w14:paraId="7F14C0EC" w14:textId="77777777" w:rsidR="00B97356" w:rsidRDefault="00B97356" w:rsidP="00F36554">
            <w:r>
              <w:rPr>
                <w:rFonts w:hint="eastAsia"/>
              </w:rPr>
              <w:t>Boxs</w:t>
            </w:r>
          </w:p>
        </w:tc>
        <w:tc>
          <w:tcPr>
            <w:tcW w:w="1358" w:type="dxa"/>
          </w:tcPr>
          <w:p w14:paraId="5A3A1B63" w14:textId="77777777" w:rsidR="00B97356" w:rsidRDefault="00B97356" w:rsidP="00F36554"/>
        </w:tc>
        <w:tc>
          <w:tcPr>
            <w:tcW w:w="1447" w:type="dxa"/>
          </w:tcPr>
          <w:p w14:paraId="02399656" w14:textId="77777777" w:rsidR="00B97356" w:rsidRDefault="00B97356" w:rsidP="00F36554"/>
        </w:tc>
      </w:tr>
      <w:tr w:rsidR="00B97356" w14:paraId="30BCCE9C" w14:textId="77777777" w:rsidTr="00F36554">
        <w:tc>
          <w:tcPr>
            <w:tcW w:w="854" w:type="dxa"/>
          </w:tcPr>
          <w:p w14:paraId="6BA71449" w14:textId="77777777" w:rsidR="00B97356" w:rsidRDefault="00B97356" w:rsidP="00F36554">
            <w:r>
              <w:t>3</w:t>
            </w:r>
          </w:p>
        </w:tc>
        <w:tc>
          <w:tcPr>
            <w:tcW w:w="1409" w:type="dxa"/>
          </w:tcPr>
          <w:p w14:paraId="03C21C4D" w14:textId="77777777" w:rsidR="00B97356" w:rsidRDefault="00B97356" w:rsidP="00F36554">
            <w:r>
              <w:rPr>
                <w:rFonts w:hint="eastAsia"/>
              </w:rPr>
              <w:t>35</w:t>
            </w:r>
          </w:p>
        </w:tc>
        <w:tc>
          <w:tcPr>
            <w:tcW w:w="966" w:type="dxa"/>
          </w:tcPr>
          <w:p w14:paraId="48C4591D" w14:textId="77777777" w:rsidR="00B97356" w:rsidRDefault="00B97356" w:rsidP="00F36554">
            <w:r>
              <w:rPr>
                <w:rFonts w:hint="eastAsia"/>
              </w:rPr>
              <w:t>001</w:t>
            </w:r>
          </w:p>
        </w:tc>
        <w:tc>
          <w:tcPr>
            <w:tcW w:w="1248" w:type="dxa"/>
          </w:tcPr>
          <w:p w14:paraId="2F9B8EA5" w14:textId="77777777" w:rsidR="00B97356" w:rsidRDefault="00B97356" w:rsidP="00F36554">
            <w:r>
              <w:rPr>
                <w:rFonts w:hint="eastAsia"/>
              </w:rPr>
              <w:t>大包</w:t>
            </w:r>
          </w:p>
        </w:tc>
        <w:tc>
          <w:tcPr>
            <w:tcW w:w="1240" w:type="dxa"/>
          </w:tcPr>
          <w:p w14:paraId="7DBC1300" w14:textId="77777777" w:rsidR="00B97356" w:rsidRDefault="00B97356" w:rsidP="00F36554">
            <w:r>
              <w:rPr>
                <w:rFonts w:hint="eastAsia"/>
              </w:rPr>
              <w:t>Big bags</w:t>
            </w:r>
          </w:p>
        </w:tc>
        <w:tc>
          <w:tcPr>
            <w:tcW w:w="1358" w:type="dxa"/>
          </w:tcPr>
          <w:p w14:paraId="3331D6A5" w14:textId="77777777" w:rsidR="00B97356" w:rsidRDefault="00B97356" w:rsidP="00F36554"/>
        </w:tc>
        <w:tc>
          <w:tcPr>
            <w:tcW w:w="1447" w:type="dxa"/>
          </w:tcPr>
          <w:p w14:paraId="1A04444C" w14:textId="77777777" w:rsidR="00B97356" w:rsidRDefault="00B97356" w:rsidP="00F36554">
            <w:r>
              <w:rPr>
                <w:rFonts w:hint="eastAsia"/>
              </w:rPr>
              <w:t>1</w:t>
            </w:r>
          </w:p>
        </w:tc>
      </w:tr>
    </w:tbl>
    <w:p w14:paraId="564EF696" w14:textId="77777777" w:rsidR="00B97356" w:rsidRDefault="00B97356" w:rsidP="00B97356">
      <w:pPr>
        <w:numPr>
          <w:ilvl w:val="0"/>
          <w:numId w:val="18"/>
        </w:numPr>
        <w:adjustRightInd w:val="0"/>
      </w:pPr>
      <w:r>
        <w:rPr>
          <w:rFonts w:hint="eastAsia"/>
        </w:rPr>
        <w:t>船公司如果认为默认的编码不合适时，可以修改数据，但是数据是重新另存为船公司的专用数据，不是直接修改默认的编码。</w:t>
      </w:r>
    </w:p>
    <w:p w14:paraId="2E56B003" w14:textId="77777777" w:rsidR="00B97356" w:rsidRDefault="00B97356" w:rsidP="00B97356">
      <w:pPr>
        <w:numPr>
          <w:ilvl w:val="0"/>
          <w:numId w:val="18"/>
        </w:numPr>
        <w:adjustRightInd w:val="0"/>
      </w:pPr>
      <w:r>
        <w:rPr>
          <w:rFonts w:hint="eastAsia"/>
        </w:rPr>
        <w:t>船公司在使用编码时，根据“</w:t>
      </w:r>
      <w:r>
        <w:rPr>
          <w:rFonts w:hint="eastAsia"/>
        </w:rPr>
        <w:t>REPLACE_SEQ</w:t>
      </w:r>
      <w:r>
        <w:rPr>
          <w:rFonts w:hint="eastAsia"/>
        </w:rPr>
        <w:t>”覆盖默认的编码数据。</w:t>
      </w:r>
    </w:p>
    <w:p w14:paraId="4EAB1C8F" w14:textId="77777777" w:rsidR="00B97356" w:rsidRDefault="00B97356" w:rsidP="00B97356">
      <w:pPr>
        <w:numPr>
          <w:ilvl w:val="0"/>
          <w:numId w:val="18"/>
        </w:numPr>
        <w:adjustRightInd w:val="0"/>
      </w:pPr>
      <w:r>
        <w:rPr>
          <w:rFonts w:hint="eastAsia"/>
        </w:rPr>
        <w:t>船公司新增的自己使用的编码“</w:t>
      </w:r>
      <w:r>
        <w:rPr>
          <w:rFonts w:hint="eastAsia"/>
        </w:rPr>
        <w:t>REPLACE_SEQ</w:t>
      </w:r>
      <w:r>
        <w:rPr>
          <w:rFonts w:hint="eastAsia"/>
        </w:rPr>
        <w:t>”为空，“</w:t>
      </w:r>
      <w:r>
        <w:rPr>
          <w:rFonts w:hint="eastAsia"/>
        </w:rPr>
        <w:t>OWNER_SEQ</w:t>
      </w:r>
      <w:r>
        <w:rPr>
          <w:rFonts w:hint="eastAsia"/>
        </w:rPr>
        <w:t>”为当前船公司的</w:t>
      </w:r>
      <w:r>
        <w:rPr>
          <w:rFonts w:hint="eastAsia"/>
        </w:rPr>
        <w:t>SEQ</w:t>
      </w:r>
      <w:r>
        <w:rPr>
          <w:rFonts w:hint="eastAsia"/>
        </w:rPr>
        <w:t>。</w:t>
      </w:r>
    </w:p>
    <w:p w14:paraId="15738001" w14:textId="77777777" w:rsidR="00B97356" w:rsidRDefault="00B97356" w:rsidP="00B97356">
      <w:pPr>
        <w:pStyle w:val="3"/>
        <w:ind w:left="481" w:right="180"/>
      </w:pPr>
      <w:r>
        <w:rPr>
          <w:rFonts w:hint="eastAsia"/>
        </w:rPr>
        <w:t>编码表的设计规范</w:t>
      </w:r>
    </w:p>
    <w:p w14:paraId="0B0268FA" w14:textId="77777777" w:rsidR="00B97356" w:rsidRDefault="00B97356" w:rsidP="00B97356">
      <w:pPr>
        <w:numPr>
          <w:ilvl w:val="0"/>
          <w:numId w:val="19"/>
        </w:numPr>
        <w:adjustRightInd w:val="0"/>
      </w:pPr>
      <w:r>
        <w:rPr>
          <w:rFonts w:hint="eastAsia"/>
        </w:rPr>
        <w:t>编码表都带有</w:t>
      </w:r>
      <w:r>
        <w:rPr>
          <w:rFonts w:hint="eastAsia"/>
        </w:rPr>
        <w:t>OWNER_SEQ</w:t>
      </w:r>
      <w:r>
        <w:rPr>
          <w:rFonts w:hint="eastAsia"/>
        </w:rPr>
        <w:t>字段，默认为</w:t>
      </w:r>
      <w:r>
        <w:rPr>
          <w:rFonts w:hint="eastAsia"/>
        </w:rPr>
        <w:t>0</w:t>
      </w:r>
      <w:r>
        <w:rPr>
          <w:rFonts w:hint="eastAsia"/>
        </w:rPr>
        <w:t>。</w:t>
      </w:r>
    </w:p>
    <w:p w14:paraId="768204A7" w14:textId="77777777" w:rsidR="00B97356" w:rsidRDefault="00B97356" w:rsidP="00B97356">
      <w:pPr>
        <w:numPr>
          <w:ilvl w:val="0"/>
          <w:numId w:val="19"/>
        </w:numPr>
        <w:adjustRightInd w:val="0"/>
      </w:pPr>
      <w:r>
        <w:rPr>
          <w:rFonts w:hint="eastAsia"/>
        </w:rPr>
        <w:t>如果编码的名称有中文的，需要同时支持英文和繁体；如果仅支持英文的，可以仅支持英文。（设计时倾向仅支持英文，例如币种，仅设置</w:t>
      </w:r>
      <w:r>
        <w:rPr>
          <w:rFonts w:hint="eastAsia"/>
        </w:rPr>
        <w:t>RMB</w:t>
      </w:r>
      <w:r>
        <w:rPr>
          <w:rFonts w:hint="eastAsia"/>
        </w:rPr>
        <w:t>和</w:t>
      </w:r>
      <w:r>
        <w:rPr>
          <w:rFonts w:hint="eastAsia"/>
        </w:rPr>
        <w:t>USD</w:t>
      </w:r>
      <w:r>
        <w:rPr>
          <w:rFonts w:hint="eastAsia"/>
        </w:rPr>
        <w:t>接口，无需保存“人民币，美元”）</w:t>
      </w:r>
    </w:p>
    <w:p w14:paraId="74F95F98" w14:textId="77777777" w:rsidR="00B97356" w:rsidRDefault="00B97356" w:rsidP="00B97356">
      <w:pPr>
        <w:numPr>
          <w:ilvl w:val="0"/>
          <w:numId w:val="19"/>
        </w:numPr>
        <w:adjustRightInd w:val="0"/>
      </w:pPr>
      <w:r>
        <w:rPr>
          <w:rFonts w:hint="eastAsia"/>
        </w:rPr>
        <w:t>编码表数据量预测超过</w:t>
      </w:r>
      <w:r>
        <w:rPr>
          <w:rFonts w:hint="eastAsia"/>
        </w:rPr>
        <w:t>20</w:t>
      </w:r>
      <w:r>
        <w:rPr>
          <w:rFonts w:hint="eastAsia"/>
        </w:rPr>
        <w:t>条数据的，需要设计编码选择器。即在录入界面中，如果数据小于</w:t>
      </w:r>
      <w:r>
        <w:rPr>
          <w:rFonts w:hint="eastAsia"/>
        </w:rPr>
        <w:t>20</w:t>
      </w:r>
      <w:r>
        <w:rPr>
          <w:rFonts w:hint="eastAsia"/>
        </w:rPr>
        <w:t>条数据的，采用下拉方式选择，否则需要弹出选择器选择数据。</w:t>
      </w:r>
    </w:p>
    <w:p w14:paraId="1DD53DD6" w14:textId="77777777" w:rsidR="00B97356" w:rsidRDefault="00B97356" w:rsidP="00B97356">
      <w:pPr>
        <w:pStyle w:val="2"/>
        <w:ind w:right="180"/>
      </w:pPr>
      <w:r>
        <w:rPr>
          <w:rFonts w:hint="eastAsia"/>
        </w:rPr>
        <w:t>多币种支持解决方案</w:t>
      </w:r>
    </w:p>
    <w:p w14:paraId="18B1F8B6" w14:textId="77777777" w:rsidR="00B97356" w:rsidRDefault="00B97356" w:rsidP="00B97356">
      <w:pPr>
        <w:pStyle w:val="3"/>
        <w:ind w:left="481" w:right="180"/>
      </w:pPr>
      <w:r>
        <w:rPr>
          <w:rFonts w:hint="eastAsia"/>
        </w:rPr>
        <w:t>需求说明</w:t>
      </w:r>
    </w:p>
    <w:p w14:paraId="7E9F19E8" w14:textId="77777777" w:rsidR="00B97356" w:rsidRDefault="00B97356" w:rsidP="00B97356">
      <w:r>
        <w:rPr>
          <w:rFonts w:hint="eastAsia"/>
        </w:rPr>
        <w:t>系统需要支持币种处理，包括本位币和统计报表时的币种转换。</w:t>
      </w:r>
    </w:p>
    <w:p w14:paraId="38B1D789" w14:textId="77777777" w:rsidR="00B97356" w:rsidRDefault="00B97356" w:rsidP="00B97356">
      <w:pPr>
        <w:pStyle w:val="3"/>
        <w:ind w:left="481" w:right="180"/>
      </w:pPr>
      <w:r>
        <w:rPr>
          <w:rFonts w:hint="eastAsia"/>
        </w:rPr>
        <w:t>方案说明</w:t>
      </w:r>
    </w:p>
    <w:p w14:paraId="19A67F29" w14:textId="77777777" w:rsidR="00B97356" w:rsidRDefault="00B97356" w:rsidP="00B97356">
      <w:pPr>
        <w:numPr>
          <w:ilvl w:val="0"/>
          <w:numId w:val="20"/>
        </w:numPr>
        <w:adjustRightInd w:val="0"/>
      </w:pPr>
      <w:r>
        <w:rPr>
          <w:rFonts w:hint="eastAsia"/>
        </w:rPr>
        <w:t>在所有使用价格的位置增加币种参数，“币种</w:t>
      </w:r>
      <w:r>
        <w:rPr>
          <w:rFonts w:hint="eastAsia"/>
        </w:rPr>
        <w:t xml:space="preserve"> + </w:t>
      </w:r>
      <w:r>
        <w:rPr>
          <w:rFonts w:hint="eastAsia"/>
        </w:rPr>
        <w:t>价格”合并体现完整的价格信息。</w:t>
      </w:r>
    </w:p>
    <w:p w14:paraId="2368F9F3" w14:textId="77777777" w:rsidR="00B97356" w:rsidRDefault="00B97356" w:rsidP="00B97356">
      <w:pPr>
        <w:numPr>
          <w:ilvl w:val="0"/>
          <w:numId w:val="20"/>
        </w:numPr>
        <w:adjustRightInd w:val="0"/>
      </w:pPr>
      <w:r>
        <w:rPr>
          <w:rFonts w:hint="eastAsia"/>
        </w:rPr>
        <w:t>币种来源自每家船公司的“本位币”全局参数配置。</w:t>
      </w:r>
    </w:p>
    <w:p w14:paraId="0D499FA5" w14:textId="77777777" w:rsidR="00B97356" w:rsidRDefault="00B97356" w:rsidP="00B97356">
      <w:pPr>
        <w:numPr>
          <w:ilvl w:val="0"/>
          <w:numId w:val="20"/>
        </w:numPr>
        <w:adjustRightInd w:val="0"/>
      </w:pPr>
      <w:r>
        <w:rPr>
          <w:rFonts w:hint="eastAsia"/>
        </w:rPr>
        <w:t>所有显示价格，金额的页面同时显示金额和币种，格式为“</w:t>
      </w:r>
      <w:r>
        <w:rPr>
          <w:rFonts w:hint="eastAsia"/>
        </w:rPr>
        <w:t>200USD</w:t>
      </w:r>
      <w:r>
        <w:rPr>
          <w:rFonts w:hint="eastAsia"/>
        </w:rPr>
        <w:t>”。</w:t>
      </w:r>
    </w:p>
    <w:p w14:paraId="5C7E318A" w14:textId="77777777" w:rsidR="00B97356" w:rsidRDefault="00B97356" w:rsidP="00B97356">
      <w:pPr>
        <w:numPr>
          <w:ilvl w:val="0"/>
          <w:numId w:val="20"/>
        </w:numPr>
        <w:adjustRightInd w:val="0"/>
      </w:pPr>
      <w:r>
        <w:rPr>
          <w:rFonts w:hint="eastAsia"/>
        </w:rPr>
        <w:t>每家船公司独立维护自己的汇率转换关系，在需要使用的环节根据每家船公司的汇率和设定进行货币转换。</w:t>
      </w:r>
    </w:p>
    <w:p w14:paraId="703F689A" w14:textId="77777777" w:rsidR="00B97356" w:rsidRDefault="00B97356" w:rsidP="00B97356">
      <w:pPr>
        <w:pStyle w:val="3"/>
        <w:ind w:left="481" w:right="180"/>
      </w:pPr>
      <w:r>
        <w:rPr>
          <w:rFonts w:hint="eastAsia"/>
        </w:rPr>
        <w:lastRenderedPageBreak/>
        <w:t>数据库设计</w:t>
      </w:r>
    </w:p>
    <w:p w14:paraId="4B9CC43F" w14:textId="77777777" w:rsidR="00B97356" w:rsidRDefault="00B97356" w:rsidP="00B97356">
      <w:r>
        <w:rPr>
          <w:rFonts w:hint="eastAsia"/>
          <w:noProof/>
        </w:rPr>
        <w:drawing>
          <wp:inline distT="0" distB="0" distL="0" distR="0" wp14:anchorId="148917D2" wp14:editId="6A638B42">
            <wp:extent cx="3232785" cy="1959610"/>
            <wp:effectExtent l="0" t="0" r="5715" b="254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2785" cy="1959610"/>
                    </a:xfrm>
                    <a:prstGeom prst="rect">
                      <a:avLst/>
                    </a:prstGeom>
                    <a:noFill/>
                    <a:ln>
                      <a:noFill/>
                    </a:ln>
                  </pic:spPr>
                </pic:pic>
              </a:graphicData>
            </a:graphic>
          </wp:inline>
        </w:drawing>
      </w:r>
    </w:p>
    <w:p w14:paraId="582178BB" w14:textId="77777777" w:rsidR="00B97356" w:rsidRDefault="00B97356" w:rsidP="00B97356">
      <w:pPr>
        <w:numPr>
          <w:ilvl w:val="0"/>
          <w:numId w:val="21"/>
        </w:numPr>
        <w:adjustRightInd w:val="0"/>
      </w:pPr>
      <w:r>
        <w:rPr>
          <w:rFonts w:hint="eastAsia"/>
        </w:rPr>
        <w:t>“</w:t>
      </w:r>
      <w:r>
        <w:rPr>
          <w:rFonts w:hint="eastAsia"/>
        </w:rPr>
        <w:t>CURRENCY_RATE&lt;</w:t>
      </w:r>
      <w:r>
        <w:rPr>
          <w:rFonts w:hint="eastAsia"/>
        </w:rPr>
        <w:t>汇率转换表</w:t>
      </w:r>
      <w:r>
        <w:rPr>
          <w:rFonts w:hint="eastAsia"/>
        </w:rPr>
        <w:t>&gt;</w:t>
      </w:r>
      <w:r>
        <w:rPr>
          <w:rFonts w:hint="eastAsia"/>
        </w:rPr>
        <w:t>”用于保存货币转换的汇率信息，每船公司维护自己使用的汇率转换关系。</w:t>
      </w:r>
    </w:p>
    <w:p w14:paraId="17218197" w14:textId="77777777" w:rsidR="00B97356" w:rsidRDefault="00B97356" w:rsidP="00B97356">
      <w:pPr>
        <w:numPr>
          <w:ilvl w:val="0"/>
          <w:numId w:val="21"/>
        </w:numPr>
        <w:adjustRightInd w:val="0"/>
      </w:pPr>
      <w:r>
        <w:rPr>
          <w:rFonts w:hint="eastAsia"/>
        </w:rPr>
        <w:t>汇率带有有效起至时间控制，在一个时间点应该只存在一套转换关系（输入数据时控制）。实际使用汇率时根据业务的时间查找汇率表获取对应汇率进行处理。</w:t>
      </w:r>
    </w:p>
    <w:p w14:paraId="7B7547A8" w14:textId="77777777" w:rsidR="00B97356" w:rsidRDefault="00B97356" w:rsidP="00B97356">
      <w:pPr>
        <w:numPr>
          <w:ilvl w:val="0"/>
          <w:numId w:val="21"/>
        </w:numPr>
        <w:adjustRightInd w:val="0"/>
      </w:pPr>
      <w:r>
        <w:rPr>
          <w:rFonts w:hint="eastAsia"/>
        </w:rPr>
        <w:t>汇率数据采用标记删除，避免已经使用的汇率找不到数据根源。</w:t>
      </w:r>
    </w:p>
    <w:p w14:paraId="5D4AF503" w14:textId="77777777" w:rsidR="00B97356" w:rsidRDefault="00B97356" w:rsidP="00B97356">
      <w:pPr>
        <w:pStyle w:val="2"/>
        <w:ind w:right="180"/>
      </w:pPr>
      <w:r>
        <w:rPr>
          <w:rFonts w:hint="eastAsia"/>
        </w:rPr>
        <w:t>多浏览器支持解决方案</w:t>
      </w:r>
    </w:p>
    <w:p w14:paraId="1FA64D08" w14:textId="77777777" w:rsidR="00B97356" w:rsidRDefault="00B97356" w:rsidP="00B97356">
      <w:pPr>
        <w:pStyle w:val="3"/>
        <w:ind w:left="481" w:right="180"/>
      </w:pPr>
      <w:r>
        <w:rPr>
          <w:rFonts w:hint="eastAsia"/>
        </w:rPr>
        <w:t>需求说明</w:t>
      </w:r>
    </w:p>
    <w:p w14:paraId="49E5F6AF" w14:textId="77777777" w:rsidR="00B97356" w:rsidRDefault="00B97356" w:rsidP="00B97356">
      <w:r>
        <w:rPr>
          <w:rFonts w:hint="eastAsia"/>
        </w:rPr>
        <w:t>系统要求支持浏览器兼容，支持</w:t>
      </w:r>
      <w:r>
        <w:rPr>
          <w:rFonts w:hint="eastAsia"/>
        </w:rPr>
        <w:t>IE6-10</w:t>
      </w:r>
      <w:r>
        <w:rPr>
          <w:rFonts w:hint="eastAsia"/>
        </w:rPr>
        <w:t>，</w:t>
      </w:r>
      <w:r>
        <w:t>Chrome</w:t>
      </w:r>
      <w:r>
        <w:rPr>
          <w:rFonts w:hint="eastAsia"/>
        </w:rPr>
        <w:t>，</w:t>
      </w:r>
      <w:r>
        <w:rPr>
          <w:rFonts w:hint="eastAsia"/>
        </w:rPr>
        <w:t>360</w:t>
      </w:r>
      <w:r>
        <w:rPr>
          <w:rFonts w:hint="eastAsia"/>
        </w:rPr>
        <w:t>和搜狗浏览器。浏览器兼容问题主要集中在</w:t>
      </w:r>
      <w:r>
        <w:rPr>
          <w:rFonts w:hint="eastAsia"/>
        </w:rPr>
        <w:t>CSS</w:t>
      </w:r>
      <w:r>
        <w:rPr>
          <w:rFonts w:hint="eastAsia"/>
        </w:rPr>
        <w:t>样式的处理和</w:t>
      </w:r>
      <w:r>
        <w:rPr>
          <w:rFonts w:hint="eastAsia"/>
        </w:rPr>
        <w:t>JS</w:t>
      </w:r>
      <w:r>
        <w:rPr>
          <w:rFonts w:hint="eastAsia"/>
        </w:rPr>
        <w:t>脚本的跨浏览器兼容。</w:t>
      </w:r>
    </w:p>
    <w:p w14:paraId="16357C0E" w14:textId="77777777" w:rsidR="00B97356" w:rsidRDefault="00B97356" w:rsidP="00B97356">
      <w:pPr>
        <w:pStyle w:val="3"/>
        <w:ind w:left="481" w:right="180"/>
      </w:pPr>
      <w:r>
        <w:rPr>
          <w:rFonts w:hint="eastAsia"/>
        </w:rPr>
        <w:t>方案说明</w:t>
      </w:r>
    </w:p>
    <w:p w14:paraId="1CE4EED1" w14:textId="77777777" w:rsidR="00B97356" w:rsidRDefault="00B97356" w:rsidP="00B97356">
      <w:pPr>
        <w:numPr>
          <w:ilvl w:val="0"/>
          <w:numId w:val="22"/>
        </w:numPr>
        <w:adjustRightInd w:val="0"/>
      </w:pPr>
      <w:r>
        <w:rPr>
          <w:rFonts w:hint="eastAsia"/>
        </w:rPr>
        <w:t>HTML</w:t>
      </w:r>
      <w:r>
        <w:rPr>
          <w:rFonts w:hint="eastAsia"/>
        </w:rPr>
        <w:t>原型在制作时需要注意处理样式相关内容的浏览器兼容问题。</w:t>
      </w:r>
    </w:p>
    <w:p w14:paraId="15AA9794" w14:textId="77777777" w:rsidR="00B97356" w:rsidRDefault="00B97356" w:rsidP="00B97356">
      <w:pPr>
        <w:numPr>
          <w:ilvl w:val="0"/>
          <w:numId w:val="22"/>
        </w:numPr>
        <w:adjustRightInd w:val="0"/>
      </w:pPr>
      <w:r>
        <w:rPr>
          <w:rFonts w:hint="eastAsia"/>
        </w:rPr>
        <w:t>页面的样式修饰全部要求使用</w:t>
      </w:r>
      <w:r>
        <w:rPr>
          <w:rFonts w:hint="eastAsia"/>
        </w:rPr>
        <w:t>CSS</w:t>
      </w:r>
      <w:r>
        <w:rPr>
          <w:rFonts w:hint="eastAsia"/>
        </w:rPr>
        <w:t>样式表控制，不要在元素上直接修饰。以方便在出现问题时统一修改。</w:t>
      </w:r>
    </w:p>
    <w:p w14:paraId="4C85BF76" w14:textId="77777777" w:rsidR="00B97356" w:rsidRDefault="00B97356" w:rsidP="00B97356">
      <w:pPr>
        <w:numPr>
          <w:ilvl w:val="0"/>
          <w:numId w:val="22"/>
        </w:numPr>
        <w:adjustRightInd w:val="0"/>
      </w:pPr>
      <w:r>
        <w:rPr>
          <w:rFonts w:hint="eastAsia"/>
        </w:rPr>
        <w:t>JS</w:t>
      </w:r>
      <w:r>
        <w:rPr>
          <w:rFonts w:hint="eastAsia"/>
        </w:rPr>
        <w:t>脚本的兼容问题，需要注意对以下</w:t>
      </w:r>
      <w:r>
        <w:rPr>
          <w:rFonts w:hint="eastAsia"/>
        </w:rPr>
        <w:t>JS</w:t>
      </w:r>
      <w:r>
        <w:rPr>
          <w:rFonts w:hint="eastAsia"/>
        </w:rPr>
        <w:t>脚本的浏览器兼容：</w:t>
      </w:r>
    </w:p>
    <w:p w14:paraId="420F02A2" w14:textId="77777777" w:rsidR="00B97356" w:rsidRDefault="00B97356" w:rsidP="00B97356">
      <w:pPr>
        <w:numPr>
          <w:ilvl w:val="0"/>
          <w:numId w:val="23"/>
        </w:numPr>
        <w:adjustRightInd w:val="0"/>
      </w:pPr>
      <w:r>
        <w:rPr>
          <w:rFonts w:hint="eastAsia"/>
        </w:rPr>
        <w:t>弹出窗口，系统的弹出窗口需要使用层弹出模式，不使用原有的</w:t>
      </w:r>
      <w:r>
        <w:rPr>
          <w:rFonts w:hint="eastAsia"/>
        </w:rPr>
        <w:t>Show Module</w:t>
      </w:r>
      <w:r>
        <w:rPr>
          <w:rFonts w:hint="eastAsia"/>
        </w:rPr>
        <w:t>方式。主要目的是避免浏览器对弹出窗口的拦截而导致功能不可用。因此建议在系统框架搭建的过程中，优先编写或者改造开源的弹出窗口控件。</w:t>
      </w:r>
    </w:p>
    <w:p w14:paraId="54E4E8DA" w14:textId="77777777" w:rsidR="00B97356" w:rsidRDefault="00B97356" w:rsidP="00B97356">
      <w:pPr>
        <w:numPr>
          <w:ilvl w:val="0"/>
          <w:numId w:val="23"/>
        </w:numPr>
        <w:adjustRightInd w:val="0"/>
      </w:pPr>
      <w:r>
        <w:rPr>
          <w:rFonts w:hint="eastAsia"/>
        </w:rPr>
        <w:t>日期控件，系统需要使用到日期的录入控件，建议修改原有的日期控件或者测试开源的日期控件，在框架搭建阶段确定下能支持浏览器兼容的日期控件。</w:t>
      </w:r>
    </w:p>
    <w:p w14:paraId="6CC5D187" w14:textId="77777777" w:rsidR="00B97356" w:rsidRDefault="00B97356" w:rsidP="00B97356">
      <w:pPr>
        <w:numPr>
          <w:ilvl w:val="0"/>
          <w:numId w:val="23"/>
        </w:numPr>
        <w:adjustRightInd w:val="0"/>
      </w:pPr>
      <w:r>
        <w:rPr>
          <w:rFonts w:hint="eastAsia"/>
        </w:rPr>
        <w:t>Message</w:t>
      </w:r>
      <w:r>
        <w:rPr>
          <w:rFonts w:hint="eastAsia"/>
        </w:rPr>
        <w:t>窗口，系统的</w:t>
      </w:r>
      <w:r>
        <w:rPr>
          <w:rFonts w:hint="eastAsia"/>
        </w:rPr>
        <w:t>Message</w:t>
      </w:r>
      <w:r>
        <w:rPr>
          <w:rFonts w:hint="eastAsia"/>
        </w:rPr>
        <w:t>消息不在使用</w:t>
      </w:r>
      <w:r>
        <w:rPr>
          <w:rFonts w:hint="eastAsia"/>
        </w:rPr>
        <w:t>JS</w:t>
      </w:r>
      <w:r>
        <w:rPr>
          <w:rFonts w:hint="eastAsia"/>
        </w:rPr>
        <w:t>的</w:t>
      </w:r>
      <w:r>
        <w:rPr>
          <w:rFonts w:hint="eastAsia"/>
        </w:rPr>
        <w:t>Alert</w:t>
      </w:r>
      <w:r>
        <w:rPr>
          <w:rFonts w:hint="eastAsia"/>
        </w:rPr>
        <w:t>函数处理，需要使用弹出层的方式，建议在框架阶段预先封装好消息提示的相关控件。</w:t>
      </w:r>
    </w:p>
    <w:p w14:paraId="7C041C2E" w14:textId="77777777" w:rsidR="00B97356" w:rsidRDefault="00B97356" w:rsidP="00B97356">
      <w:pPr>
        <w:numPr>
          <w:ilvl w:val="0"/>
          <w:numId w:val="23"/>
        </w:numPr>
        <w:adjustRightInd w:val="0"/>
      </w:pPr>
      <w:r>
        <w:rPr>
          <w:rFonts w:hint="eastAsia"/>
        </w:rPr>
        <w:t>菜单的显示效果，系统的菜单定义为下拉层的方式显示，相关的</w:t>
      </w:r>
      <w:r>
        <w:rPr>
          <w:rFonts w:hint="eastAsia"/>
        </w:rPr>
        <w:t>JS</w:t>
      </w:r>
      <w:r>
        <w:rPr>
          <w:rFonts w:hint="eastAsia"/>
        </w:rPr>
        <w:t>脚本需要预先进行浏览器兼容处理。建议在框架阶段确定一套系统使用的</w:t>
      </w:r>
      <w:r>
        <w:rPr>
          <w:rFonts w:hint="eastAsia"/>
        </w:rPr>
        <w:t>JS</w:t>
      </w:r>
      <w:r>
        <w:rPr>
          <w:rFonts w:hint="eastAsia"/>
        </w:rPr>
        <w:t>程序包，其他组件可</w:t>
      </w:r>
      <w:r>
        <w:rPr>
          <w:rFonts w:hint="eastAsia"/>
        </w:rPr>
        <w:t>JS</w:t>
      </w:r>
      <w:r>
        <w:rPr>
          <w:rFonts w:hint="eastAsia"/>
        </w:rPr>
        <w:t>脚本的编写基于这个包进行开发，避免不同的同时使用不同的程序包带来的浏览器兼容问题。</w:t>
      </w:r>
    </w:p>
    <w:p w14:paraId="44B9FF88" w14:textId="77777777" w:rsidR="00B97356" w:rsidRDefault="00B97356" w:rsidP="00B97356">
      <w:r>
        <w:rPr>
          <w:rFonts w:hint="eastAsia"/>
        </w:rPr>
        <w:t>特别需要使用到的其他</w:t>
      </w:r>
      <w:r>
        <w:rPr>
          <w:rFonts w:hint="eastAsia"/>
        </w:rPr>
        <w:t>JS</w:t>
      </w:r>
      <w:r>
        <w:rPr>
          <w:rFonts w:hint="eastAsia"/>
        </w:rPr>
        <w:t>脚本和控件，在实际编码过程中需要进行浏览器兼容检查。</w:t>
      </w:r>
    </w:p>
    <w:p w14:paraId="2E8CD0C2" w14:textId="77777777" w:rsidR="00B97356" w:rsidRDefault="00B97356" w:rsidP="00B97356">
      <w:pPr>
        <w:pStyle w:val="2"/>
        <w:ind w:right="180"/>
      </w:pPr>
      <w:r>
        <w:rPr>
          <w:rFonts w:hint="eastAsia"/>
        </w:rPr>
        <w:lastRenderedPageBreak/>
        <w:t>权限控制方案</w:t>
      </w:r>
    </w:p>
    <w:p w14:paraId="6B317FD6" w14:textId="77777777" w:rsidR="00B97356" w:rsidRDefault="00B97356" w:rsidP="00B97356">
      <w:pPr>
        <w:pStyle w:val="3"/>
        <w:ind w:left="481" w:right="180"/>
      </w:pPr>
      <w:r>
        <w:rPr>
          <w:rFonts w:hint="eastAsia"/>
        </w:rPr>
        <w:t>方案说明</w:t>
      </w:r>
    </w:p>
    <w:p w14:paraId="65021B04" w14:textId="77777777" w:rsidR="00B97356" w:rsidRDefault="00B97356" w:rsidP="00B97356">
      <w:r>
        <w:rPr>
          <w:rFonts w:hint="eastAsia"/>
          <w:noProof/>
        </w:rPr>
        <w:drawing>
          <wp:inline distT="0" distB="0" distL="0" distR="0" wp14:anchorId="07E2571F" wp14:editId="1134E235">
            <wp:extent cx="5268595" cy="2650490"/>
            <wp:effectExtent l="0" t="0" r="8255" b="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8595" cy="2650490"/>
                    </a:xfrm>
                    <a:prstGeom prst="rect">
                      <a:avLst/>
                    </a:prstGeom>
                    <a:noFill/>
                    <a:ln>
                      <a:noFill/>
                    </a:ln>
                  </pic:spPr>
                </pic:pic>
              </a:graphicData>
            </a:graphic>
          </wp:inline>
        </w:drawing>
      </w:r>
    </w:p>
    <w:p w14:paraId="1CD36669" w14:textId="77777777" w:rsidR="00B97356" w:rsidRDefault="00B97356" w:rsidP="00B97356">
      <w:pPr>
        <w:numPr>
          <w:ilvl w:val="0"/>
          <w:numId w:val="24"/>
        </w:numPr>
      </w:pPr>
      <w:r>
        <w:rPr>
          <w:rFonts w:hint="eastAsia"/>
        </w:rPr>
        <w:t>数据权限控制体系，以“</w:t>
      </w:r>
      <w:r>
        <w:rPr>
          <w:rFonts w:hint="eastAsia"/>
        </w:rPr>
        <w:t>USER_DATA_FUNC&lt;</w:t>
      </w:r>
      <w:r>
        <w:rPr>
          <w:rFonts w:hint="eastAsia"/>
        </w:rPr>
        <w:t>用户数据权限</w:t>
      </w:r>
      <w:r>
        <w:rPr>
          <w:rFonts w:hint="eastAsia"/>
        </w:rPr>
        <w:t>&gt;</w:t>
      </w:r>
      <w:r>
        <w:rPr>
          <w:rFonts w:hint="eastAsia"/>
        </w:rPr>
        <w:t>”数据表为核心，所有的权限控制都最终绑定到一个用户账户上。通过</w:t>
      </w:r>
      <w:r>
        <w:rPr>
          <w:rFonts w:hint="eastAsia"/>
        </w:rPr>
        <w:t>SQL</w:t>
      </w:r>
      <w:r>
        <w:rPr>
          <w:rFonts w:hint="eastAsia"/>
        </w:rPr>
        <w:t>语法实现控制逻辑。</w:t>
      </w:r>
    </w:p>
    <w:p w14:paraId="750C8A94" w14:textId="77777777" w:rsidR="00B97356" w:rsidRDefault="00B97356" w:rsidP="00B97356">
      <w:pPr>
        <w:numPr>
          <w:ilvl w:val="0"/>
          <w:numId w:val="24"/>
        </w:numPr>
      </w:pPr>
      <w:r>
        <w:rPr>
          <w:rFonts w:hint="eastAsia"/>
        </w:rPr>
        <w:t>某些设置在生成语法时，需要同时生成对多个功能点，多个用户账户的配置。这部分内容通过模板配置的方式实现批量生成。</w:t>
      </w:r>
    </w:p>
    <w:p w14:paraId="7D2D580F" w14:textId="77777777" w:rsidR="00B97356" w:rsidRDefault="00B97356" w:rsidP="00B97356">
      <w:pPr>
        <w:ind w:left="360"/>
      </w:pPr>
    </w:p>
    <w:p w14:paraId="4F9820DF" w14:textId="77777777" w:rsidR="00B97356" w:rsidRDefault="00B97356" w:rsidP="00B97356">
      <w:pPr>
        <w:numPr>
          <w:ilvl w:val="0"/>
          <w:numId w:val="24"/>
        </w:numPr>
      </w:pPr>
      <w:r>
        <w:rPr>
          <w:rFonts w:hint="eastAsia"/>
        </w:rPr>
        <w:t>权限控制分为三类，查询类，操作类和录入控制类</w:t>
      </w:r>
    </w:p>
    <w:p w14:paraId="1A31FABC" w14:textId="77777777" w:rsidR="00B97356" w:rsidRDefault="00B97356" w:rsidP="00B97356">
      <w:pPr>
        <w:numPr>
          <w:ilvl w:val="0"/>
          <w:numId w:val="24"/>
        </w:numPr>
      </w:pPr>
      <w:commentRangeStart w:id="17"/>
      <w:r>
        <w:rPr>
          <w:rFonts w:hint="eastAsia"/>
        </w:rPr>
        <w:t>所有的查询操作，在查询数据时，都需要询问“</w:t>
      </w:r>
      <w:r>
        <w:rPr>
          <w:rFonts w:hint="eastAsia"/>
        </w:rPr>
        <w:t>USER_DATA_FUNC&lt;</w:t>
      </w:r>
      <w:r>
        <w:rPr>
          <w:rFonts w:hint="eastAsia"/>
        </w:rPr>
        <w:t>用户数据权限</w:t>
      </w:r>
      <w:r>
        <w:rPr>
          <w:rFonts w:hint="eastAsia"/>
        </w:rPr>
        <w:t>&gt;</w:t>
      </w:r>
      <w:r>
        <w:rPr>
          <w:rFonts w:hint="eastAsia"/>
        </w:rPr>
        <w:t>”获取到附加的</w:t>
      </w:r>
      <w:r>
        <w:rPr>
          <w:rFonts w:hint="eastAsia"/>
        </w:rPr>
        <w:t>SQL</w:t>
      </w:r>
      <w:r>
        <w:rPr>
          <w:rFonts w:hint="eastAsia"/>
        </w:rPr>
        <w:t>语法，以实现各种控制逻辑需要的效果。</w:t>
      </w:r>
      <w:commentRangeEnd w:id="17"/>
      <w:r>
        <w:rPr>
          <w:rStyle w:val="ad"/>
        </w:rPr>
        <w:commentReference w:id="17"/>
      </w:r>
    </w:p>
    <w:p w14:paraId="0A6CAB1C" w14:textId="77777777" w:rsidR="00B97356" w:rsidRDefault="00B97356" w:rsidP="00B97356">
      <w:pPr>
        <w:numPr>
          <w:ilvl w:val="0"/>
          <w:numId w:val="24"/>
        </w:numPr>
      </w:pPr>
      <w:r>
        <w:rPr>
          <w:rFonts w:hint="eastAsia"/>
        </w:rPr>
        <w:t>所有的操作（</w:t>
      </w:r>
      <w:r>
        <w:rPr>
          <w:rFonts w:hint="eastAsia"/>
        </w:rPr>
        <w:t>Action</w:t>
      </w:r>
      <w:r>
        <w:rPr>
          <w:rFonts w:hint="eastAsia"/>
        </w:rPr>
        <w:t>）在执行时需要将操作的业务数据送到接口，与“</w:t>
      </w:r>
      <w:r>
        <w:rPr>
          <w:rFonts w:hint="eastAsia"/>
        </w:rPr>
        <w:t>USER_DATA_FUNC&lt;</w:t>
      </w:r>
      <w:r>
        <w:rPr>
          <w:rFonts w:hint="eastAsia"/>
        </w:rPr>
        <w:t>用户数据权限</w:t>
      </w:r>
      <w:r>
        <w:rPr>
          <w:rFonts w:hint="eastAsia"/>
        </w:rPr>
        <w:t>&gt;</w:t>
      </w:r>
      <w:r>
        <w:rPr>
          <w:rFonts w:hint="eastAsia"/>
        </w:rPr>
        <w:t>”中的条件进行验证，以确定是否允许操作。</w:t>
      </w:r>
    </w:p>
    <w:p w14:paraId="05ECF61E" w14:textId="77777777" w:rsidR="00B97356" w:rsidRDefault="00B97356" w:rsidP="00B97356">
      <w:pPr>
        <w:numPr>
          <w:ilvl w:val="0"/>
          <w:numId w:val="24"/>
        </w:numPr>
      </w:pPr>
      <w:r>
        <w:rPr>
          <w:rFonts w:hint="eastAsia"/>
        </w:rPr>
        <w:t>录入控制的权限，设置内容保存在“</w:t>
      </w:r>
      <w:r>
        <w:rPr>
          <w:rFonts w:hint="eastAsia"/>
        </w:rPr>
        <w:t>USER_DATA_FUNC&lt;</w:t>
      </w:r>
      <w:r>
        <w:rPr>
          <w:rFonts w:hint="eastAsia"/>
        </w:rPr>
        <w:t>用户数据权限</w:t>
      </w:r>
      <w:r>
        <w:rPr>
          <w:rFonts w:hint="eastAsia"/>
        </w:rPr>
        <w:t>&gt;</w:t>
      </w:r>
      <w:r>
        <w:rPr>
          <w:rFonts w:hint="eastAsia"/>
        </w:rPr>
        <w:t>”中，实现部分由于涉及到的响应方式不同，需要在各个具体的功能中编码实现。</w:t>
      </w:r>
    </w:p>
    <w:p w14:paraId="6EAA7F10" w14:textId="77777777" w:rsidR="00B97356" w:rsidRDefault="00B97356" w:rsidP="00B97356"/>
    <w:p w14:paraId="1DD9826C" w14:textId="77777777" w:rsidR="00B97356" w:rsidRDefault="00B97356" w:rsidP="00B97356">
      <w:pPr>
        <w:numPr>
          <w:ilvl w:val="0"/>
          <w:numId w:val="24"/>
        </w:numPr>
      </w:pPr>
      <w:r>
        <w:rPr>
          <w:rFonts w:hint="eastAsia"/>
        </w:rPr>
        <w:t>权限控制的重点在于所有的功能点都接受“</w:t>
      </w:r>
      <w:r>
        <w:rPr>
          <w:rFonts w:hint="eastAsia"/>
        </w:rPr>
        <w:t>USER_DATA_FUNC&lt;</w:t>
      </w:r>
      <w:r>
        <w:rPr>
          <w:rFonts w:hint="eastAsia"/>
        </w:rPr>
        <w:t>用户数据权限</w:t>
      </w:r>
      <w:r>
        <w:rPr>
          <w:rFonts w:hint="eastAsia"/>
        </w:rPr>
        <w:t>&gt;</w:t>
      </w:r>
      <w:r>
        <w:rPr>
          <w:rFonts w:hint="eastAsia"/>
        </w:rPr>
        <w:t>”的控制，无论现阶段是否有对应的权限设置对应到这个功能点。之后如果有新的权限控制需求，或者是原有的权限控制需求有改变的，仅需要变更规则写入“</w:t>
      </w:r>
      <w:r>
        <w:rPr>
          <w:rFonts w:hint="eastAsia"/>
        </w:rPr>
        <w:t>USER_DATA_FUNC&lt;</w:t>
      </w:r>
      <w:r>
        <w:rPr>
          <w:rFonts w:hint="eastAsia"/>
        </w:rPr>
        <w:t>用户数据权限</w:t>
      </w:r>
      <w:r>
        <w:rPr>
          <w:rFonts w:hint="eastAsia"/>
        </w:rPr>
        <w:t>&gt;</w:t>
      </w:r>
      <w:r>
        <w:rPr>
          <w:rFonts w:hint="eastAsia"/>
        </w:rPr>
        <w:t>”的方式，即可扩展对应的功能。</w:t>
      </w:r>
    </w:p>
    <w:p w14:paraId="3C6D3B95" w14:textId="77777777" w:rsidR="00B97356" w:rsidRDefault="00B97356" w:rsidP="00B97356">
      <w:pPr>
        <w:pStyle w:val="2"/>
        <w:ind w:right="180"/>
        <w:jc w:val="left"/>
      </w:pPr>
      <w:r>
        <w:rPr>
          <w:rFonts w:hint="eastAsia"/>
        </w:rPr>
        <w:t>自定义报表解决方案</w:t>
      </w:r>
    </w:p>
    <w:p w14:paraId="45938E82" w14:textId="77777777" w:rsidR="00B97356" w:rsidRDefault="00B97356" w:rsidP="00B97356">
      <w:pPr>
        <w:pStyle w:val="3"/>
        <w:ind w:left="481" w:right="180"/>
      </w:pPr>
      <w:r>
        <w:rPr>
          <w:rFonts w:hint="eastAsia"/>
        </w:rPr>
        <w:t>需求说明</w:t>
      </w:r>
    </w:p>
    <w:p w14:paraId="48CEE0BA" w14:textId="77777777" w:rsidR="00B97356" w:rsidRDefault="00B97356" w:rsidP="00B97356">
      <w:r>
        <w:rPr>
          <w:rFonts w:hint="eastAsia"/>
        </w:rPr>
        <w:t>用户要求有自定义报表功能，需要满足以下要求</w:t>
      </w:r>
    </w:p>
    <w:p w14:paraId="43900EB2" w14:textId="77777777" w:rsidR="00B97356" w:rsidRDefault="00B97356" w:rsidP="00B97356">
      <w:pPr>
        <w:numPr>
          <w:ilvl w:val="0"/>
          <w:numId w:val="25"/>
        </w:numPr>
        <w:ind w:left="360" w:hanging="360"/>
      </w:pPr>
      <w:r>
        <w:rPr>
          <w:rFonts w:hint="eastAsia"/>
        </w:rPr>
        <w:t>可自由增加新的报表模板</w:t>
      </w:r>
    </w:p>
    <w:p w14:paraId="08909550" w14:textId="77777777" w:rsidR="00B97356" w:rsidRDefault="00B97356" w:rsidP="00B97356">
      <w:pPr>
        <w:numPr>
          <w:ilvl w:val="0"/>
          <w:numId w:val="25"/>
        </w:numPr>
        <w:ind w:left="360" w:hanging="360"/>
      </w:pPr>
      <w:r>
        <w:rPr>
          <w:rFonts w:hint="eastAsia"/>
        </w:rPr>
        <w:t>报表模板需要支持自定义查询条件，并且支持固定的查询条件和可变更的查询条件两种不同的设置</w:t>
      </w:r>
    </w:p>
    <w:p w14:paraId="2DBCDEF4" w14:textId="77777777" w:rsidR="00B97356" w:rsidRDefault="00B97356" w:rsidP="00B97356">
      <w:pPr>
        <w:numPr>
          <w:ilvl w:val="0"/>
          <w:numId w:val="25"/>
        </w:numPr>
        <w:ind w:left="360" w:hanging="360"/>
      </w:pPr>
      <w:r>
        <w:rPr>
          <w:rFonts w:hint="eastAsia"/>
        </w:rPr>
        <w:t>用户可管理报表模板的修改权限和使用权限</w:t>
      </w:r>
    </w:p>
    <w:p w14:paraId="41C1F5A8" w14:textId="77777777" w:rsidR="00B97356" w:rsidRDefault="00B97356" w:rsidP="00B97356">
      <w:pPr>
        <w:numPr>
          <w:ilvl w:val="0"/>
          <w:numId w:val="25"/>
        </w:numPr>
        <w:ind w:left="360" w:hanging="360"/>
      </w:pPr>
      <w:r>
        <w:rPr>
          <w:rFonts w:hint="eastAsia"/>
        </w:rPr>
        <w:t>报表模板需要支持分组汇总报表</w:t>
      </w:r>
    </w:p>
    <w:p w14:paraId="48F9FEA7" w14:textId="77777777" w:rsidR="00B97356" w:rsidRDefault="00B97356" w:rsidP="00B97356">
      <w:pPr>
        <w:numPr>
          <w:ilvl w:val="0"/>
          <w:numId w:val="25"/>
        </w:numPr>
        <w:ind w:left="360" w:hanging="360"/>
      </w:pPr>
      <w:r>
        <w:rPr>
          <w:rFonts w:hint="eastAsia"/>
        </w:rPr>
        <w:t>报表设置和使用需要支持双语：中文和英文</w:t>
      </w:r>
    </w:p>
    <w:p w14:paraId="39AB3797" w14:textId="77777777" w:rsidR="00B97356" w:rsidRDefault="00B97356" w:rsidP="00B97356">
      <w:pPr>
        <w:numPr>
          <w:ilvl w:val="0"/>
          <w:numId w:val="25"/>
        </w:numPr>
        <w:ind w:left="360" w:hanging="360"/>
      </w:pPr>
      <w:r>
        <w:rPr>
          <w:rFonts w:hint="eastAsia"/>
        </w:rPr>
        <w:t>报表需要导出</w:t>
      </w:r>
      <w:r>
        <w:rPr>
          <w:rFonts w:hint="eastAsia"/>
        </w:rPr>
        <w:t>EXCEL</w:t>
      </w:r>
      <w:r>
        <w:rPr>
          <w:rFonts w:hint="eastAsia"/>
        </w:rPr>
        <w:t>功能</w:t>
      </w:r>
    </w:p>
    <w:p w14:paraId="78807D69" w14:textId="77777777" w:rsidR="00B97356" w:rsidRDefault="00B97356" w:rsidP="00B97356">
      <w:pPr>
        <w:pStyle w:val="3"/>
        <w:ind w:left="481" w:right="180"/>
      </w:pPr>
      <w:r>
        <w:rPr>
          <w:rFonts w:hint="eastAsia"/>
        </w:rPr>
        <w:lastRenderedPageBreak/>
        <w:t>解决方案</w:t>
      </w:r>
    </w:p>
    <w:p w14:paraId="74581203" w14:textId="77777777" w:rsidR="00B97356" w:rsidRDefault="00B97356" w:rsidP="00B97356">
      <w:r>
        <w:rPr>
          <w:noProof/>
        </w:rPr>
        <w:drawing>
          <wp:inline distT="0" distB="0" distL="0" distR="0" wp14:anchorId="34D6C998" wp14:editId="2F00AADB">
            <wp:extent cx="5268595" cy="3369310"/>
            <wp:effectExtent l="0" t="0" r="8255" b="254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8595" cy="3369310"/>
                    </a:xfrm>
                    <a:prstGeom prst="rect">
                      <a:avLst/>
                    </a:prstGeom>
                    <a:noFill/>
                    <a:ln>
                      <a:noFill/>
                    </a:ln>
                  </pic:spPr>
                </pic:pic>
              </a:graphicData>
            </a:graphic>
          </wp:inline>
        </w:drawing>
      </w:r>
    </w:p>
    <w:p w14:paraId="71B7FA71" w14:textId="77777777" w:rsidR="00B97356" w:rsidRDefault="00B97356" w:rsidP="00B97356">
      <w:pPr>
        <w:numPr>
          <w:ilvl w:val="0"/>
          <w:numId w:val="25"/>
        </w:numPr>
        <w:ind w:left="360" w:hanging="360"/>
      </w:pPr>
      <w:r>
        <w:rPr>
          <w:rFonts w:hint="eastAsia"/>
        </w:rPr>
        <w:t>自定义报表主要有两部分构成：“数据源和数据项”定义报表可以使用的数据范围；“模板、列表项和查询项”定义用户是如何统计和使用数据。</w:t>
      </w:r>
    </w:p>
    <w:p w14:paraId="3A0FBCE8" w14:textId="77777777" w:rsidR="00B97356" w:rsidRDefault="00B97356" w:rsidP="00B97356">
      <w:pPr>
        <w:numPr>
          <w:ilvl w:val="0"/>
          <w:numId w:val="25"/>
        </w:numPr>
        <w:ind w:left="360" w:hanging="360"/>
      </w:pPr>
      <w:r>
        <w:rPr>
          <w:rFonts w:hint="eastAsia"/>
        </w:rPr>
        <w:t>模板的定义时需要指定一个，且仅能指定一个数据源。</w:t>
      </w:r>
    </w:p>
    <w:p w14:paraId="08CEF3DD" w14:textId="77777777" w:rsidR="00B97356" w:rsidRDefault="00B97356" w:rsidP="00B97356">
      <w:pPr>
        <w:numPr>
          <w:ilvl w:val="0"/>
          <w:numId w:val="25"/>
        </w:numPr>
        <w:ind w:left="360" w:hanging="360"/>
      </w:pPr>
      <w:r>
        <w:rPr>
          <w:rFonts w:hint="eastAsia"/>
        </w:rPr>
        <w:t>数据源的范围不限定于单表，采用使用</w:t>
      </w:r>
      <w:r>
        <w:rPr>
          <w:rFonts w:hint="eastAsia"/>
        </w:rPr>
        <w:t>ORACAL</w:t>
      </w:r>
      <w:r>
        <w:rPr>
          <w:rFonts w:hint="eastAsia"/>
        </w:rPr>
        <w:t>的“</w:t>
      </w:r>
      <w:r>
        <w:rPr>
          <w:rFonts w:hint="eastAsia"/>
        </w:rPr>
        <w:t>With</w:t>
      </w:r>
      <w:r>
        <w:rPr>
          <w:rFonts w:hint="eastAsia"/>
        </w:rPr>
        <w:t>”语法组织数据源。数据源的组织依赖以下规则：</w:t>
      </w:r>
      <w:r>
        <w:rPr>
          <w:rFonts w:hint="eastAsia"/>
        </w:rPr>
        <w:t xml:space="preserve"> 1</w:t>
      </w:r>
      <w:r>
        <w:rPr>
          <w:rFonts w:hint="eastAsia"/>
        </w:rPr>
        <w:t>）不得出现同名字段，同名字段采用别名方式重新命名。</w:t>
      </w:r>
      <w:r>
        <w:rPr>
          <w:rFonts w:hint="eastAsia"/>
        </w:rPr>
        <w:t xml:space="preserve"> 2</w:t>
      </w:r>
      <w:r>
        <w:rPr>
          <w:rFonts w:hint="eastAsia"/>
        </w:rPr>
        <w:t>）语法中需要出现显示的</w:t>
      </w:r>
      <w:r>
        <w:rPr>
          <w:rFonts w:hint="eastAsia"/>
        </w:rPr>
        <w:t xml:space="preserve"> </w:t>
      </w:r>
      <w:r>
        <w:rPr>
          <w:rFonts w:hint="eastAsia"/>
        </w:rPr>
        <w:t>“</w:t>
      </w:r>
      <w:r>
        <w:rPr>
          <w:rFonts w:hint="eastAsia"/>
        </w:rPr>
        <w:t>{REPORT_WHERE}</w:t>
      </w:r>
      <w:r>
        <w:rPr>
          <w:rFonts w:hint="eastAsia"/>
        </w:rPr>
        <w:t>”占位符，此占位符在实际生成报表的</w:t>
      </w:r>
      <w:r>
        <w:rPr>
          <w:rFonts w:hint="eastAsia"/>
        </w:rPr>
        <w:t>SQL</w:t>
      </w:r>
      <w:r>
        <w:rPr>
          <w:rFonts w:hint="eastAsia"/>
        </w:rPr>
        <w:t>语法时会根据查询项中的设置，替换成实际的条件语法。</w:t>
      </w:r>
    </w:p>
    <w:p w14:paraId="066E2820" w14:textId="77777777" w:rsidR="00B97356" w:rsidRDefault="00B97356" w:rsidP="00B97356">
      <w:pPr>
        <w:numPr>
          <w:ilvl w:val="0"/>
          <w:numId w:val="25"/>
        </w:numPr>
        <w:ind w:left="360" w:hanging="360"/>
      </w:pPr>
      <w:r>
        <w:rPr>
          <w:rFonts w:hint="eastAsia"/>
        </w:rPr>
        <w:t>模板中的“</w:t>
      </w:r>
      <w:r>
        <w:rPr>
          <w:rFonts w:hint="eastAsia"/>
        </w:rPr>
        <w:t>SQL</w:t>
      </w:r>
      <w:r>
        <w:rPr>
          <w:rFonts w:hint="eastAsia"/>
        </w:rPr>
        <w:t>语法”保存了最终报表执行时运行的</w:t>
      </w:r>
      <w:r>
        <w:rPr>
          <w:rFonts w:hint="eastAsia"/>
        </w:rPr>
        <w:t>SQL</w:t>
      </w:r>
      <w:r>
        <w:rPr>
          <w:rFonts w:hint="eastAsia"/>
        </w:rPr>
        <w:t>语法，此语法根据设置的“查询项，列表项”由逻辑生成。语法生成依赖以下规则：</w:t>
      </w:r>
      <w:r>
        <w:rPr>
          <w:rFonts w:hint="eastAsia"/>
        </w:rPr>
        <w:t xml:space="preserve"> 1</w:t>
      </w:r>
      <w:r>
        <w:rPr>
          <w:rFonts w:hint="eastAsia"/>
        </w:rPr>
        <w:t>）固定条件直接生成语法。</w:t>
      </w:r>
      <w:r>
        <w:rPr>
          <w:rFonts w:hint="eastAsia"/>
        </w:rPr>
        <w:t xml:space="preserve"> 2</w:t>
      </w:r>
      <w:r>
        <w:rPr>
          <w:rFonts w:hint="eastAsia"/>
        </w:rPr>
        <w:t>）可变条件生成参数方式的条件语法。</w:t>
      </w:r>
      <w:r>
        <w:rPr>
          <w:rFonts w:hint="eastAsia"/>
        </w:rPr>
        <w:t xml:space="preserve"> 3</w:t>
      </w:r>
      <w:r>
        <w:rPr>
          <w:rFonts w:hint="eastAsia"/>
        </w:rPr>
        <w:t>）输出中存在“分组汇总项”时，其他项根据数据项分类的定义，采取不同的处理方式。例如：数字类型的处理为</w:t>
      </w:r>
      <w:r>
        <w:rPr>
          <w:rFonts w:hint="eastAsia"/>
        </w:rPr>
        <w:t>SUM</w:t>
      </w:r>
      <w:r>
        <w:rPr>
          <w:rFonts w:hint="eastAsia"/>
        </w:rPr>
        <w:t>，字符类型的处理成</w:t>
      </w:r>
      <w:r>
        <w:rPr>
          <w:rFonts w:hint="eastAsia"/>
        </w:rPr>
        <w:t>COUNT</w:t>
      </w:r>
      <w:r>
        <w:rPr>
          <w:rFonts w:hint="eastAsia"/>
        </w:rPr>
        <w:t>（</w:t>
      </w:r>
      <w:r>
        <w:rPr>
          <w:rFonts w:hint="eastAsia"/>
        </w:rPr>
        <w:t>*</w:t>
      </w:r>
      <w:r>
        <w:rPr>
          <w:rFonts w:hint="eastAsia"/>
        </w:rPr>
        <w:t>）。</w:t>
      </w:r>
    </w:p>
    <w:p w14:paraId="4B060800" w14:textId="77777777" w:rsidR="00B97356" w:rsidRDefault="00B97356" w:rsidP="00B97356">
      <w:pPr>
        <w:pStyle w:val="2"/>
        <w:ind w:right="180"/>
      </w:pPr>
      <w:bookmarkStart w:id="18" w:name="_异常和日志接口"/>
      <w:r>
        <w:rPr>
          <w:rFonts w:hint="eastAsia"/>
        </w:rPr>
        <w:t>异常和日志方案</w:t>
      </w:r>
    </w:p>
    <w:bookmarkEnd w:id="18"/>
    <w:p w14:paraId="416DC091" w14:textId="77777777" w:rsidR="00B97356" w:rsidRDefault="00B97356" w:rsidP="00B97356">
      <w:pPr>
        <w:pStyle w:val="3"/>
        <w:ind w:left="481" w:right="180"/>
      </w:pPr>
      <w:r>
        <w:rPr>
          <w:rFonts w:hint="eastAsia"/>
        </w:rPr>
        <w:t>功能说明</w:t>
      </w:r>
    </w:p>
    <w:p w14:paraId="2A8148FA" w14:textId="77777777" w:rsidR="00B97356" w:rsidRDefault="00B97356" w:rsidP="00B97356">
      <w:r>
        <w:rPr>
          <w:rFonts w:hint="eastAsia"/>
        </w:rPr>
        <w:t>异常和日志接口用于异常捕获，以及常规的业务日子记录。</w:t>
      </w:r>
    </w:p>
    <w:p w14:paraId="3CD9718B" w14:textId="77777777" w:rsidR="00B97356" w:rsidRDefault="00B97356" w:rsidP="00B97356">
      <w:pPr>
        <w:pStyle w:val="3"/>
        <w:ind w:left="481" w:right="180"/>
      </w:pPr>
      <w:r>
        <w:rPr>
          <w:rFonts w:hint="eastAsia"/>
        </w:rPr>
        <w:lastRenderedPageBreak/>
        <w:t>数据库变更</w:t>
      </w:r>
    </w:p>
    <w:p w14:paraId="7CE5A959" w14:textId="77777777" w:rsidR="00B97356" w:rsidRDefault="00B97356" w:rsidP="00B97356">
      <w:r>
        <w:rPr>
          <w:rFonts w:hint="eastAsia"/>
          <w:noProof/>
        </w:rPr>
        <w:drawing>
          <wp:inline distT="0" distB="0" distL="0" distR="0" wp14:anchorId="47A756D8" wp14:editId="79BB7AA7">
            <wp:extent cx="3695700" cy="3009900"/>
            <wp:effectExtent l="0" t="0" r="0"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95700" cy="3009900"/>
                    </a:xfrm>
                    <a:prstGeom prst="rect">
                      <a:avLst/>
                    </a:prstGeom>
                    <a:noFill/>
                    <a:ln>
                      <a:noFill/>
                    </a:ln>
                  </pic:spPr>
                </pic:pic>
              </a:graphicData>
            </a:graphic>
          </wp:inline>
        </w:drawing>
      </w:r>
    </w:p>
    <w:p w14:paraId="119EC2F5" w14:textId="77777777" w:rsidR="00B97356" w:rsidRDefault="00B97356" w:rsidP="00B97356">
      <w:pPr>
        <w:numPr>
          <w:ilvl w:val="0"/>
          <w:numId w:val="26"/>
        </w:numPr>
      </w:pPr>
      <w:r>
        <w:rPr>
          <w:rFonts w:hint="eastAsia"/>
        </w:rPr>
        <w:t>“</w:t>
      </w:r>
      <w:r>
        <w:rPr>
          <w:rFonts w:hint="eastAsia"/>
        </w:rPr>
        <w:t>LOGGER&lt;</w:t>
      </w:r>
      <w:r>
        <w:rPr>
          <w:rFonts w:hint="eastAsia"/>
        </w:rPr>
        <w:t>日志信息表</w:t>
      </w:r>
      <w:r>
        <w:rPr>
          <w:rFonts w:hint="eastAsia"/>
        </w:rPr>
        <w:t>&gt;</w:t>
      </w:r>
      <w:r>
        <w:rPr>
          <w:rFonts w:hint="eastAsia"/>
        </w:rPr>
        <w:t>”在</w:t>
      </w:r>
      <w:r>
        <w:rPr>
          <w:rFonts w:hint="eastAsia"/>
        </w:rPr>
        <w:t>EIR</w:t>
      </w:r>
      <w:r>
        <w:rPr>
          <w:rFonts w:hint="eastAsia"/>
        </w:rPr>
        <w:t>系统原有的日志表基础上修改而来。</w:t>
      </w:r>
    </w:p>
    <w:p w14:paraId="12A9DBCB" w14:textId="77777777" w:rsidR="00B97356" w:rsidRDefault="00B97356" w:rsidP="00B97356">
      <w:pPr>
        <w:numPr>
          <w:ilvl w:val="0"/>
          <w:numId w:val="26"/>
        </w:numPr>
      </w:pPr>
      <w:r>
        <w:rPr>
          <w:rFonts w:hint="eastAsia"/>
        </w:rPr>
        <w:t>“</w:t>
      </w:r>
      <w:r>
        <w:rPr>
          <w:rFonts w:hint="eastAsia"/>
        </w:rPr>
        <w:t>OPERATION_TYPE&lt;</w:t>
      </w:r>
      <w:r>
        <w:rPr>
          <w:rFonts w:hint="eastAsia"/>
        </w:rPr>
        <w:t>操作类型</w:t>
      </w:r>
      <w:r>
        <w:rPr>
          <w:rFonts w:hint="eastAsia"/>
        </w:rPr>
        <w:t>&gt;</w:t>
      </w:r>
      <w:r>
        <w:rPr>
          <w:rFonts w:hint="eastAsia"/>
        </w:rPr>
        <w:t>”日志记录的简略标题，用于区分一组相关的日志或者是为订阅日志提供分类。</w:t>
      </w:r>
    </w:p>
    <w:p w14:paraId="1961A35C" w14:textId="77777777" w:rsidR="00B97356" w:rsidRDefault="00B97356" w:rsidP="00B97356">
      <w:pPr>
        <w:numPr>
          <w:ilvl w:val="0"/>
          <w:numId w:val="26"/>
        </w:numPr>
      </w:pPr>
      <w:r>
        <w:rPr>
          <w:rFonts w:hint="eastAsia"/>
        </w:rPr>
        <w:t>“</w:t>
      </w:r>
      <w:r>
        <w:rPr>
          <w:rFonts w:hint="eastAsia"/>
        </w:rPr>
        <w:t>LEVELS&lt;</w:t>
      </w:r>
      <w:r>
        <w:rPr>
          <w:rFonts w:hint="eastAsia"/>
        </w:rPr>
        <w:t>信息类型</w:t>
      </w:r>
      <w:r>
        <w:rPr>
          <w:rFonts w:hint="eastAsia"/>
        </w:rPr>
        <w:t>&gt;</w:t>
      </w:r>
      <w:r>
        <w:rPr>
          <w:rFonts w:hint="eastAsia"/>
        </w:rPr>
        <w:t>”信息的分类，定义为</w:t>
      </w:r>
      <w:r>
        <w:rPr>
          <w:rFonts w:hint="eastAsia"/>
        </w:rPr>
        <w:t>4</w:t>
      </w:r>
      <w:r>
        <w:rPr>
          <w:rFonts w:hint="eastAsia"/>
        </w:rPr>
        <w:t>级“</w:t>
      </w:r>
      <w:r>
        <w:t xml:space="preserve">1-DEBUG </w:t>
      </w:r>
      <w:r>
        <w:rPr>
          <w:rFonts w:hint="eastAsia"/>
        </w:rPr>
        <w:t xml:space="preserve"> </w:t>
      </w:r>
      <w:r>
        <w:t xml:space="preserve">2-INFO </w:t>
      </w:r>
      <w:r>
        <w:rPr>
          <w:rFonts w:hint="eastAsia"/>
        </w:rPr>
        <w:t xml:space="preserve"> </w:t>
      </w:r>
      <w:r>
        <w:t xml:space="preserve">3-WARN </w:t>
      </w:r>
      <w:r>
        <w:rPr>
          <w:rFonts w:hint="eastAsia"/>
        </w:rPr>
        <w:t xml:space="preserve"> </w:t>
      </w:r>
      <w:r>
        <w:t>4-ERROR</w:t>
      </w:r>
      <w:r>
        <w:rPr>
          <w:rFonts w:hint="eastAsia"/>
        </w:rPr>
        <w:t>”。必要字段。</w:t>
      </w:r>
    </w:p>
    <w:p w14:paraId="51C4C521" w14:textId="77777777" w:rsidR="00B97356" w:rsidRDefault="00B97356" w:rsidP="00B97356">
      <w:pPr>
        <w:numPr>
          <w:ilvl w:val="0"/>
          <w:numId w:val="26"/>
        </w:numPr>
      </w:pPr>
      <w:r>
        <w:rPr>
          <w:rFonts w:hint="eastAsia"/>
        </w:rPr>
        <w:t>“</w:t>
      </w:r>
      <w:r>
        <w:rPr>
          <w:rFonts w:hint="eastAsia"/>
        </w:rPr>
        <w:t>INFORMATION&lt;</w:t>
      </w:r>
      <w:r>
        <w:rPr>
          <w:rFonts w:hint="eastAsia"/>
        </w:rPr>
        <w:t>信息描述</w:t>
      </w:r>
      <w:r>
        <w:rPr>
          <w:rFonts w:hint="eastAsia"/>
        </w:rPr>
        <w:t>&gt;</w:t>
      </w:r>
      <w:r>
        <w:rPr>
          <w:rFonts w:hint="eastAsia"/>
        </w:rPr>
        <w:t>”消息的主体，具体的内容在功能点的详细设计文档中进行描述。</w:t>
      </w:r>
    </w:p>
    <w:p w14:paraId="04CB727C" w14:textId="77777777" w:rsidR="00B97356" w:rsidRDefault="00B97356" w:rsidP="00B97356">
      <w:pPr>
        <w:numPr>
          <w:ilvl w:val="0"/>
          <w:numId w:val="26"/>
        </w:numPr>
      </w:pPr>
      <w:r>
        <w:rPr>
          <w:rFonts w:hint="eastAsia"/>
        </w:rPr>
        <w:t>“</w:t>
      </w:r>
      <w:r>
        <w:rPr>
          <w:rFonts w:hint="eastAsia"/>
        </w:rPr>
        <w:t>OBJECT_TABLE&lt;</w:t>
      </w:r>
      <w:r>
        <w:rPr>
          <w:rFonts w:hint="eastAsia"/>
        </w:rPr>
        <w:t>操作表名</w:t>
      </w:r>
      <w:r>
        <w:rPr>
          <w:rFonts w:hint="eastAsia"/>
        </w:rPr>
        <w:t>&gt;</w:t>
      </w:r>
      <w:r>
        <w:rPr>
          <w:rFonts w:hint="eastAsia"/>
        </w:rPr>
        <w:t>，</w:t>
      </w:r>
      <w:r>
        <w:rPr>
          <w:rFonts w:hint="eastAsia"/>
        </w:rPr>
        <w:t>OBJECT_SEQ&lt;</w:t>
      </w:r>
      <w:r>
        <w:rPr>
          <w:rFonts w:hint="eastAsia"/>
        </w:rPr>
        <w:t>操作记录号</w:t>
      </w:r>
      <w:r>
        <w:rPr>
          <w:rFonts w:hint="eastAsia"/>
        </w:rPr>
        <w:t>&gt;</w:t>
      </w:r>
      <w:r>
        <w:rPr>
          <w:rFonts w:hint="eastAsia"/>
        </w:rPr>
        <w:t>”用于特定数据的跟踪，目前仅在对“</w:t>
      </w:r>
      <w:r>
        <w:rPr>
          <w:rFonts w:hint="eastAsia"/>
        </w:rPr>
        <w:t>BUSINESS_ORDER&lt;</w:t>
      </w:r>
      <w:r>
        <w:rPr>
          <w:rFonts w:hint="eastAsia"/>
        </w:rPr>
        <w:t>订单表</w:t>
      </w:r>
      <w:r>
        <w:rPr>
          <w:rFonts w:hint="eastAsia"/>
        </w:rPr>
        <w:t>&gt;</w:t>
      </w:r>
      <w:r>
        <w:rPr>
          <w:rFonts w:hint="eastAsia"/>
        </w:rPr>
        <w:t>”相关的日志中使用。后续可能扩展到其他需要关注的表。</w:t>
      </w:r>
    </w:p>
    <w:p w14:paraId="0BF3BD51" w14:textId="77777777" w:rsidR="00B97356" w:rsidRDefault="00B97356" w:rsidP="00B97356">
      <w:pPr>
        <w:numPr>
          <w:ilvl w:val="0"/>
          <w:numId w:val="26"/>
        </w:numPr>
      </w:pPr>
      <w:r>
        <w:rPr>
          <w:rFonts w:hint="eastAsia"/>
        </w:rPr>
        <w:t>“</w:t>
      </w:r>
      <w:r>
        <w:rPr>
          <w:rFonts w:hint="eastAsia"/>
        </w:rPr>
        <w:t>ORDER_NO</w:t>
      </w:r>
      <w:r>
        <w:rPr>
          <w:rFonts w:hint="eastAsia"/>
        </w:rPr>
        <w:t>”在记录订单相关的日志时的必要信息，用于用户在追踪某一个订单时，作为查询条件使用。</w:t>
      </w:r>
      <w:r>
        <w:rPr>
          <w:rFonts w:hint="eastAsia"/>
        </w:rPr>
        <w:t>PS</w:t>
      </w:r>
      <w:r>
        <w:rPr>
          <w:rFonts w:hint="eastAsia"/>
        </w:rPr>
        <w:t>：此信息可能转换成</w:t>
      </w:r>
      <w:r>
        <w:rPr>
          <w:rFonts w:hint="eastAsia"/>
        </w:rPr>
        <w:t>Booking No</w:t>
      </w:r>
      <w:r>
        <w:rPr>
          <w:rFonts w:hint="eastAsia"/>
        </w:rPr>
        <w:t>，用于追踪订单的后续状态。</w:t>
      </w:r>
    </w:p>
    <w:p w14:paraId="20B27DBB" w14:textId="77777777" w:rsidR="00B97356" w:rsidRDefault="00B97356" w:rsidP="00B97356">
      <w:pPr>
        <w:numPr>
          <w:ilvl w:val="0"/>
          <w:numId w:val="26"/>
        </w:numPr>
      </w:pPr>
      <w:r>
        <w:rPr>
          <w:rFonts w:hint="eastAsia"/>
        </w:rPr>
        <w:t>“</w:t>
      </w:r>
      <w:r>
        <w:rPr>
          <w:rFonts w:hint="eastAsia"/>
        </w:rPr>
        <w:t>OWNER_COMPANY_SEQ&lt;</w:t>
      </w:r>
      <w:r>
        <w:rPr>
          <w:rFonts w:hint="eastAsia"/>
        </w:rPr>
        <w:t>船公司</w:t>
      </w:r>
      <w:r>
        <w:rPr>
          <w:rFonts w:hint="eastAsia"/>
        </w:rPr>
        <w:t>&gt;</w:t>
      </w:r>
      <w:r>
        <w:rPr>
          <w:rFonts w:hint="eastAsia"/>
        </w:rPr>
        <w:t>，</w:t>
      </w:r>
      <w:r>
        <w:rPr>
          <w:rFonts w:hint="eastAsia"/>
        </w:rPr>
        <w:t>OPRT_COMPANY_SEQ&lt;</w:t>
      </w:r>
      <w:r>
        <w:rPr>
          <w:rFonts w:hint="eastAsia"/>
        </w:rPr>
        <w:t>操作公司</w:t>
      </w:r>
      <w:r>
        <w:rPr>
          <w:rFonts w:hint="eastAsia"/>
        </w:rPr>
        <w:t>&gt;</w:t>
      </w:r>
      <w:r>
        <w:rPr>
          <w:rFonts w:hint="eastAsia"/>
        </w:rPr>
        <w:t>，</w:t>
      </w:r>
      <w:r>
        <w:rPr>
          <w:rFonts w:hint="eastAsia"/>
        </w:rPr>
        <w:t>BK_COMPANY_SEQ&lt;</w:t>
      </w:r>
      <w:r>
        <w:rPr>
          <w:rFonts w:hint="eastAsia"/>
        </w:rPr>
        <w:t>订舱公司</w:t>
      </w:r>
      <w:r>
        <w:rPr>
          <w:rFonts w:hint="eastAsia"/>
        </w:rPr>
        <w:t>&gt;</w:t>
      </w:r>
      <w:r>
        <w:rPr>
          <w:rFonts w:hint="eastAsia"/>
        </w:rPr>
        <w:t>”用于登记日志的相关对象，这部分信息影响限定用户查询日志时的数据范围，后续根据实际的需求，可能作为索引使用。</w:t>
      </w:r>
    </w:p>
    <w:p w14:paraId="7A8E3656" w14:textId="77777777" w:rsidR="00B97356" w:rsidRDefault="00B97356" w:rsidP="00B97356">
      <w:pPr>
        <w:numPr>
          <w:ilvl w:val="0"/>
          <w:numId w:val="26"/>
        </w:numPr>
      </w:pPr>
      <w:r>
        <w:rPr>
          <w:rFonts w:hint="eastAsia"/>
        </w:rPr>
        <w:t>“</w:t>
      </w:r>
      <w:r>
        <w:rPr>
          <w:rFonts w:hint="eastAsia"/>
        </w:rPr>
        <w:t>STATUS&lt;</w:t>
      </w:r>
      <w:r>
        <w:rPr>
          <w:rFonts w:hint="eastAsia"/>
        </w:rPr>
        <w:t>数据状态</w:t>
      </w:r>
      <w:r>
        <w:rPr>
          <w:rFonts w:hint="eastAsia"/>
        </w:rPr>
        <w:t>&gt;</w:t>
      </w:r>
      <w:r>
        <w:rPr>
          <w:rFonts w:hint="eastAsia"/>
        </w:rPr>
        <w:t>”取值为</w:t>
      </w:r>
      <w:r>
        <w:rPr>
          <w:rFonts w:hint="eastAsia"/>
        </w:rPr>
        <w:t xml:space="preserve"> </w:t>
      </w:r>
      <w:r>
        <w:rPr>
          <w:rFonts w:hint="eastAsia"/>
        </w:rPr>
        <w:t>“</w:t>
      </w:r>
      <w:r>
        <w:rPr>
          <w:rFonts w:hint="eastAsia"/>
        </w:rPr>
        <w:t>10-</w:t>
      </w:r>
      <w:r>
        <w:rPr>
          <w:rFonts w:hint="eastAsia"/>
        </w:rPr>
        <w:t>有效数据</w:t>
      </w:r>
      <w:r>
        <w:rPr>
          <w:rFonts w:hint="eastAsia"/>
        </w:rPr>
        <w:t xml:space="preserve">  -10-</w:t>
      </w:r>
      <w:r>
        <w:rPr>
          <w:rFonts w:hint="eastAsia"/>
        </w:rPr>
        <w:t>无效数据</w:t>
      </w:r>
      <w:r>
        <w:rPr>
          <w:rFonts w:hint="eastAsia"/>
        </w:rPr>
        <w:t xml:space="preserve">  -20-</w:t>
      </w:r>
      <w:r>
        <w:rPr>
          <w:rFonts w:hint="eastAsia"/>
        </w:rPr>
        <w:t>删除数据”。初始插入时为“</w:t>
      </w:r>
      <w:r>
        <w:rPr>
          <w:rFonts w:hint="eastAsia"/>
        </w:rPr>
        <w:t>10-</w:t>
      </w:r>
      <w:r>
        <w:rPr>
          <w:rFonts w:hint="eastAsia"/>
        </w:rPr>
        <w:t>有效数据”，其他两个状态值预留，目前暂不使用。</w:t>
      </w:r>
    </w:p>
    <w:p w14:paraId="3CC7856B" w14:textId="77777777" w:rsidR="00B97356" w:rsidRDefault="00B97356" w:rsidP="00B97356">
      <w:pPr>
        <w:pStyle w:val="3"/>
        <w:ind w:left="481" w:right="180"/>
      </w:pPr>
      <w:r>
        <w:rPr>
          <w:rFonts w:hint="eastAsia"/>
        </w:rPr>
        <w:t>接口定义</w:t>
      </w:r>
    </w:p>
    <w:p w14:paraId="4D561D3B" w14:textId="77777777" w:rsidR="00B97356" w:rsidRDefault="00B97356" w:rsidP="00B97356">
      <w:r>
        <w:rPr>
          <w:noProof/>
        </w:rPr>
        <w:drawing>
          <wp:inline distT="0" distB="0" distL="0" distR="0" wp14:anchorId="285D3EDF" wp14:editId="1C41C190">
            <wp:extent cx="5486400" cy="1953895"/>
            <wp:effectExtent l="0" t="0" r="0" b="8255"/>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953895"/>
                    </a:xfrm>
                    <a:prstGeom prst="rect">
                      <a:avLst/>
                    </a:prstGeom>
                    <a:noFill/>
                    <a:ln>
                      <a:noFill/>
                    </a:ln>
                  </pic:spPr>
                </pic:pic>
              </a:graphicData>
            </a:graphic>
          </wp:inline>
        </w:drawing>
      </w:r>
    </w:p>
    <w:p w14:paraId="7BAC4595" w14:textId="77777777" w:rsidR="00B97356" w:rsidRDefault="00B97356" w:rsidP="00B97356">
      <w:r>
        <w:rPr>
          <w:rFonts w:hint="eastAsia"/>
        </w:rPr>
        <w:t>在</w:t>
      </w:r>
      <w:r>
        <w:rPr>
          <w:rFonts w:hint="eastAsia"/>
        </w:rPr>
        <w:t>Exception</w:t>
      </w:r>
      <w:r>
        <w:rPr>
          <w:rFonts w:hint="eastAsia"/>
        </w:rPr>
        <w:t>对象基础上扩展了一层对象：</w:t>
      </w:r>
    </w:p>
    <w:p w14:paraId="1AF66D93" w14:textId="77777777" w:rsidR="00B97356" w:rsidRDefault="00B97356" w:rsidP="00B97356">
      <w:pPr>
        <w:numPr>
          <w:ilvl w:val="0"/>
          <w:numId w:val="24"/>
        </w:numPr>
      </w:pPr>
      <w:r>
        <w:rPr>
          <w:rFonts w:hint="eastAsia"/>
        </w:rPr>
        <w:lastRenderedPageBreak/>
        <w:t>“</w:t>
      </w:r>
      <w:r>
        <w:t>BKBaseException</w:t>
      </w:r>
      <w:r>
        <w:rPr>
          <w:rFonts w:hint="eastAsia"/>
        </w:rPr>
        <w:t>”类继承自“</w:t>
      </w:r>
      <w:r>
        <w:rPr>
          <w:rFonts w:hint="eastAsia"/>
        </w:rPr>
        <w:t>Exception</w:t>
      </w:r>
      <w:r>
        <w:rPr>
          <w:rFonts w:hint="eastAsia"/>
        </w:rPr>
        <w:t>”对象，抽象类，作为系统异常的基类。</w:t>
      </w:r>
    </w:p>
    <w:p w14:paraId="7AD67166" w14:textId="77777777" w:rsidR="00B97356" w:rsidRDefault="00B97356" w:rsidP="00B97356">
      <w:pPr>
        <w:numPr>
          <w:ilvl w:val="0"/>
          <w:numId w:val="24"/>
        </w:numPr>
      </w:pPr>
      <w:r>
        <w:rPr>
          <w:rFonts w:hint="eastAsia"/>
        </w:rPr>
        <w:t>“</w:t>
      </w:r>
      <w:r>
        <w:t>BKNormalException</w:t>
      </w:r>
      <w:r>
        <w:rPr>
          <w:rFonts w:hint="eastAsia"/>
        </w:rPr>
        <w:t>”常规异常类，用于登记“非特定”的日志和异常。</w:t>
      </w:r>
    </w:p>
    <w:p w14:paraId="0FC93D76" w14:textId="77777777" w:rsidR="00B97356" w:rsidRDefault="00B97356" w:rsidP="00B97356">
      <w:pPr>
        <w:numPr>
          <w:ilvl w:val="0"/>
          <w:numId w:val="24"/>
        </w:numPr>
      </w:pPr>
      <w:r>
        <w:rPr>
          <w:rFonts w:hint="eastAsia"/>
        </w:rPr>
        <w:t>“</w:t>
      </w:r>
      <w:r>
        <w:t>BK</w:t>
      </w:r>
      <w:r>
        <w:rPr>
          <w:rFonts w:hint="eastAsia"/>
        </w:rPr>
        <w:t>Order</w:t>
      </w:r>
      <w:r>
        <w:t>Exception</w:t>
      </w:r>
      <w:r>
        <w:rPr>
          <w:rFonts w:hint="eastAsia"/>
        </w:rPr>
        <w:t>”订单异常类，用于登记“订单”相关的日志和异常。和常规异常类的区别在于登记时会增加订单相关信息的采集。</w:t>
      </w:r>
    </w:p>
    <w:p w14:paraId="36477E75" w14:textId="77777777" w:rsidR="00B97356" w:rsidRDefault="00B97356" w:rsidP="00B97356">
      <w:pPr>
        <w:numPr>
          <w:ilvl w:val="0"/>
          <w:numId w:val="24"/>
        </w:numPr>
      </w:pPr>
      <w:r>
        <w:rPr>
          <w:rFonts w:hint="eastAsia"/>
        </w:rPr>
        <w:t>“</w:t>
      </w:r>
      <w:r>
        <w:rPr>
          <w:rFonts w:hint="eastAsia"/>
        </w:rPr>
        <w:t>BKCodeException</w:t>
      </w:r>
      <w:r>
        <w:rPr>
          <w:rFonts w:hint="eastAsia"/>
        </w:rPr>
        <w:t>”代码异常类，用于登记代码错误，常规用于</w:t>
      </w:r>
      <w:r>
        <w:rPr>
          <w:rFonts w:hint="eastAsia"/>
        </w:rPr>
        <w:t>Catch</w:t>
      </w:r>
      <w:r>
        <w:rPr>
          <w:rFonts w:hint="eastAsia"/>
        </w:rPr>
        <w:t>捕获中使用。</w:t>
      </w:r>
    </w:p>
    <w:p w14:paraId="6FCB16E2" w14:textId="77777777" w:rsidR="00B97356" w:rsidRDefault="00B97356" w:rsidP="00B97356">
      <w:r>
        <w:rPr>
          <w:noProof/>
        </w:rPr>
        <w:drawing>
          <wp:inline distT="0" distB="0" distL="0" distR="0" wp14:anchorId="21AB6EE8" wp14:editId="48CA7998">
            <wp:extent cx="3657600" cy="1485900"/>
            <wp:effectExtent l="0" t="0" r="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600" cy="1485900"/>
                    </a:xfrm>
                    <a:prstGeom prst="rect">
                      <a:avLst/>
                    </a:prstGeom>
                    <a:noFill/>
                    <a:ln>
                      <a:noFill/>
                    </a:ln>
                  </pic:spPr>
                </pic:pic>
              </a:graphicData>
            </a:graphic>
          </wp:inline>
        </w:drawing>
      </w:r>
    </w:p>
    <w:p w14:paraId="5D39C7C6" w14:textId="77777777" w:rsidR="00B97356" w:rsidRDefault="00B97356" w:rsidP="00B97356">
      <w:r>
        <w:rPr>
          <w:rFonts w:hint="eastAsia"/>
        </w:rPr>
        <w:t>ExceprionOprt</w:t>
      </w:r>
      <w:r>
        <w:rPr>
          <w:rFonts w:hint="eastAsia"/>
        </w:rPr>
        <w:t>对象用于控制具体的日志写入操作，系统内部的异常或者是</w:t>
      </w:r>
      <w:r>
        <w:rPr>
          <w:rFonts w:hint="eastAsia"/>
        </w:rPr>
        <w:t>Exception</w:t>
      </w:r>
      <w:r>
        <w:rPr>
          <w:rFonts w:hint="eastAsia"/>
        </w:rPr>
        <w:t>对象都可以经过此类进行异常处理。日志中几种典型用法的样例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7E7BA688" w14:textId="77777777" w:rsidTr="00F36554">
        <w:tc>
          <w:tcPr>
            <w:tcW w:w="8528" w:type="dxa"/>
          </w:tcPr>
          <w:p w14:paraId="0CB1D185" w14:textId="77777777" w:rsidR="00B97356" w:rsidRDefault="00B97356" w:rsidP="00F36554">
            <w:pPr>
              <w:widowControl w:val="0"/>
              <w:autoSpaceDE w:val="0"/>
              <w:autoSpaceDN w:val="0"/>
              <w:adjustRightInd w:val="0"/>
              <w:ind w:firstLineChars="450" w:firstLine="855"/>
              <w:jc w:val="left"/>
              <w:rPr>
                <w:rFonts w:ascii="新宋体" w:hAnsi="新宋体"/>
                <w:kern w:val="0"/>
                <w:sz w:val="19"/>
              </w:rPr>
            </w:pPr>
            <w:r>
              <w:rPr>
                <w:rFonts w:ascii="新宋体" w:hAnsi="新宋体"/>
                <w:color w:val="008000"/>
                <w:kern w:val="0"/>
                <w:sz w:val="19"/>
              </w:rPr>
              <w:t>//</w:t>
            </w:r>
            <w:r>
              <w:rPr>
                <w:rFonts w:ascii="新宋体" w:hAnsi="新宋体"/>
                <w:color w:val="008000"/>
                <w:kern w:val="0"/>
                <w:sz w:val="19"/>
              </w:rPr>
              <w:t>订单相关日志的登记方式。（</w:t>
            </w:r>
            <w:r>
              <w:rPr>
                <w:rFonts w:ascii="新宋体" w:hAnsi="新宋体"/>
                <w:color w:val="008000"/>
                <w:kern w:val="0"/>
                <w:sz w:val="19"/>
              </w:rPr>
              <w:t>PS</w:t>
            </w:r>
            <w:r>
              <w:rPr>
                <w:rFonts w:ascii="新宋体" w:hAnsi="新宋体"/>
                <w:color w:val="008000"/>
                <w:kern w:val="0"/>
                <w:sz w:val="19"/>
              </w:rPr>
              <w:t>：可以通过注入</w:t>
            </w:r>
            <w:r>
              <w:rPr>
                <w:rFonts w:ascii="新宋体" w:hAnsi="新宋体"/>
                <w:color w:val="008000"/>
                <w:kern w:val="0"/>
                <w:sz w:val="19"/>
              </w:rPr>
              <w:t>Model</w:t>
            </w:r>
            <w:r>
              <w:rPr>
                <w:rFonts w:ascii="新宋体" w:hAnsi="新宋体"/>
                <w:color w:val="008000"/>
                <w:kern w:val="0"/>
                <w:sz w:val="19"/>
              </w:rPr>
              <w:t>简化日志的写法）</w:t>
            </w:r>
          </w:p>
          <w:p w14:paraId="1CBFA5F3"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2B91AF"/>
                <w:kern w:val="0"/>
                <w:sz w:val="19"/>
              </w:rPr>
              <w:t>DataRow</w:t>
            </w:r>
            <w:r>
              <w:rPr>
                <w:rFonts w:ascii="新宋体" w:hAnsi="新宋体"/>
                <w:kern w:val="0"/>
                <w:sz w:val="19"/>
              </w:rPr>
              <w:t xml:space="preserve"> dr = </w:t>
            </w:r>
            <w:r>
              <w:rPr>
                <w:rFonts w:ascii="新宋体" w:hAnsi="新宋体"/>
                <w:color w:val="0000FF"/>
                <w:kern w:val="0"/>
                <w:sz w:val="19"/>
              </w:rPr>
              <w:t>null</w:t>
            </w:r>
            <w:r>
              <w:rPr>
                <w:rFonts w:ascii="新宋体" w:hAnsi="新宋体"/>
                <w:kern w:val="0"/>
                <w:sz w:val="19"/>
              </w:rPr>
              <w:t>;</w:t>
            </w:r>
          </w:p>
          <w:p w14:paraId="7F4E0B74"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2B91AF"/>
                <w:kern w:val="0"/>
                <w:sz w:val="19"/>
              </w:rPr>
              <w:t>BKOrderException</w:t>
            </w:r>
            <w:r>
              <w:rPr>
                <w:rFonts w:ascii="新宋体" w:hAnsi="新宋体"/>
                <w:kern w:val="0"/>
                <w:sz w:val="19"/>
              </w:rPr>
              <w:t xml:space="preserve"> orderLog = </w:t>
            </w:r>
            <w:r>
              <w:rPr>
                <w:rFonts w:ascii="新宋体" w:hAnsi="新宋体"/>
                <w:color w:val="0000FF"/>
                <w:kern w:val="0"/>
                <w:sz w:val="19"/>
              </w:rPr>
              <w:t>new</w:t>
            </w:r>
            <w:r>
              <w:rPr>
                <w:rFonts w:ascii="新宋体" w:hAnsi="新宋体"/>
                <w:kern w:val="0"/>
                <w:sz w:val="19"/>
              </w:rPr>
              <w:t xml:space="preserve"> </w:t>
            </w:r>
            <w:r>
              <w:rPr>
                <w:rFonts w:ascii="新宋体" w:hAnsi="新宋体"/>
                <w:color w:val="2B91AF"/>
                <w:kern w:val="0"/>
                <w:sz w:val="19"/>
              </w:rPr>
              <w:t>BKOrderException</w:t>
            </w:r>
            <w:r>
              <w:rPr>
                <w:rFonts w:ascii="新宋体" w:hAnsi="新宋体"/>
                <w:kern w:val="0"/>
                <w:sz w:val="19"/>
              </w:rPr>
              <w:t>(dr);</w:t>
            </w:r>
          </w:p>
          <w:p w14:paraId="701A5979"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orderLog.errorTitle = </w:t>
            </w:r>
            <w:r>
              <w:rPr>
                <w:rFonts w:ascii="新宋体" w:hAnsi="新宋体"/>
                <w:color w:val="A31515"/>
                <w:kern w:val="0"/>
                <w:sz w:val="19"/>
              </w:rPr>
              <w:t>"AAA"</w:t>
            </w:r>
            <w:r>
              <w:rPr>
                <w:rFonts w:ascii="新宋体" w:hAnsi="新宋体"/>
                <w:kern w:val="0"/>
                <w:sz w:val="19"/>
              </w:rPr>
              <w:t>;</w:t>
            </w:r>
          </w:p>
          <w:p w14:paraId="3DE76C5F"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orderLog.errorMsg = </w:t>
            </w:r>
            <w:r>
              <w:rPr>
                <w:rFonts w:ascii="新宋体" w:hAnsi="新宋体"/>
                <w:color w:val="A31515"/>
                <w:kern w:val="0"/>
                <w:sz w:val="19"/>
              </w:rPr>
              <w:t>"AAATETTETETTE2"</w:t>
            </w:r>
            <w:r>
              <w:rPr>
                <w:rFonts w:ascii="新宋体" w:hAnsi="新宋体"/>
                <w:kern w:val="0"/>
                <w:sz w:val="19"/>
              </w:rPr>
              <w:t>;</w:t>
            </w:r>
          </w:p>
          <w:p w14:paraId="72354443"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orderLog.errorLevel = </w:t>
            </w:r>
            <w:r>
              <w:rPr>
                <w:rFonts w:ascii="新宋体" w:hAnsi="新宋体"/>
                <w:color w:val="2B91AF"/>
                <w:kern w:val="0"/>
                <w:sz w:val="19"/>
              </w:rPr>
              <w:t>EirExceptionLevelType</w:t>
            </w:r>
            <w:r>
              <w:rPr>
                <w:rFonts w:ascii="新宋体" w:hAnsi="新宋体"/>
                <w:kern w:val="0"/>
                <w:sz w:val="19"/>
              </w:rPr>
              <w:t>.ERROR;</w:t>
            </w:r>
          </w:p>
          <w:p w14:paraId="0088B0AF"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2B91AF"/>
                <w:kern w:val="0"/>
                <w:sz w:val="19"/>
              </w:rPr>
              <w:t>ExceptionOprt</w:t>
            </w:r>
            <w:r>
              <w:rPr>
                <w:rFonts w:ascii="新宋体" w:hAnsi="新宋体"/>
                <w:kern w:val="0"/>
                <w:sz w:val="19"/>
              </w:rPr>
              <w:t>.GetInstance().ErrorOprt(</w:t>
            </w:r>
            <w:r>
              <w:rPr>
                <w:rFonts w:ascii="新宋体" w:hAnsi="新宋体"/>
                <w:color w:val="0000FF"/>
                <w:kern w:val="0"/>
                <w:sz w:val="19"/>
              </w:rPr>
              <w:t>this</w:t>
            </w:r>
            <w:r>
              <w:rPr>
                <w:rFonts w:ascii="新宋体" w:hAnsi="新宋体"/>
                <w:kern w:val="0"/>
                <w:sz w:val="19"/>
              </w:rPr>
              <w:t>, orderLog);</w:t>
            </w:r>
          </w:p>
          <w:p w14:paraId="16EEE43F" w14:textId="77777777" w:rsidR="00B97356" w:rsidRDefault="00B97356" w:rsidP="00F36554">
            <w:pPr>
              <w:widowControl w:val="0"/>
              <w:autoSpaceDE w:val="0"/>
              <w:autoSpaceDN w:val="0"/>
              <w:adjustRightInd w:val="0"/>
              <w:jc w:val="left"/>
              <w:rPr>
                <w:rFonts w:ascii="新宋体" w:hAnsi="新宋体"/>
                <w:kern w:val="0"/>
                <w:sz w:val="19"/>
              </w:rPr>
            </w:pPr>
          </w:p>
          <w:p w14:paraId="65B700FA"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8000"/>
                <w:kern w:val="0"/>
                <w:sz w:val="19"/>
              </w:rPr>
              <w:t>//</w:t>
            </w:r>
            <w:r>
              <w:rPr>
                <w:rFonts w:ascii="新宋体" w:hAnsi="新宋体"/>
                <w:color w:val="008000"/>
                <w:kern w:val="0"/>
                <w:sz w:val="19"/>
              </w:rPr>
              <w:t>常规日志（异常）的写法</w:t>
            </w:r>
          </w:p>
          <w:p w14:paraId="38AD7616"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2B91AF"/>
                <w:kern w:val="0"/>
                <w:sz w:val="19"/>
              </w:rPr>
              <w:t>BKNormalException</w:t>
            </w:r>
            <w:r>
              <w:rPr>
                <w:rFonts w:ascii="新宋体" w:hAnsi="新宋体"/>
                <w:kern w:val="0"/>
                <w:sz w:val="19"/>
              </w:rPr>
              <w:t xml:space="preserve"> normalLog = </w:t>
            </w:r>
            <w:r>
              <w:rPr>
                <w:rFonts w:ascii="新宋体" w:hAnsi="新宋体"/>
                <w:color w:val="0000FF"/>
                <w:kern w:val="0"/>
                <w:sz w:val="19"/>
              </w:rPr>
              <w:t>new</w:t>
            </w:r>
            <w:r>
              <w:rPr>
                <w:rFonts w:ascii="新宋体" w:hAnsi="新宋体"/>
                <w:kern w:val="0"/>
                <w:sz w:val="19"/>
              </w:rPr>
              <w:t xml:space="preserve"> </w:t>
            </w:r>
            <w:r>
              <w:rPr>
                <w:rFonts w:ascii="新宋体" w:hAnsi="新宋体"/>
                <w:color w:val="2B91AF"/>
                <w:kern w:val="0"/>
                <w:sz w:val="19"/>
              </w:rPr>
              <w:t>BKNormalException</w:t>
            </w:r>
            <w:r>
              <w:rPr>
                <w:rFonts w:ascii="新宋体" w:hAnsi="新宋体"/>
                <w:kern w:val="0"/>
                <w:sz w:val="19"/>
              </w:rPr>
              <w:t>();</w:t>
            </w:r>
          </w:p>
          <w:p w14:paraId="71980481"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normalLog.errorMsg = </w:t>
            </w:r>
            <w:r>
              <w:rPr>
                <w:rFonts w:ascii="新宋体" w:hAnsi="新宋体"/>
                <w:color w:val="A31515"/>
                <w:kern w:val="0"/>
                <w:sz w:val="19"/>
              </w:rPr>
              <w:t>"</w:t>
            </w:r>
            <w:r>
              <w:rPr>
                <w:rFonts w:ascii="新宋体" w:hAnsi="新宋体"/>
                <w:color w:val="A31515"/>
                <w:kern w:val="0"/>
                <w:sz w:val="19"/>
              </w:rPr>
              <w:t>这是常规的日志</w:t>
            </w:r>
            <w:r>
              <w:rPr>
                <w:rFonts w:ascii="新宋体" w:hAnsi="新宋体"/>
                <w:color w:val="A31515"/>
                <w:kern w:val="0"/>
                <w:sz w:val="19"/>
              </w:rPr>
              <w:t>300"</w:t>
            </w:r>
            <w:r>
              <w:rPr>
                <w:rFonts w:ascii="新宋体" w:hAnsi="新宋体"/>
                <w:kern w:val="0"/>
                <w:sz w:val="19"/>
              </w:rPr>
              <w:t>;</w:t>
            </w:r>
          </w:p>
          <w:p w14:paraId="6FF1B2E2"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normalLog.errorLevel = </w:t>
            </w:r>
            <w:r>
              <w:rPr>
                <w:rFonts w:ascii="新宋体" w:hAnsi="新宋体"/>
                <w:color w:val="2B91AF"/>
                <w:kern w:val="0"/>
                <w:sz w:val="19"/>
              </w:rPr>
              <w:t>EirExceptionLevelType</w:t>
            </w:r>
            <w:r>
              <w:rPr>
                <w:rFonts w:ascii="新宋体" w:hAnsi="新宋体"/>
                <w:kern w:val="0"/>
                <w:sz w:val="19"/>
              </w:rPr>
              <w:t>.ERROR;</w:t>
            </w:r>
          </w:p>
          <w:p w14:paraId="26688934"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normalLog.errorTitle = </w:t>
            </w:r>
            <w:r>
              <w:rPr>
                <w:rFonts w:ascii="新宋体" w:hAnsi="新宋体"/>
                <w:color w:val="A31515"/>
                <w:kern w:val="0"/>
                <w:sz w:val="19"/>
              </w:rPr>
              <w:t>"AAA"</w:t>
            </w:r>
            <w:r>
              <w:rPr>
                <w:rFonts w:ascii="新宋体" w:hAnsi="新宋体"/>
                <w:kern w:val="0"/>
                <w:sz w:val="19"/>
              </w:rPr>
              <w:t>;</w:t>
            </w:r>
          </w:p>
          <w:p w14:paraId="13646889"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2B91AF"/>
                <w:kern w:val="0"/>
                <w:sz w:val="19"/>
              </w:rPr>
              <w:t>ExceptionOprt</w:t>
            </w:r>
            <w:r>
              <w:rPr>
                <w:rFonts w:ascii="新宋体" w:hAnsi="新宋体"/>
                <w:kern w:val="0"/>
                <w:sz w:val="19"/>
              </w:rPr>
              <w:t>.GetInstance().ErrorOprt(</w:t>
            </w:r>
            <w:r>
              <w:rPr>
                <w:rFonts w:ascii="新宋体" w:hAnsi="新宋体"/>
                <w:color w:val="0000FF"/>
                <w:kern w:val="0"/>
                <w:sz w:val="19"/>
              </w:rPr>
              <w:t>this</w:t>
            </w:r>
            <w:r>
              <w:rPr>
                <w:rFonts w:ascii="新宋体" w:hAnsi="新宋体"/>
                <w:kern w:val="0"/>
                <w:sz w:val="19"/>
              </w:rPr>
              <w:t>, normalLog);</w:t>
            </w:r>
          </w:p>
          <w:p w14:paraId="0E0AFEAE" w14:textId="77777777" w:rsidR="00B97356" w:rsidRDefault="00B97356" w:rsidP="00F36554">
            <w:pPr>
              <w:widowControl w:val="0"/>
              <w:autoSpaceDE w:val="0"/>
              <w:autoSpaceDN w:val="0"/>
              <w:adjustRightInd w:val="0"/>
              <w:jc w:val="left"/>
              <w:rPr>
                <w:rFonts w:ascii="新宋体" w:hAnsi="新宋体"/>
                <w:kern w:val="0"/>
                <w:sz w:val="19"/>
              </w:rPr>
            </w:pPr>
          </w:p>
          <w:p w14:paraId="56D90172"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8000"/>
                <w:kern w:val="0"/>
                <w:sz w:val="19"/>
              </w:rPr>
              <w:t>//</w:t>
            </w:r>
            <w:r>
              <w:rPr>
                <w:rFonts w:ascii="新宋体" w:hAnsi="新宋体"/>
                <w:color w:val="008000"/>
                <w:kern w:val="0"/>
                <w:sz w:val="19"/>
              </w:rPr>
              <w:t>异常捕获写法</w:t>
            </w:r>
          </w:p>
          <w:p w14:paraId="5E196102"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try</w:t>
            </w:r>
          </w:p>
          <w:p w14:paraId="0EAB6777"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p>
          <w:p w14:paraId="60ACFC9F"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throw</w:t>
            </w:r>
            <w:r>
              <w:rPr>
                <w:rFonts w:ascii="新宋体" w:hAnsi="新宋体"/>
                <w:kern w:val="0"/>
                <w:sz w:val="19"/>
              </w:rPr>
              <w:t xml:space="preserve"> </w:t>
            </w:r>
            <w:r>
              <w:rPr>
                <w:rFonts w:ascii="新宋体" w:hAnsi="新宋体"/>
                <w:color w:val="0000FF"/>
                <w:kern w:val="0"/>
                <w:sz w:val="19"/>
              </w:rPr>
              <w:t>new</w:t>
            </w:r>
            <w:r>
              <w:rPr>
                <w:rFonts w:ascii="新宋体" w:hAnsi="新宋体"/>
                <w:kern w:val="0"/>
                <w:sz w:val="19"/>
              </w:rPr>
              <w:t xml:space="preserve"> </w:t>
            </w:r>
            <w:r>
              <w:rPr>
                <w:rFonts w:ascii="新宋体" w:hAnsi="新宋体"/>
                <w:color w:val="2B91AF"/>
                <w:kern w:val="0"/>
                <w:sz w:val="19"/>
              </w:rPr>
              <w:t>Exception</w:t>
            </w:r>
            <w:r>
              <w:rPr>
                <w:rFonts w:ascii="新宋体" w:hAnsi="新宋体"/>
                <w:kern w:val="0"/>
                <w:sz w:val="19"/>
              </w:rPr>
              <w:t>(</w:t>
            </w:r>
            <w:r>
              <w:rPr>
                <w:rFonts w:ascii="新宋体" w:hAnsi="新宋体"/>
                <w:color w:val="A31515"/>
                <w:kern w:val="0"/>
                <w:sz w:val="19"/>
              </w:rPr>
              <w:t>"</w:t>
            </w:r>
            <w:r>
              <w:rPr>
                <w:rFonts w:ascii="新宋体" w:hAnsi="新宋体"/>
                <w:color w:val="A31515"/>
                <w:kern w:val="0"/>
                <w:sz w:val="19"/>
              </w:rPr>
              <w:t>测试错误</w:t>
            </w:r>
            <w:r>
              <w:rPr>
                <w:rFonts w:ascii="新宋体" w:hAnsi="新宋体"/>
                <w:color w:val="A31515"/>
                <w:kern w:val="0"/>
                <w:sz w:val="19"/>
              </w:rPr>
              <w:t>,</w:t>
            </w:r>
            <w:r>
              <w:rPr>
                <w:rFonts w:ascii="新宋体" w:hAnsi="新宋体"/>
                <w:color w:val="A31515"/>
                <w:kern w:val="0"/>
                <w:sz w:val="19"/>
              </w:rPr>
              <w:t>这是测试用的异常信息</w:t>
            </w:r>
            <w:r>
              <w:rPr>
                <w:rFonts w:ascii="新宋体" w:hAnsi="新宋体"/>
                <w:color w:val="A31515"/>
                <w:kern w:val="0"/>
                <w:sz w:val="19"/>
              </w:rPr>
              <w:t>1"</w:t>
            </w:r>
            <w:r>
              <w:rPr>
                <w:rFonts w:ascii="新宋体" w:hAnsi="新宋体"/>
                <w:kern w:val="0"/>
                <w:sz w:val="19"/>
              </w:rPr>
              <w:t>);</w:t>
            </w:r>
          </w:p>
          <w:p w14:paraId="67644909"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p>
          <w:p w14:paraId="0D52BFFB"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catch</w:t>
            </w:r>
            <w:r>
              <w:rPr>
                <w:rFonts w:ascii="新宋体" w:hAnsi="新宋体"/>
                <w:kern w:val="0"/>
                <w:sz w:val="19"/>
              </w:rPr>
              <w:t xml:space="preserve"> (</w:t>
            </w:r>
            <w:r>
              <w:rPr>
                <w:rFonts w:ascii="新宋体" w:hAnsi="新宋体"/>
                <w:color w:val="2B91AF"/>
                <w:kern w:val="0"/>
                <w:sz w:val="19"/>
              </w:rPr>
              <w:t>Exception</w:t>
            </w:r>
            <w:r>
              <w:rPr>
                <w:rFonts w:ascii="新宋体" w:hAnsi="新宋体"/>
                <w:kern w:val="0"/>
                <w:sz w:val="19"/>
              </w:rPr>
              <w:t xml:space="preserve"> ex)</w:t>
            </w:r>
          </w:p>
          <w:p w14:paraId="3A9BAE44"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p>
          <w:p w14:paraId="01793562"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2B91AF"/>
                <w:kern w:val="0"/>
                <w:sz w:val="19"/>
              </w:rPr>
              <w:t>BKCodeException</w:t>
            </w:r>
            <w:r>
              <w:rPr>
                <w:rFonts w:ascii="新宋体" w:hAnsi="新宋体"/>
                <w:kern w:val="0"/>
                <w:sz w:val="19"/>
              </w:rPr>
              <w:t xml:space="preserve"> error = </w:t>
            </w:r>
            <w:r>
              <w:rPr>
                <w:rFonts w:ascii="新宋体" w:hAnsi="新宋体"/>
                <w:color w:val="0000FF"/>
                <w:kern w:val="0"/>
                <w:sz w:val="19"/>
              </w:rPr>
              <w:t>new</w:t>
            </w:r>
            <w:r>
              <w:rPr>
                <w:rFonts w:ascii="新宋体" w:hAnsi="新宋体"/>
                <w:kern w:val="0"/>
                <w:sz w:val="19"/>
              </w:rPr>
              <w:t xml:space="preserve"> </w:t>
            </w:r>
            <w:r>
              <w:rPr>
                <w:rFonts w:ascii="新宋体" w:hAnsi="新宋体"/>
                <w:color w:val="2B91AF"/>
                <w:kern w:val="0"/>
                <w:sz w:val="19"/>
              </w:rPr>
              <w:t>BKCodeException</w:t>
            </w:r>
            <w:r>
              <w:rPr>
                <w:rFonts w:ascii="新宋体" w:hAnsi="新宋体"/>
                <w:kern w:val="0"/>
                <w:sz w:val="19"/>
              </w:rPr>
              <w:t>();</w:t>
            </w:r>
          </w:p>
          <w:p w14:paraId="22019971"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error.userAccount = </w:t>
            </w:r>
            <w:r>
              <w:rPr>
                <w:rFonts w:ascii="新宋体" w:hAnsi="新宋体"/>
                <w:color w:val="A31515"/>
                <w:kern w:val="0"/>
                <w:sz w:val="19"/>
              </w:rPr>
              <w:t>"aaa"</w:t>
            </w:r>
            <w:r>
              <w:rPr>
                <w:rFonts w:ascii="新宋体" w:hAnsi="新宋体"/>
                <w:kern w:val="0"/>
                <w:sz w:val="19"/>
              </w:rPr>
              <w:t>;</w:t>
            </w:r>
          </w:p>
          <w:p w14:paraId="3268374E"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error.errorLevel = </w:t>
            </w:r>
            <w:r>
              <w:rPr>
                <w:rFonts w:ascii="新宋体" w:hAnsi="新宋体"/>
                <w:color w:val="2B91AF"/>
                <w:kern w:val="0"/>
                <w:sz w:val="19"/>
              </w:rPr>
              <w:t>EirExceptionLevelType</w:t>
            </w:r>
            <w:r>
              <w:rPr>
                <w:rFonts w:ascii="新宋体" w:hAnsi="新宋体"/>
                <w:kern w:val="0"/>
                <w:sz w:val="19"/>
              </w:rPr>
              <w:t>.ERROR;</w:t>
            </w:r>
          </w:p>
          <w:p w14:paraId="631E739A"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error.errorMsg = ex.Message;</w:t>
            </w:r>
          </w:p>
          <w:p w14:paraId="2245CF59" w14:textId="77777777" w:rsidR="00B97356" w:rsidRDefault="00B97356" w:rsidP="00F36554">
            <w:pPr>
              <w:widowControl w:val="0"/>
              <w:autoSpaceDE w:val="0"/>
              <w:autoSpaceDN w:val="0"/>
              <w:adjustRightInd w:val="0"/>
              <w:jc w:val="left"/>
              <w:rPr>
                <w:rFonts w:ascii="新宋体" w:hAnsi="新宋体"/>
                <w:kern w:val="0"/>
                <w:sz w:val="19"/>
              </w:rPr>
            </w:pPr>
          </w:p>
          <w:p w14:paraId="6B3056CE"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2B91AF"/>
                <w:kern w:val="0"/>
                <w:sz w:val="19"/>
              </w:rPr>
              <w:t>ExceptionOprt</w:t>
            </w:r>
            <w:r>
              <w:rPr>
                <w:rFonts w:ascii="新宋体" w:hAnsi="新宋体"/>
                <w:kern w:val="0"/>
                <w:sz w:val="19"/>
              </w:rPr>
              <w:t>.GetInstance().ErrorOprt(</w:t>
            </w:r>
            <w:r>
              <w:rPr>
                <w:rFonts w:ascii="新宋体" w:hAnsi="新宋体"/>
                <w:color w:val="0000FF"/>
                <w:kern w:val="0"/>
                <w:sz w:val="19"/>
              </w:rPr>
              <w:t>this</w:t>
            </w:r>
            <w:r>
              <w:rPr>
                <w:rFonts w:ascii="新宋体" w:hAnsi="新宋体"/>
                <w:kern w:val="0"/>
                <w:sz w:val="19"/>
              </w:rPr>
              <w:t>, error);</w:t>
            </w:r>
          </w:p>
          <w:p w14:paraId="387F15FF" w14:textId="77777777" w:rsidR="00B97356" w:rsidRDefault="00B97356" w:rsidP="00F36554">
            <w:pPr>
              <w:widowControl w:val="0"/>
              <w:autoSpaceDE w:val="0"/>
              <w:autoSpaceDN w:val="0"/>
              <w:adjustRightInd w:val="0"/>
              <w:jc w:val="left"/>
            </w:pPr>
            <w:r>
              <w:rPr>
                <w:rFonts w:ascii="新宋体" w:hAnsi="新宋体"/>
                <w:kern w:val="0"/>
                <w:sz w:val="19"/>
              </w:rPr>
              <w:t xml:space="preserve">            }</w:t>
            </w:r>
          </w:p>
        </w:tc>
      </w:tr>
    </w:tbl>
    <w:p w14:paraId="68B0B9DF" w14:textId="77777777" w:rsidR="00B97356" w:rsidRDefault="00B97356" w:rsidP="00B97356">
      <w:pPr>
        <w:pStyle w:val="3"/>
        <w:ind w:left="481" w:right="180"/>
      </w:pPr>
      <w:r>
        <w:rPr>
          <w:rFonts w:hint="eastAsia"/>
        </w:rPr>
        <w:lastRenderedPageBreak/>
        <w:t>日志说明格式</w:t>
      </w:r>
    </w:p>
    <w:p w14:paraId="5ED793A0" w14:textId="77777777" w:rsidR="00B97356" w:rsidRDefault="00B97356" w:rsidP="00B97356">
      <w:r>
        <w:rPr>
          <w:rFonts w:hint="eastAsia"/>
        </w:rPr>
        <w:t>在设计文档中的日志说明定义为以下格式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276"/>
        <w:gridCol w:w="3260"/>
        <w:gridCol w:w="992"/>
        <w:gridCol w:w="2041"/>
      </w:tblGrid>
      <w:tr w:rsidR="00B97356" w14:paraId="6C0343AA" w14:textId="77777777" w:rsidTr="00F36554">
        <w:tc>
          <w:tcPr>
            <w:tcW w:w="959" w:type="dxa"/>
            <w:shd w:val="clear" w:color="auto" w:fill="BFBFBF"/>
          </w:tcPr>
          <w:p w14:paraId="0F474562" w14:textId="77777777" w:rsidR="00B97356" w:rsidRDefault="00B97356" w:rsidP="00F36554">
            <w:r>
              <w:rPr>
                <w:rFonts w:hint="eastAsia"/>
              </w:rPr>
              <w:t>标题</w:t>
            </w:r>
          </w:p>
        </w:tc>
        <w:tc>
          <w:tcPr>
            <w:tcW w:w="1276" w:type="dxa"/>
            <w:shd w:val="clear" w:color="auto" w:fill="BFBFBF"/>
          </w:tcPr>
          <w:p w14:paraId="3C3D756D" w14:textId="77777777" w:rsidR="00B97356" w:rsidRDefault="00B97356" w:rsidP="00F36554">
            <w:r>
              <w:rPr>
                <w:rFonts w:hint="eastAsia"/>
              </w:rPr>
              <w:t>LEVEL</w:t>
            </w:r>
          </w:p>
        </w:tc>
        <w:tc>
          <w:tcPr>
            <w:tcW w:w="3260" w:type="dxa"/>
            <w:shd w:val="clear" w:color="auto" w:fill="BFBFBF"/>
          </w:tcPr>
          <w:p w14:paraId="1CCEB29D" w14:textId="77777777" w:rsidR="00B97356" w:rsidRDefault="00B97356" w:rsidP="00F36554">
            <w:r>
              <w:rPr>
                <w:rFonts w:hint="eastAsia"/>
              </w:rPr>
              <w:t>内容</w:t>
            </w:r>
          </w:p>
        </w:tc>
        <w:tc>
          <w:tcPr>
            <w:tcW w:w="992" w:type="dxa"/>
            <w:shd w:val="clear" w:color="auto" w:fill="BFBFBF"/>
          </w:tcPr>
          <w:p w14:paraId="40A6E69C" w14:textId="77777777" w:rsidR="00B97356" w:rsidRDefault="00B97356" w:rsidP="00F36554">
            <w:r>
              <w:rPr>
                <w:rFonts w:hint="eastAsia"/>
              </w:rPr>
              <w:t>接口</w:t>
            </w:r>
          </w:p>
        </w:tc>
        <w:tc>
          <w:tcPr>
            <w:tcW w:w="2041" w:type="dxa"/>
            <w:shd w:val="clear" w:color="auto" w:fill="BFBFBF"/>
          </w:tcPr>
          <w:p w14:paraId="5DE9C3A4" w14:textId="77777777" w:rsidR="00B97356" w:rsidRDefault="00B97356" w:rsidP="00F36554">
            <w:r>
              <w:rPr>
                <w:rFonts w:hint="eastAsia"/>
              </w:rPr>
              <w:t>备注</w:t>
            </w:r>
          </w:p>
        </w:tc>
      </w:tr>
      <w:tr w:rsidR="00B97356" w14:paraId="5DB82809" w14:textId="77777777" w:rsidTr="00F36554">
        <w:tc>
          <w:tcPr>
            <w:tcW w:w="959" w:type="dxa"/>
          </w:tcPr>
          <w:p w14:paraId="5447CFD6" w14:textId="77777777" w:rsidR="00B97356" w:rsidRDefault="00B97356" w:rsidP="00F36554">
            <w:r>
              <w:rPr>
                <w:rFonts w:hint="eastAsia"/>
              </w:rPr>
              <w:t>订单撤销</w:t>
            </w:r>
          </w:p>
        </w:tc>
        <w:tc>
          <w:tcPr>
            <w:tcW w:w="1276" w:type="dxa"/>
          </w:tcPr>
          <w:p w14:paraId="61FD20FA" w14:textId="77777777" w:rsidR="00B97356" w:rsidRDefault="00B97356" w:rsidP="00F36554">
            <w:r>
              <w:rPr>
                <w:rFonts w:hint="eastAsia"/>
              </w:rPr>
              <w:t>INFO</w:t>
            </w:r>
          </w:p>
          <w:p w14:paraId="46E707AA" w14:textId="77777777" w:rsidR="00B97356" w:rsidRDefault="00B97356" w:rsidP="00F36554">
            <w:r>
              <w:rPr>
                <w:rFonts w:hint="eastAsia"/>
              </w:rPr>
              <w:t>ERROR</w:t>
            </w:r>
          </w:p>
          <w:p w14:paraId="281DCD5D" w14:textId="77777777" w:rsidR="00B97356" w:rsidRDefault="00B97356" w:rsidP="00F36554">
            <w:r>
              <w:rPr>
                <w:rFonts w:hint="eastAsia"/>
              </w:rPr>
              <w:t>DEBUG</w:t>
            </w:r>
          </w:p>
          <w:p w14:paraId="1A5C4300" w14:textId="77777777" w:rsidR="00B97356" w:rsidRDefault="00B97356" w:rsidP="00F36554">
            <w:r>
              <w:rPr>
                <w:rFonts w:hint="eastAsia"/>
              </w:rPr>
              <w:t>WARNING</w:t>
            </w:r>
          </w:p>
        </w:tc>
        <w:tc>
          <w:tcPr>
            <w:tcW w:w="3260" w:type="dxa"/>
          </w:tcPr>
          <w:p w14:paraId="60832526" w14:textId="77777777" w:rsidR="00B97356" w:rsidRDefault="00B97356" w:rsidP="00F36554"/>
        </w:tc>
        <w:tc>
          <w:tcPr>
            <w:tcW w:w="992" w:type="dxa"/>
          </w:tcPr>
          <w:p w14:paraId="22350DF4" w14:textId="77777777" w:rsidR="00B97356" w:rsidRDefault="00B97356" w:rsidP="00F36554">
            <w:r>
              <w:rPr>
                <w:rFonts w:hint="eastAsia"/>
              </w:rPr>
              <w:t>常规异常</w:t>
            </w:r>
          </w:p>
          <w:p w14:paraId="686519BD" w14:textId="77777777" w:rsidR="00B97356" w:rsidRDefault="00B97356" w:rsidP="00F36554">
            <w:r>
              <w:rPr>
                <w:rFonts w:hint="eastAsia"/>
              </w:rPr>
              <w:t>订单异常</w:t>
            </w:r>
          </w:p>
          <w:p w14:paraId="0999482C" w14:textId="77777777" w:rsidR="00B97356" w:rsidRDefault="00B97356" w:rsidP="00F36554"/>
        </w:tc>
        <w:tc>
          <w:tcPr>
            <w:tcW w:w="2041" w:type="dxa"/>
          </w:tcPr>
          <w:p w14:paraId="587271A9" w14:textId="77777777" w:rsidR="00B97356" w:rsidRDefault="00B97356" w:rsidP="00F36554">
            <w:r>
              <w:rPr>
                <w:rFonts w:hint="eastAsia"/>
              </w:rPr>
              <w:t>OWNER_SEQ</w:t>
            </w:r>
            <w:r>
              <w:rPr>
                <w:rFonts w:hint="eastAsia"/>
              </w:rPr>
              <w:t>填写当前船公司；</w:t>
            </w:r>
          </w:p>
          <w:p w14:paraId="397F4AA5" w14:textId="77777777" w:rsidR="00B97356" w:rsidRDefault="00B97356" w:rsidP="00F36554">
            <w:r>
              <w:rPr>
                <w:rFonts w:hint="eastAsia"/>
              </w:rPr>
              <w:t xml:space="preserve">objName = </w:t>
            </w:r>
            <w:r>
              <w:rPr>
                <w:rFonts w:hint="eastAsia"/>
              </w:rPr>
              <w:t>“</w:t>
            </w:r>
            <w:r>
              <w:rPr>
                <w:rFonts w:hint="eastAsia"/>
              </w:rPr>
              <w:t>TTTT</w:t>
            </w:r>
            <w:r>
              <w:rPr>
                <w:rFonts w:hint="eastAsia"/>
              </w:rPr>
              <w:t>”</w:t>
            </w:r>
          </w:p>
          <w:p w14:paraId="635F6525" w14:textId="77777777" w:rsidR="00B97356" w:rsidRDefault="00B97356" w:rsidP="00F36554"/>
        </w:tc>
      </w:tr>
    </w:tbl>
    <w:p w14:paraId="7CE4DB2D" w14:textId="77777777" w:rsidR="00B97356" w:rsidRDefault="00B97356" w:rsidP="00B97356">
      <w:pPr>
        <w:pStyle w:val="2"/>
        <w:ind w:right="180"/>
      </w:pPr>
      <w:r>
        <w:rPr>
          <w:rFonts w:hint="eastAsia"/>
        </w:rPr>
        <w:t>缓存方案</w:t>
      </w:r>
    </w:p>
    <w:p w14:paraId="72B93B7D" w14:textId="77777777" w:rsidR="00B97356" w:rsidRDefault="00B97356" w:rsidP="00B97356">
      <w:pPr>
        <w:pStyle w:val="3"/>
        <w:ind w:left="481" w:right="180"/>
      </w:pPr>
      <w:r>
        <w:rPr>
          <w:rFonts w:hint="eastAsia"/>
        </w:rPr>
        <w:t>功能说明</w:t>
      </w:r>
    </w:p>
    <w:p w14:paraId="472C2B36" w14:textId="77777777" w:rsidR="00B97356" w:rsidRDefault="00B97356" w:rsidP="00B97356">
      <w:r>
        <w:rPr>
          <w:rFonts w:hint="eastAsia"/>
        </w:rPr>
        <w:t>本章节用于描述缓存模块在系统中的使用场景，不包括缓存的具体设计，相关的设计请参考“</w:t>
      </w:r>
      <w:r>
        <w:rPr>
          <w:rFonts w:hint="eastAsia"/>
        </w:rPr>
        <w:t>BKOnline</w:t>
      </w:r>
      <w:r>
        <w:rPr>
          <w:rFonts w:hint="eastAsia"/>
        </w:rPr>
        <w:t>缓存方案</w:t>
      </w:r>
      <w:r>
        <w:rPr>
          <w:rFonts w:hint="eastAsia"/>
        </w:rPr>
        <w:t>.docx</w:t>
      </w:r>
      <w:r>
        <w:rPr>
          <w:rFonts w:hint="eastAsia"/>
        </w:rPr>
        <w:t>”</w:t>
      </w:r>
    </w:p>
    <w:p w14:paraId="048299C0" w14:textId="77777777" w:rsidR="00B97356" w:rsidRDefault="00B97356" w:rsidP="00B97356">
      <w:pPr>
        <w:pStyle w:val="3"/>
        <w:ind w:left="481" w:right="180"/>
      </w:pPr>
      <w:r>
        <w:rPr>
          <w:rFonts w:hint="eastAsia"/>
        </w:rPr>
        <w:t>缓存方案概要</w:t>
      </w:r>
    </w:p>
    <w:p w14:paraId="21511A24" w14:textId="77777777" w:rsidR="00B97356" w:rsidRDefault="00B97356" w:rsidP="00B97356">
      <w:pPr>
        <w:numPr>
          <w:ilvl w:val="0"/>
          <w:numId w:val="27"/>
        </w:numPr>
        <w:ind w:left="360" w:hanging="360"/>
      </w:pPr>
      <w:r>
        <w:rPr>
          <w:rFonts w:hint="eastAsia"/>
        </w:rPr>
        <w:t>缓存的主体为</w:t>
      </w:r>
      <w:r>
        <w:rPr>
          <w:rFonts w:hint="eastAsia"/>
        </w:rPr>
        <w:t>dataTable</w:t>
      </w:r>
      <w:r>
        <w:rPr>
          <w:rFonts w:hint="eastAsia"/>
        </w:rPr>
        <w:t>，通过</w:t>
      </w:r>
      <w:r>
        <w:rPr>
          <w:rFonts w:ascii="宋体"/>
          <w:color w:val="000000"/>
          <w:kern w:val="0"/>
          <w:sz w:val="21"/>
          <w:lang w:val="zh-CN"/>
        </w:rPr>
        <w:t>system.RunTime.Caching</w:t>
      </w:r>
      <w:r>
        <w:rPr>
          <w:rFonts w:hint="eastAsia"/>
        </w:rPr>
        <w:t>实现。</w:t>
      </w:r>
    </w:p>
    <w:p w14:paraId="3F64A42E" w14:textId="77777777" w:rsidR="00B97356" w:rsidRDefault="00B97356" w:rsidP="00B97356">
      <w:pPr>
        <w:numPr>
          <w:ilvl w:val="0"/>
          <w:numId w:val="27"/>
        </w:numPr>
        <w:ind w:left="360" w:hanging="360"/>
      </w:pPr>
      <w:r>
        <w:rPr>
          <w:rFonts w:hint="eastAsia"/>
        </w:rPr>
        <w:t>缓存的数据采用“首次使用加载”机制，即在缓存首次被请求时从数据库初始化。</w:t>
      </w:r>
    </w:p>
    <w:p w14:paraId="12FB4F08" w14:textId="77777777" w:rsidR="00B97356" w:rsidRDefault="00B97356" w:rsidP="00B97356">
      <w:pPr>
        <w:numPr>
          <w:ilvl w:val="0"/>
          <w:numId w:val="27"/>
        </w:numPr>
        <w:ind w:left="360" w:hanging="360"/>
      </w:pPr>
      <w:r>
        <w:rPr>
          <w:rFonts w:hint="eastAsia"/>
        </w:rPr>
        <w:t>缓存通过</w:t>
      </w:r>
      <w:r>
        <w:rPr>
          <w:rFonts w:hint="eastAsia"/>
        </w:rPr>
        <w:t>XML</w:t>
      </w:r>
      <w:r>
        <w:rPr>
          <w:rFonts w:hint="eastAsia"/>
        </w:rPr>
        <w:t>配置表进行管理，“</w:t>
      </w:r>
      <w:r>
        <w:t>Configs\ DataTableCachingConfig.xml</w:t>
      </w:r>
      <w:r>
        <w:rPr>
          <w:rFonts w:hint="eastAsia"/>
        </w:rPr>
        <w:t>”，配置的主要内容包括</w:t>
      </w:r>
      <w:r>
        <w:rPr>
          <w:rFonts w:hint="eastAsia"/>
        </w:rPr>
        <w:t>Key</w:t>
      </w:r>
      <w:r>
        <w:rPr>
          <w:rFonts w:hint="eastAsia"/>
        </w:rPr>
        <w:t>值，需要获取的表和初始化的</w:t>
      </w:r>
      <w:r>
        <w:rPr>
          <w:rFonts w:hint="eastAsia"/>
        </w:rPr>
        <w:t>SQL</w:t>
      </w:r>
      <w:r>
        <w:rPr>
          <w:rFonts w:hint="eastAsia"/>
        </w:rPr>
        <w:t>语法。</w:t>
      </w:r>
    </w:p>
    <w:p w14:paraId="4E13A2F9" w14:textId="77777777" w:rsidR="00B97356" w:rsidRDefault="00B97356" w:rsidP="00B97356">
      <w:pPr>
        <w:numPr>
          <w:ilvl w:val="0"/>
          <w:numId w:val="27"/>
        </w:numPr>
        <w:ind w:left="360" w:hanging="360"/>
      </w:pPr>
      <w:r>
        <w:rPr>
          <w:rFonts w:hint="eastAsia"/>
        </w:rPr>
        <w:t>缓存的刷新使用</w:t>
      </w:r>
      <w:r>
        <w:rPr>
          <w:rFonts w:hint="eastAsia"/>
        </w:rPr>
        <w:t>ORCLE</w:t>
      </w:r>
      <w:r>
        <w:rPr>
          <w:rFonts w:hint="eastAsia"/>
        </w:rPr>
        <w:t>的通知机制实现，需要使用“</w:t>
      </w:r>
      <w:bookmarkStart w:id="19" w:name="OLE_LINK1"/>
      <w:bookmarkStart w:id="20" w:name="OLE_LINK2"/>
      <w:r>
        <w:t>ODP.NET</w:t>
      </w:r>
      <w:bookmarkEnd w:id="19"/>
      <w:bookmarkEnd w:id="20"/>
      <w:r>
        <w:rPr>
          <w:rFonts w:hint="eastAsia"/>
        </w:rPr>
        <w:t>”的指定版本配合。通知的接受有单独的逻辑进行处理，详细情况参考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1AE4CCDA" w14:textId="77777777" w:rsidTr="00F36554">
        <w:tc>
          <w:tcPr>
            <w:tcW w:w="8528" w:type="dxa"/>
          </w:tcPr>
          <w:p w14:paraId="626005B8" w14:textId="77777777" w:rsidR="00B97356" w:rsidRDefault="00B97356" w:rsidP="00F36554">
            <w:pPr>
              <w:pStyle w:val="af6"/>
              <w:numPr>
                <w:ilvl w:val="0"/>
                <w:numId w:val="28"/>
              </w:numPr>
              <w:ind w:firstLineChars="0"/>
            </w:pPr>
            <w:r>
              <w:rPr>
                <w:rFonts w:ascii="宋体" w:hAnsi="宋体" w:hint="eastAsia"/>
              </w:rPr>
              <w:t>安装</w:t>
            </w:r>
            <w:r>
              <w:t>ODP.NET ,</w:t>
            </w:r>
            <w:r>
              <w:rPr>
                <w:rFonts w:ascii="宋体" w:hAnsi="宋体" w:hint="eastAsia"/>
              </w:rPr>
              <w:t xml:space="preserve">　路径　</w:t>
            </w:r>
            <w:hyperlink r:id="rId25" w:history="1">
              <w:r>
                <w:rPr>
                  <w:rStyle w:val="af1"/>
                </w:rPr>
                <w:t>\\192.168.200.211\</w:t>
              </w:r>
              <w:r>
                <w:rPr>
                  <w:rStyle w:val="af1"/>
                  <w:rFonts w:ascii="宋体" w:hAnsi="宋体" w:hint="eastAsia"/>
                </w:rPr>
                <w:t>发布包</w:t>
              </w:r>
              <w:r>
                <w:rPr>
                  <w:rStyle w:val="af1"/>
                </w:rPr>
                <w:t>\</w:t>
              </w:r>
              <w:r>
                <w:rPr>
                  <w:rStyle w:val="af1"/>
                  <w:rFonts w:ascii="宋体" w:hAnsi="宋体" w:hint="eastAsia"/>
                </w:rPr>
                <w:t>开发工具</w:t>
              </w:r>
              <w:r>
                <w:rPr>
                  <w:rStyle w:val="af1"/>
                </w:rPr>
                <w:t>\ ODAC112012.zip</w:t>
              </w:r>
            </w:hyperlink>
            <w:r>
              <w:t xml:space="preserve"> , </w:t>
            </w:r>
            <w:r>
              <w:rPr>
                <w:rFonts w:ascii="宋体" w:hAnsi="宋体" w:hint="eastAsia"/>
              </w:rPr>
              <w:t>一定要安装这个版本的，因为只有这个版本和我们目前的数据库服务器版本兼容</w:t>
            </w:r>
          </w:p>
          <w:p w14:paraId="18C846D4" w14:textId="77777777" w:rsidR="00B97356" w:rsidRDefault="00B97356" w:rsidP="00F36554">
            <w:pPr>
              <w:pStyle w:val="af6"/>
              <w:numPr>
                <w:ilvl w:val="0"/>
                <w:numId w:val="28"/>
              </w:numPr>
              <w:ind w:firstLineChars="0" w:firstLine="360"/>
            </w:pPr>
            <w:r w:rsidRPr="002A4134">
              <w:rPr>
                <w:rFonts w:ascii="宋体" w:hAnsi="宋体" w:hint="eastAsia"/>
              </w:rPr>
              <w:t xml:space="preserve">引用　</w:t>
            </w:r>
            <w:r>
              <w:t xml:space="preserve">PHY.BKONLINE.Logic.Caching </w:t>
            </w:r>
            <w:r w:rsidRPr="002A4134">
              <w:rPr>
                <w:rFonts w:ascii="宋体" w:hAnsi="宋体" w:hint="eastAsia"/>
              </w:rPr>
              <w:t xml:space="preserve">项目，使用　</w:t>
            </w:r>
            <w:r>
              <w:t>PHY.BKONLINE.Logic.Caching</w:t>
            </w:r>
            <w:r w:rsidRPr="002A4134">
              <w:rPr>
                <w:rFonts w:ascii="宋体" w:hAnsi="宋体" w:hint="eastAsia"/>
              </w:rPr>
              <w:t>．</w:t>
            </w:r>
            <w:r>
              <w:t>DataTableCaching</w:t>
            </w:r>
            <w:r w:rsidRPr="002A4134">
              <w:rPr>
                <w:rFonts w:ascii="宋体" w:hAnsi="宋体" w:hint="eastAsia"/>
              </w:rPr>
              <w:t xml:space="preserve">　这个静态类的下面这个方法进行数据获取，缓存数据不会一开始就加载入内存，而是在第一次使用到时才加载到内存．方法的传入参数为配置文件中的</w:t>
            </w:r>
            <w:r>
              <w:t xml:space="preserve"> Key</w:t>
            </w:r>
            <w:r w:rsidRPr="002A4134">
              <w:rPr>
                <w:rFonts w:ascii="宋体" w:hAnsi="宋体" w:hint="eastAsia"/>
              </w:rPr>
              <w:t xml:space="preserve">　，　配置文件见第</w:t>
            </w:r>
            <w:r>
              <w:t>3</w:t>
            </w:r>
            <w:r w:rsidRPr="002A4134">
              <w:rPr>
                <w:rFonts w:ascii="宋体" w:hAnsi="宋体" w:hint="eastAsia"/>
              </w:rPr>
              <w:t>点</w:t>
            </w:r>
          </w:p>
          <w:p w14:paraId="5651E478" w14:textId="77777777" w:rsidR="00B97356" w:rsidRDefault="00B97356" w:rsidP="00F36554">
            <w:pPr>
              <w:pStyle w:val="af6"/>
              <w:ind w:left="780" w:firstLine="360"/>
              <w:jc w:val="left"/>
              <w:rPr>
                <w:rFonts w:ascii="新宋体" w:eastAsia="新宋体" w:hAnsi="新宋体"/>
                <w:color w:val="000000"/>
              </w:rPr>
            </w:pPr>
            <w:r>
              <w:rPr>
                <w:rFonts w:ascii="新宋体" w:eastAsia="新宋体" w:hAnsi="新宋体" w:hint="eastAsia"/>
                <w:color w:val="808080"/>
              </w:rPr>
              <w:t>///</w:t>
            </w:r>
            <w:r>
              <w:rPr>
                <w:rFonts w:ascii="新宋体" w:eastAsia="新宋体" w:hAnsi="新宋体" w:hint="eastAsia"/>
                <w:color w:val="008000"/>
              </w:rPr>
              <w:t xml:space="preserve"> </w:t>
            </w:r>
            <w:r>
              <w:rPr>
                <w:rFonts w:ascii="新宋体" w:eastAsia="新宋体" w:hAnsi="新宋体" w:hint="eastAsia"/>
                <w:color w:val="808080"/>
              </w:rPr>
              <w:t>&lt;summary&gt;</w:t>
            </w:r>
          </w:p>
          <w:p w14:paraId="1EB6A4F0" w14:textId="77777777" w:rsidR="00B97356" w:rsidRDefault="00B97356" w:rsidP="00F36554">
            <w:pPr>
              <w:pStyle w:val="af6"/>
              <w:ind w:left="780" w:firstLine="360"/>
              <w:jc w:val="left"/>
              <w:rPr>
                <w:rFonts w:ascii="新宋体" w:eastAsia="新宋体" w:hAnsi="新宋体"/>
                <w:color w:val="000000"/>
              </w:rPr>
            </w:pPr>
            <w:r>
              <w:rPr>
                <w:rFonts w:ascii="新宋体" w:eastAsia="新宋体" w:hAnsi="新宋体" w:hint="eastAsia"/>
                <w:color w:val="000000"/>
              </w:rPr>
              <w:t xml:space="preserve">     </w:t>
            </w:r>
            <w:r>
              <w:rPr>
                <w:rFonts w:ascii="新宋体" w:eastAsia="新宋体" w:hAnsi="新宋体" w:hint="eastAsia"/>
                <w:color w:val="808080"/>
              </w:rPr>
              <w:t>///</w:t>
            </w:r>
            <w:r>
              <w:rPr>
                <w:rFonts w:ascii="新宋体" w:eastAsia="新宋体" w:hAnsi="新宋体" w:hint="eastAsia"/>
                <w:color w:val="008000"/>
              </w:rPr>
              <w:t xml:space="preserve"> </w:t>
            </w:r>
            <w:r>
              <w:rPr>
                <w:rFonts w:ascii="宋体" w:hAnsi="宋体" w:hint="eastAsia"/>
                <w:color w:val="008000"/>
              </w:rPr>
              <w:t>获取数据</w:t>
            </w:r>
          </w:p>
          <w:p w14:paraId="5FE260C1" w14:textId="77777777" w:rsidR="00B97356" w:rsidRDefault="00B97356" w:rsidP="00F36554">
            <w:pPr>
              <w:rPr>
                <w:rFonts w:ascii="新宋体" w:eastAsia="新宋体" w:hAnsi="新宋体"/>
                <w:color w:val="000000"/>
              </w:rPr>
            </w:pPr>
            <w:r>
              <w:rPr>
                <w:rFonts w:ascii="新宋体" w:eastAsia="新宋体" w:hAnsi="新宋体" w:hint="eastAsia"/>
                <w:color w:val="000000"/>
              </w:rPr>
              <w:t>        </w:t>
            </w:r>
            <w:r>
              <w:rPr>
                <w:rFonts w:ascii="新宋体" w:eastAsia="新宋体" w:hAnsi="新宋体" w:hint="eastAsia"/>
                <w:color w:val="808080"/>
              </w:rPr>
              <w:t>///</w:t>
            </w:r>
            <w:r>
              <w:rPr>
                <w:rFonts w:ascii="新宋体" w:eastAsia="新宋体" w:hAnsi="新宋体" w:hint="eastAsia"/>
                <w:color w:val="008000"/>
              </w:rPr>
              <w:t xml:space="preserve"> (</w:t>
            </w:r>
            <w:r>
              <w:rPr>
                <w:rFonts w:ascii="宋体" w:hAnsi="宋体" w:hint="eastAsia"/>
                <w:color w:val="008000"/>
              </w:rPr>
              <w:t>此方法是把数据加载进缓存的唯一来源，其它地方都不会把数据加入缓存</w:t>
            </w:r>
            <w:r>
              <w:rPr>
                <w:rFonts w:ascii="新宋体" w:eastAsia="新宋体" w:hAnsi="新宋体" w:hint="eastAsia"/>
                <w:color w:val="008000"/>
              </w:rPr>
              <w:t>)</w:t>
            </w:r>
          </w:p>
          <w:p w14:paraId="0AA6B697" w14:textId="77777777" w:rsidR="00B97356" w:rsidRDefault="00B97356" w:rsidP="00F36554">
            <w:pPr>
              <w:rPr>
                <w:rFonts w:ascii="新宋体" w:eastAsia="新宋体" w:hAnsi="新宋体"/>
                <w:color w:val="000000"/>
              </w:rPr>
            </w:pPr>
            <w:r>
              <w:rPr>
                <w:rFonts w:ascii="新宋体" w:eastAsia="新宋体" w:hAnsi="新宋体" w:hint="eastAsia"/>
                <w:color w:val="000000"/>
              </w:rPr>
              <w:t xml:space="preserve">        </w:t>
            </w:r>
            <w:r>
              <w:rPr>
                <w:rFonts w:ascii="新宋体" w:eastAsia="新宋体" w:hAnsi="新宋体" w:hint="eastAsia"/>
                <w:color w:val="808080"/>
              </w:rPr>
              <w:t>///</w:t>
            </w:r>
            <w:r>
              <w:rPr>
                <w:rFonts w:ascii="新宋体" w:eastAsia="新宋体" w:hAnsi="新宋体" w:hint="eastAsia"/>
                <w:color w:val="008000"/>
              </w:rPr>
              <w:t xml:space="preserve"> </w:t>
            </w:r>
            <w:r>
              <w:rPr>
                <w:rFonts w:ascii="新宋体" w:eastAsia="新宋体" w:hAnsi="新宋体" w:hint="eastAsia"/>
                <w:color w:val="808080"/>
              </w:rPr>
              <w:t>&lt;/summary&gt;</w:t>
            </w:r>
          </w:p>
          <w:p w14:paraId="38B7769A" w14:textId="77777777" w:rsidR="00B97356" w:rsidRDefault="00B97356" w:rsidP="00F36554">
            <w:pPr>
              <w:rPr>
                <w:rFonts w:ascii="新宋体" w:eastAsia="新宋体" w:hAnsi="新宋体"/>
                <w:color w:val="000000"/>
              </w:rPr>
            </w:pPr>
            <w:r>
              <w:rPr>
                <w:rFonts w:ascii="新宋体" w:eastAsia="新宋体" w:hAnsi="新宋体" w:hint="eastAsia"/>
                <w:color w:val="000000"/>
              </w:rPr>
              <w:t xml:space="preserve">        </w:t>
            </w:r>
            <w:r>
              <w:rPr>
                <w:rFonts w:ascii="新宋体" w:eastAsia="新宋体" w:hAnsi="新宋体" w:hint="eastAsia"/>
                <w:color w:val="808080"/>
              </w:rPr>
              <w:t>///</w:t>
            </w:r>
            <w:r>
              <w:rPr>
                <w:rFonts w:ascii="新宋体" w:eastAsia="新宋体" w:hAnsi="新宋体" w:hint="eastAsia"/>
                <w:color w:val="008000"/>
              </w:rPr>
              <w:t xml:space="preserve"> </w:t>
            </w:r>
            <w:r>
              <w:rPr>
                <w:rFonts w:ascii="新宋体" w:eastAsia="新宋体" w:hAnsi="新宋体" w:hint="eastAsia"/>
                <w:color w:val="808080"/>
              </w:rPr>
              <w:t>&lt;param name="configKey"&gt;</w:t>
            </w:r>
            <w:r>
              <w:rPr>
                <w:rFonts w:ascii="宋体" w:hAnsi="宋体" w:hint="eastAsia"/>
                <w:color w:val="008000"/>
              </w:rPr>
              <w:t>缓存表配置键</w:t>
            </w:r>
            <w:r>
              <w:rPr>
                <w:rFonts w:ascii="新宋体" w:eastAsia="新宋体" w:hAnsi="新宋体" w:hint="eastAsia"/>
                <w:color w:val="808080"/>
              </w:rPr>
              <w:t>&lt;/param&gt;</w:t>
            </w:r>
          </w:p>
          <w:p w14:paraId="714DD12D" w14:textId="77777777" w:rsidR="00B97356" w:rsidRDefault="00B97356" w:rsidP="00F36554">
            <w:pPr>
              <w:rPr>
                <w:rFonts w:ascii="新宋体" w:eastAsia="新宋体" w:hAnsi="新宋体"/>
                <w:color w:val="000000"/>
              </w:rPr>
            </w:pPr>
            <w:r>
              <w:rPr>
                <w:rFonts w:ascii="新宋体" w:eastAsia="新宋体" w:hAnsi="新宋体" w:hint="eastAsia"/>
                <w:color w:val="000000"/>
              </w:rPr>
              <w:t xml:space="preserve">        </w:t>
            </w:r>
            <w:r>
              <w:rPr>
                <w:rFonts w:ascii="新宋体" w:eastAsia="新宋体" w:hAnsi="新宋体" w:hint="eastAsia"/>
                <w:color w:val="808080"/>
              </w:rPr>
              <w:t>///</w:t>
            </w:r>
            <w:r>
              <w:rPr>
                <w:rFonts w:ascii="新宋体" w:eastAsia="新宋体" w:hAnsi="新宋体" w:hint="eastAsia"/>
                <w:color w:val="008000"/>
              </w:rPr>
              <w:t xml:space="preserve"> </w:t>
            </w:r>
            <w:r>
              <w:rPr>
                <w:rFonts w:ascii="新宋体" w:eastAsia="新宋体" w:hAnsi="新宋体" w:hint="eastAsia"/>
                <w:color w:val="808080"/>
              </w:rPr>
              <w:t>&lt;returns&gt;</w:t>
            </w:r>
          </w:p>
          <w:p w14:paraId="515EA661" w14:textId="77777777" w:rsidR="00B97356" w:rsidRDefault="00B97356" w:rsidP="00F36554">
            <w:pPr>
              <w:rPr>
                <w:rFonts w:ascii="新宋体" w:eastAsia="新宋体" w:hAnsi="新宋体"/>
                <w:color w:val="000000"/>
              </w:rPr>
            </w:pPr>
            <w:r>
              <w:rPr>
                <w:rFonts w:ascii="新宋体" w:eastAsia="新宋体" w:hAnsi="新宋体" w:hint="eastAsia"/>
                <w:color w:val="000000"/>
              </w:rPr>
              <w:t xml:space="preserve">        </w:t>
            </w:r>
            <w:r>
              <w:rPr>
                <w:rFonts w:ascii="新宋体" w:eastAsia="新宋体" w:hAnsi="新宋体" w:hint="eastAsia"/>
                <w:color w:val="808080"/>
              </w:rPr>
              <w:t>///</w:t>
            </w:r>
            <w:r>
              <w:rPr>
                <w:rFonts w:ascii="新宋体" w:eastAsia="新宋体" w:hAnsi="新宋体" w:hint="eastAsia"/>
                <w:color w:val="008000"/>
              </w:rPr>
              <w:t xml:space="preserve"> </w:t>
            </w:r>
            <w:r>
              <w:rPr>
                <w:rFonts w:ascii="宋体" w:hAnsi="宋体" w:hint="eastAsia"/>
                <w:color w:val="008000"/>
              </w:rPr>
              <w:t>返回缓存的数据表</w:t>
            </w:r>
            <w:r>
              <w:rPr>
                <w:rFonts w:ascii="新宋体" w:eastAsia="新宋体" w:hAnsi="新宋体" w:hint="eastAsia"/>
                <w:color w:val="008000"/>
              </w:rPr>
              <w:t>,</w:t>
            </w:r>
          </w:p>
          <w:p w14:paraId="3721BAF8" w14:textId="77777777" w:rsidR="00B97356" w:rsidRDefault="00B97356" w:rsidP="00F36554">
            <w:pPr>
              <w:rPr>
                <w:rFonts w:ascii="新宋体" w:eastAsia="新宋体" w:hAnsi="新宋体"/>
                <w:color w:val="000000"/>
              </w:rPr>
            </w:pPr>
            <w:r>
              <w:rPr>
                <w:rFonts w:ascii="新宋体" w:eastAsia="新宋体" w:hAnsi="新宋体" w:hint="eastAsia"/>
                <w:color w:val="000000"/>
              </w:rPr>
              <w:t xml:space="preserve">        </w:t>
            </w:r>
            <w:r>
              <w:rPr>
                <w:rFonts w:ascii="新宋体" w:eastAsia="新宋体" w:hAnsi="新宋体" w:hint="eastAsia"/>
                <w:color w:val="808080"/>
              </w:rPr>
              <w:t>///</w:t>
            </w:r>
            <w:r>
              <w:rPr>
                <w:rFonts w:ascii="新宋体" w:eastAsia="新宋体" w:hAnsi="新宋体" w:hint="eastAsia"/>
                <w:color w:val="008000"/>
              </w:rPr>
              <w:t xml:space="preserve"> </w:t>
            </w:r>
            <w:r>
              <w:rPr>
                <w:rFonts w:ascii="宋体" w:hAnsi="宋体" w:hint="eastAsia"/>
                <w:color w:val="008000"/>
              </w:rPr>
              <w:t>如果缓存的数据对象不是</w:t>
            </w:r>
            <w:r>
              <w:rPr>
                <w:rFonts w:ascii="新宋体" w:eastAsia="新宋体" w:hAnsi="新宋体" w:hint="eastAsia"/>
                <w:color w:val="008000"/>
              </w:rPr>
              <w:t>DataTable</w:t>
            </w:r>
            <w:r>
              <w:rPr>
                <w:rFonts w:ascii="宋体" w:hAnsi="宋体" w:hint="eastAsia"/>
                <w:color w:val="008000"/>
              </w:rPr>
              <w:t>，则返回</w:t>
            </w:r>
            <w:r>
              <w:rPr>
                <w:rFonts w:ascii="新宋体" w:eastAsia="新宋体" w:hAnsi="新宋体" w:hint="eastAsia"/>
                <w:color w:val="008000"/>
              </w:rPr>
              <w:t>null</w:t>
            </w:r>
          </w:p>
          <w:p w14:paraId="240E8CDE" w14:textId="77777777" w:rsidR="00B97356" w:rsidRDefault="00B97356" w:rsidP="00F36554">
            <w:pPr>
              <w:rPr>
                <w:rFonts w:ascii="新宋体" w:eastAsia="新宋体" w:hAnsi="新宋体"/>
                <w:color w:val="000000"/>
              </w:rPr>
            </w:pPr>
            <w:r>
              <w:rPr>
                <w:rFonts w:ascii="新宋体" w:eastAsia="新宋体" w:hAnsi="新宋体" w:hint="eastAsia"/>
                <w:color w:val="000000"/>
              </w:rPr>
              <w:t xml:space="preserve">        </w:t>
            </w:r>
            <w:r>
              <w:rPr>
                <w:rFonts w:ascii="新宋体" w:eastAsia="新宋体" w:hAnsi="新宋体" w:hint="eastAsia"/>
                <w:color w:val="808080"/>
              </w:rPr>
              <w:t>///</w:t>
            </w:r>
            <w:r>
              <w:rPr>
                <w:rFonts w:ascii="新宋体" w:eastAsia="新宋体" w:hAnsi="新宋体" w:hint="eastAsia"/>
                <w:color w:val="008000"/>
              </w:rPr>
              <w:t xml:space="preserve"> </w:t>
            </w:r>
            <w:r>
              <w:rPr>
                <w:rFonts w:ascii="宋体" w:hAnsi="宋体" w:hint="eastAsia"/>
                <w:color w:val="008000"/>
              </w:rPr>
              <w:t>如果没有此键对应的缓存，并且此键没有在配置文件中定义，返回</w:t>
            </w:r>
            <w:r>
              <w:rPr>
                <w:rFonts w:ascii="新宋体" w:eastAsia="新宋体" w:hAnsi="新宋体" w:hint="eastAsia"/>
                <w:color w:val="008000"/>
              </w:rPr>
              <w:t>null</w:t>
            </w:r>
          </w:p>
          <w:p w14:paraId="5D3EF325" w14:textId="77777777" w:rsidR="00B97356" w:rsidRDefault="00B97356" w:rsidP="00F36554">
            <w:pPr>
              <w:rPr>
                <w:rFonts w:ascii="新宋体" w:eastAsia="新宋体" w:hAnsi="新宋体"/>
                <w:color w:val="000000"/>
              </w:rPr>
            </w:pPr>
            <w:r>
              <w:rPr>
                <w:rFonts w:ascii="新宋体" w:eastAsia="新宋体" w:hAnsi="新宋体" w:hint="eastAsia"/>
                <w:color w:val="000000"/>
              </w:rPr>
              <w:t xml:space="preserve">        </w:t>
            </w:r>
            <w:r>
              <w:rPr>
                <w:rFonts w:ascii="新宋体" w:eastAsia="新宋体" w:hAnsi="新宋体" w:hint="eastAsia"/>
                <w:color w:val="808080"/>
              </w:rPr>
              <w:t>///</w:t>
            </w:r>
            <w:r>
              <w:rPr>
                <w:rFonts w:ascii="新宋体" w:eastAsia="新宋体" w:hAnsi="新宋体" w:hint="eastAsia"/>
                <w:color w:val="008000"/>
              </w:rPr>
              <w:t xml:space="preserve"> </w:t>
            </w:r>
            <w:r>
              <w:rPr>
                <w:rFonts w:ascii="新宋体" w:eastAsia="新宋体" w:hAnsi="新宋体" w:hint="eastAsia"/>
                <w:color w:val="808080"/>
              </w:rPr>
              <w:t>&lt;/returns&gt;</w:t>
            </w:r>
          </w:p>
          <w:p w14:paraId="5302ABC1" w14:textId="77777777" w:rsidR="00B97356" w:rsidRDefault="00B97356" w:rsidP="00F36554">
            <w:pPr>
              <w:pStyle w:val="af6"/>
              <w:ind w:left="780" w:firstLine="360"/>
              <w:rPr>
                <w:rFonts w:ascii="新宋体" w:eastAsia="新宋体" w:hAnsi="新宋体"/>
                <w:color w:val="000000"/>
              </w:rPr>
            </w:pPr>
            <w:r>
              <w:rPr>
                <w:rFonts w:ascii="新宋体" w:eastAsia="新宋体" w:hAnsi="新宋体" w:hint="eastAsia"/>
                <w:color w:val="000000"/>
              </w:rPr>
              <w:t>     </w:t>
            </w:r>
            <w:r>
              <w:rPr>
                <w:rFonts w:ascii="新宋体" w:eastAsia="新宋体" w:hAnsi="新宋体" w:hint="eastAsia"/>
                <w:color w:val="0000FF"/>
              </w:rPr>
              <w:t>public</w:t>
            </w:r>
            <w:r>
              <w:rPr>
                <w:rFonts w:ascii="新宋体" w:eastAsia="新宋体" w:hAnsi="新宋体" w:hint="eastAsia"/>
                <w:color w:val="000000"/>
              </w:rPr>
              <w:t xml:space="preserve"> </w:t>
            </w:r>
            <w:r>
              <w:rPr>
                <w:rFonts w:ascii="新宋体" w:eastAsia="新宋体" w:hAnsi="新宋体" w:hint="eastAsia"/>
                <w:color w:val="0000FF"/>
              </w:rPr>
              <w:t>static</w:t>
            </w:r>
            <w:r>
              <w:rPr>
                <w:rFonts w:ascii="新宋体" w:eastAsia="新宋体" w:hAnsi="新宋体" w:hint="eastAsia"/>
                <w:color w:val="000000"/>
              </w:rPr>
              <w:t xml:space="preserve"> </w:t>
            </w:r>
            <w:r>
              <w:rPr>
                <w:rFonts w:ascii="新宋体" w:eastAsia="新宋体" w:hAnsi="新宋体" w:hint="eastAsia"/>
                <w:color w:val="2B91AF"/>
              </w:rPr>
              <w:t>DataTable</w:t>
            </w:r>
            <w:r>
              <w:rPr>
                <w:rFonts w:ascii="新宋体" w:eastAsia="新宋体" w:hAnsi="新宋体" w:hint="eastAsia"/>
                <w:color w:val="000000"/>
              </w:rPr>
              <w:t xml:space="preserve"> GetData(</w:t>
            </w:r>
            <w:r>
              <w:rPr>
                <w:rFonts w:ascii="新宋体" w:eastAsia="新宋体" w:hAnsi="新宋体" w:hint="eastAsia"/>
                <w:color w:val="0000FF"/>
              </w:rPr>
              <w:t>string</w:t>
            </w:r>
            <w:r>
              <w:rPr>
                <w:rFonts w:ascii="新宋体" w:eastAsia="新宋体" w:hAnsi="新宋体" w:hint="eastAsia"/>
                <w:color w:val="000000"/>
              </w:rPr>
              <w:t xml:space="preserve"> configKey)</w:t>
            </w:r>
          </w:p>
          <w:p w14:paraId="2883F8BC" w14:textId="77777777" w:rsidR="00B97356" w:rsidRDefault="00B97356" w:rsidP="00F36554">
            <w:pPr>
              <w:pStyle w:val="af6"/>
              <w:numPr>
                <w:ilvl w:val="0"/>
                <w:numId w:val="28"/>
              </w:numPr>
              <w:ind w:firstLineChars="0"/>
              <w:rPr>
                <w:rFonts w:ascii="Calibri" w:hAnsi="Calibri"/>
              </w:rPr>
            </w:pPr>
            <w:r>
              <w:rPr>
                <w:rFonts w:ascii="宋体" w:hAnsi="宋体" w:hint="eastAsia"/>
              </w:rPr>
              <w:t>缓存模块的配置在文件为网站根目录下的</w:t>
            </w:r>
            <w:r>
              <w:t xml:space="preserve"> Configs\ DataTableCachingConfig.xml</w:t>
            </w:r>
            <w:r>
              <w:rPr>
                <w:rFonts w:ascii="宋体" w:hAnsi="宋体" w:hint="eastAsia"/>
              </w:rPr>
              <w:t>，　哪些表需要缓存，缓存数据的ＳＱＬ，以及配置键（由于设计要求一个表可以配置多个缓存，</w:t>
            </w:r>
          </w:p>
          <w:p w14:paraId="69EA142B" w14:textId="77777777" w:rsidR="00B97356" w:rsidRDefault="00B97356" w:rsidP="00F36554">
            <w:pPr>
              <w:pStyle w:val="af6"/>
              <w:ind w:left="780" w:firstLine="360"/>
            </w:pPr>
            <w:r>
              <w:rPr>
                <w:rFonts w:ascii="宋体" w:hAnsi="宋体" w:hint="eastAsia"/>
              </w:rPr>
              <w:t>所以每个配置键在整个配置文件中必须唯一</w:t>
            </w:r>
          </w:p>
          <w:p w14:paraId="5414A796" w14:textId="77777777" w:rsidR="00B97356" w:rsidRDefault="00B97356" w:rsidP="00F36554">
            <w:pPr>
              <w:pStyle w:val="af6"/>
              <w:numPr>
                <w:ilvl w:val="0"/>
                <w:numId w:val="28"/>
              </w:numPr>
              <w:ind w:firstLineChars="0"/>
            </w:pPr>
            <w:r>
              <w:rPr>
                <w:rFonts w:ascii="宋体" w:hAnsi="宋体" w:hint="eastAsia"/>
              </w:rPr>
              <w:t>调试使用时由于不好查看缓存中的内容，或怀疑缓存内容不正确或缓存没有取到等，可以使用＂缓存监控和控制页面＂进行查看、刷新、清除，并判断数据是否正确．</w:t>
            </w:r>
          </w:p>
          <w:p w14:paraId="376E09E6" w14:textId="77777777" w:rsidR="00B97356" w:rsidRDefault="00B97356" w:rsidP="00F36554">
            <w:pPr>
              <w:pStyle w:val="af6"/>
              <w:numPr>
                <w:ilvl w:val="0"/>
                <w:numId w:val="28"/>
              </w:numPr>
              <w:ind w:firstLineChars="0"/>
            </w:pPr>
            <w:r>
              <w:rPr>
                <w:rFonts w:ascii="宋体" w:hAnsi="宋体" w:hint="eastAsia"/>
              </w:rPr>
              <w:t>在使用中如果发现缺陷，需要对缓存模块进行修改的话，修改完请运行测试项目的测试方法进行单元测试，保证修改后是正确的．</w:t>
            </w:r>
          </w:p>
          <w:p w14:paraId="137E7F52" w14:textId="77777777" w:rsidR="00B97356" w:rsidRDefault="00B97356" w:rsidP="00F36554">
            <w:pPr>
              <w:pStyle w:val="af6"/>
              <w:numPr>
                <w:ilvl w:val="0"/>
                <w:numId w:val="28"/>
              </w:numPr>
              <w:ind w:firstLineChars="0"/>
            </w:pPr>
            <w:r>
              <w:rPr>
                <w:rFonts w:ascii="宋体" w:hAnsi="宋体" w:hint="eastAsia"/>
              </w:rPr>
              <w:lastRenderedPageBreak/>
              <w:t>附件为一个简单的测试工具　，测试安装</w:t>
            </w:r>
            <w:r>
              <w:t>ODP.NET</w:t>
            </w:r>
            <w:r>
              <w:rPr>
                <w:rFonts w:ascii="宋体" w:hAnsi="宋体" w:hint="eastAsia"/>
              </w:rPr>
              <w:t>以后，</w:t>
            </w:r>
            <w:r>
              <w:t xml:space="preserve">oracle change notification </w:t>
            </w:r>
            <w:r>
              <w:rPr>
                <w:rFonts w:ascii="宋体" w:hAnsi="宋体" w:hint="eastAsia"/>
              </w:rPr>
              <w:t xml:space="preserve">是否能正常工作，使用的时候把　</w:t>
            </w:r>
            <w:r>
              <w:t>App.config</w:t>
            </w:r>
            <w:r>
              <w:rPr>
                <w:rFonts w:ascii="宋体" w:hAnsi="宋体" w:hint="eastAsia"/>
              </w:rPr>
              <w:t xml:space="preserve">　中的连接</w:t>
            </w:r>
            <w:r>
              <w:t>dsn</w:t>
            </w:r>
            <w:r>
              <w:rPr>
                <w:rFonts w:ascii="宋体" w:hAnsi="宋体" w:hint="eastAsia"/>
              </w:rPr>
              <w:t>修改成自己本的，有可以需要重新</w:t>
            </w:r>
          </w:p>
          <w:p w14:paraId="76E71A31" w14:textId="77777777" w:rsidR="00B97356" w:rsidRDefault="00B97356" w:rsidP="00F36554">
            <w:pPr>
              <w:pStyle w:val="af6"/>
              <w:ind w:left="780" w:firstLine="360"/>
            </w:pPr>
            <w:r>
              <w:rPr>
                <w:rFonts w:ascii="宋体" w:hAnsi="宋体" w:hint="eastAsia"/>
              </w:rPr>
              <w:t xml:space="preserve">引用　</w:t>
            </w:r>
            <w:r>
              <w:t xml:space="preserve">Oracle.DataAccess.dll </w:t>
            </w:r>
            <w:r>
              <w:rPr>
                <w:rFonts w:ascii="宋体" w:hAnsi="宋体" w:hint="eastAsia"/>
              </w:rPr>
              <w:t>因为我的本地路径与大家的不一样，此</w:t>
            </w:r>
            <w:r>
              <w:t>DLL</w:t>
            </w:r>
            <w:r>
              <w:rPr>
                <w:rFonts w:ascii="宋体" w:hAnsi="宋体" w:hint="eastAsia"/>
              </w:rPr>
              <w:t>一般位置</w:t>
            </w:r>
            <w:r>
              <w:t xml:space="preserve">ODP.net </w:t>
            </w:r>
            <w:r>
              <w:rPr>
                <w:rFonts w:ascii="宋体" w:hAnsi="宋体" w:hint="eastAsia"/>
              </w:rPr>
              <w:t>安装路径的</w:t>
            </w:r>
            <w:r>
              <w:t xml:space="preserve"> product\11.2.0\client\odp.net\bin\2.x</w:t>
            </w:r>
            <w:r>
              <w:rPr>
                <w:rFonts w:ascii="宋体" w:hAnsi="宋体" w:hint="eastAsia"/>
              </w:rPr>
              <w:t>，　（只能引用</w:t>
            </w:r>
            <w:r>
              <w:t>2.x</w:t>
            </w:r>
            <w:r>
              <w:rPr>
                <w:rFonts w:ascii="宋体" w:hAnsi="宋体" w:hint="eastAsia"/>
              </w:rPr>
              <w:t>的，</w:t>
            </w:r>
            <w:r>
              <w:t>4.0</w:t>
            </w:r>
            <w:r>
              <w:rPr>
                <w:rFonts w:ascii="宋体" w:hAnsi="宋体" w:hint="eastAsia"/>
              </w:rPr>
              <w:t>的无法正常工作）</w:t>
            </w:r>
          </w:p>
        </w:tc>
      </w:tr>
    </w:tbl>
    <w:p w14:paraId="56939532" w14:textId="77777777" w:rsidR="00B97356" w:rsidRDefault="00B97356" w:rsidP="00B97356">
      <w:pPr>
        <w:pStyle w:val="3"/>
        <w:ind w:left="481" w:right="180"/>
      </w:pPr>
      <w:r>
        <w:rPr>
          <w:rFonts w:hint="eastAsia"/>
        </w:rPr>
        <w:lastRenderedPageBreak/>
        <w:t>需要缓存的数据定义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44"/>
        <w:gridCol w:w="3641"/>
        <w:gridCol w:w="2143"/>
      </w:tblGrid>
      <w:tr w:rsidR="00B97356" w14:paraId="1B03599E" w14:textId="77777777" w:rsidTr="00F36554">
        <w:tc>
          <w:tcPr>
            <w:tcW w:w="2744" w:type="dxa"/>
            <w:shd w:val="clear" w:color="auto" w:fill="D9D9D9"/>
          </w:tcPr>
          <w:p w14:paraId="76CF7C5F" w14:textId="77777777" w:rsidR="00B97356" w:rsidRDefault="00B97356" w:rsidP="00F36554">
            <w:r>
              <w:rPr>
                <w:rFonts w:hint="eastAsia"/>
              </w:rPr>
              <w:t>缓存数据表</w:t>
            </w:r>
          </w:p>
        </w:tc>
        <w:tc>
          <w:tcPr>
            <w:tcW w:w="3641" w:type="dxa"/>
            <w:shd w:val="clear" w:color="auto" w:fill="D9D9D9"/>
          </w:tcPr>
          <w:p w14:paraId="10E34738" w14:textId="77777777" w:rsidR="00B97356" w:rsidRDefault="00B97356" w:rsidP="00F36554">
            <w:r>
              <w:rPr>
                <w:rFonts w:hint="eastAsia"/>
              </w:rPr>
              <w:t>KEY</w:t>
            </w:r>
            <w:r>
              <w:rPr>
                <w:rFonts w:hint="eastAsia"/>
              </w:rPr>
              <w:t>值</w:t>
            </w:r>
          </w:p>
        </w:tc>
        <w:tc>
          <w:tcPr>
            <w:tcW w:w="2143" w:type="dxa"/>
            <w:shd w:val="clear" w:color="auto" w:fill="D9D9D9"/>
          </w:tcPr>
          <w:p w14:paraId="7A2FE8CF" w14:textId="77777777" w:rsidR="00B97356" w:rsidRDefault="00B97356" w:rsidP="00F36554">
            <w:r>
              <w:rPr>
                <w:rFonts w:hint="eastAsia"/>
              </w:rPr>
              <w:t>说明</w:t>
            </w:r>
          </w:p>
        </w:tc>
      </w:tr>
      <w:tr w:rsidR="00B97356" w14:paraId="498CB26A" w14:textId="77777777" w:rsidTr="00F36554">
        <w:tc>
          <w:tcPr>
            <w:tcW w:w="2744" w:type="dxa"/>
          </w:tcPr>
          <w:p w14:paraId="6A91C528" w14:textId="77777777" w:rsidR="00B97356" w:rsidRDefault="00B97356" w:rsidP="00F36554">
            <w:r>
              <w:rPr>
                <w:rFonts w:hint="eastAsia"/>
              </w:rPr>
              <w:t>DICT_CODE</w:t>
            </w:r>
          </w:p>
        </w:tc>
        <w:tc>
          <w:tcPr>
            <w:tcW w:w="3641" w:type="dxa"/>
          </w:tcPr>
          <w:p w14:paraId="754589A9" w14:textId="77777777" w:rsidR="00B97356" w:rsidRDefault="00B97356" w:rsidP="00F36554">
            <w:r>
              <w:rPr>
                <w:rFonts w:hint="eastAsia"/>
              </w:rPr>
              <w:t>DICT_CODE_{OWNER_SEQ}</w:t>
            </w:r>
          </w:p>
        </w:tc>
        <w:tc>
          <w:tcPr>
            <w:tcW w:w="2143" w:type="dxa"/>
          </w:tcPr>
          <w:p w14:paraId="07BF1B73" w14:textId="77777777" w:rsidR="00B97356" w:rsidRDefault="00B97356" w:rsidP="00F36554">
            <w:r>
              <w:rPr>
                <w:rFonts w:hint="eastAsia"/>
              </w:rPr>
              <w:t>字典代码表</w:t>
            </w:r>
          </w:p>
        </w:tc>
      </w:tr>
      <w:tr w:rsidR="00B97356" w14:paraId="3622DC77" w14:textId="77777777" w:rsidTr="00F36554">
        <w:tc>
          <w:tcPr>
            <w:tcW w:w="2744" w:type="dxa"/>
          </w:tcPr>
          <w:p w14:paraId="35A569B8" w14:textId="77777777" w:rsidR="00B97356" w:rsidRDefault="00B97356" w:rsidP="00F36554">
            <w:r>
              <w:rPr>
                <w:highlight w:val="white"/>
              </w:rPr>
              <w:t>DICT_PORT_CODE</w:t>
            </w:r>
          </w:p>
        </w:tc>
        <w:tc>
          <w:tcPr>
            <w:tcW w:w="3641" w:type="dxa"/>
          </w:tcPr>
          <w:p w14:paraId="25D59030" w14:textId="77777777" w:rsidR="00B97356" w:rsidRDefault="00B97356" w:rsidP="00F36554">
            <w:r>
              <w:rPr>
                <w:highlight w:val="white"/>
              </w:rPr>
              <w:t>DICT_PORT_CODE</w:t>
            </w:r>
            <w:r>
              <w:rPr>
                <w:rFonts w:hint="eastAsia"/>
              </w:rPr>
              <w:t>_{OWNER_SEQ}</w:t>
            </w:r>
          </w:p>
        </w:tc>
        <w:tc>
          <w:tcPr>
            <w:tcW w:w="2143" w:type="dxa"/>
          </w:tcPr>
          <w:p w14:paraId="0D093AD6" w14:textId="77777777" w:rsidR="00B97356" w:rsidRDefault="00B97356" w:rsidP="00F36554">
            <w:r>
              <w:rPr>
                <w:rFonts w:hint="eastAsia"/>
              </w:rPr>
              <w:t>港口字典表</w:t>
            </w:r>
          </w:p>
        </w:tc>
      </w:tr>
      <w:tr w:rsidR="00B97356" w14:paraId="6A5B4F1D" w14:textId="77777777" w:rsidTr="00F36554">
        <w:tc>
          <w:tcPr>
            <w:tcW w:w="2744" w:type="dxa"/>
          </w:tcPr>
          <w:p w14:paraId="727087F6" w14:textId="77777777" w:rsidR="00B97356" w:rsidRDefault="00B97356" w:rsidP="00F36554">
            <w:pPr>
              <w:rPr>
                <w:highlight w:val="white"/>
              </w:rPr>
            </w:pPr>
            <w:r>
              <w:rPr>
                <w:highlight w:val="white"/>
              </w:rPr>
              <w:t>SYSTEM_UI_LANGUAGE</w:t>
            </w:r>
          </w:p>
        </w:tc>
        <w:tc>
          <w:tcPr>
            <w:tcW w:w="3641" w:type="dxa"/>
          </w:tcPr>
          <w:p w14:paraId="621CD430" w14:textId="77777777" w:rsidR="00B97356" w:rsidRDefault="00B97356" w:rsidP="00F36554">
            <w:pPr>
              <w:rPr>
                <w:highlight w:val="white"/>
              </w:rPr>
            </w:pPr>
            <w:r>
              <w:rPr>
                <w:highlight w:val="white"/>
              </w:rPr>
              <w:t>SYSTEM_UI_LANGUAGE</w:t>
            </w:r>
          </w:p>
        </w:tc>
        <w:tc>
          <w:tcPr>
            <w:tcW w:w="2143" w:type="dxa"/>
          </w:tcPr>
          <w:p w14:paraId="07051DF7" w14:textId="77777777" w:rsidR="00B97356" w:rsidRDefault="00B97356" w:rsidP="00F36554">
            <w:r>
              <w:rPr>
                <w:rFonts w:hint="eastAsia"/>
              </w:rPr>
              <w:t>语言包</w:t>
            </w:r>
          </w:p>
        </w:tc>
      </w:tr>
      <w:tr w:rsidR="00B97356" w14:paraId="6BD07765" w14:textId="77777777" w:rsidTr="00F36554">
        <w:tc>
          <w:tcPr>
            <w:tcW w:w="2744" w:type="dxa"/>
          </w:tcPr>
          <w:p w14:paraId="4BF70931" w14:textId="77777777" w:rsidR="00B97356" w:rsidRDefault="00B97356" w:rsidP="00F36554">
            <w:pPr>
              <w:rPr>
                <w:highlight w:val="white"/>
              </w:rPr>
            </w:pPr>
            <w:r>
              <w:t>DICT_NATION_AREA</w:t>
            </w:r>
          </w:p>
        </w:tc>
        <w:tc>
          <w:tcPr>
            <w:tcW w:w="3641" w:type="dxa"/>
          </w:tcPr>
          <w:p w14:paraId="5F2867BA" w14:textId="77777777" w:rsidR="00B97356" w:rsidRDefault="00B97356" w:rsidP="00F36554">
            <w:pPr>
              <w:rPr>
                <w:highlight w:val="white"/>
              </w:rPr>
            </w:pPr>
            <w:r>
              <w:t>DICT_NATION_AREA</w:t>
            </w:r>
          </w:p>
        </w:tc>
        <w:tc>
          <w:tcPr>
            <w:tcW w:w="2143" w:type="dxa"/>
          </w:tcPr>
          <w:p w14:paraId="2C203CFD" w14:textId="77777777" w:rsidR="00B97356" w:rsidRDefault="00B97356" w:rsidP="00F36554">
            <w:r>
              <w:rPr>
                <w:rFonts w:hint="eastAsia"/>
              </w:rPr>
              <w:t>国家代码表</w:t>
            </w:r>
          </w:p>
        </w:tc>
      </w:tr>
      <w:tr w:rsidR="00B97356" w14:paraId="6B84E96A" w14:textId="77777777" w:rsidTr="00F36554">
        <w:tc>
          <w:tcPr>
            <w:tcW w:w="2744" w:type="dxa"/>
          </w:tcPr>
          <w:p w14:paraId="37815474" w14:textId="77777777" w:rsidR="00B97356" w:rsidRDefault="00B97356" w:rsidP="00F36554">
            <w:r>
              <w:rPr>
                <w:rFonts w:hint="eastAsia"/>
              </w:rPr>
              <w:t>CONTA_SIZETYPE_MAPPING</w:t>
            </w:r>
          </w:p>
        </w:tc>
        <w:tc>
          <w:tcPr>
            <w:tcW w:w="3641" w:type="dxa"/>
          </w:tcPr>
          <w:p w14:paraId="7791BC3B" w14:textId="77777777" w:rsidR="00B97356" w:rsidRDefault="00B97356" w:rsidP="00F36554">
            <w:r>
              <w:rPr>
                <w:rFonts w:hint="eastAsia"/>
              </w:rPr>
              <w:t>CONTA_SIZETYPE_MAPPING</w:t>
            </w:r>
          </w:p>
        </w:tc>
        <w:tc>
          <w:tcPr>
            <w:tcW w:w="2143" w:type="dxa"/>
          </w:tcPr>
          <w:p w14:paraId="2CEF1853" w14:textId="77777777" w:rsidR="00B97356" w:rsidRDefault="00B97356" w:rsidP="00F36554">
            <w:r>
              <w:rPr>
                <w:rFonts w:hint="eastAsia"/>
              </w:rPr>
              <w:t>箱型映射表</w:t>
            </w:r>
          </w:p>
        </w:tc>
      </w:tr>
    </w:tbl>
    <w:p w14:paraId="64FB695D" w14:textId="77777777" w:rsidR="00B97356" w:rsidRDefault="00B97356" w:rsidP="00B97356">
      <w:r>
        <w:rPr>
          <w:rFonts w:hint="eastAsia"/>
        </w:rPr>
        <w:t>PS</w:t>
      </w:r>
      <w:r>
        <w:rPr>
          <w:rFonts w:hint="eastAsia"/>
        </w:rPr>
        <w:t>：价格信息暂不列入缓存，未来可能需要支持多种的价格缓存，以支持界面价格的展示。</w:t>
      </w:r>
    </w:p>
    <w:p w14:paraId="1C05F752" w14:textId="77777777" w:rsidR="00B97356" w:rsidRDefault="00B97356" w:rsidP="00B97356">
      <w:pPr>
        <w:pStyle w:val="3"/>
        <w:ind w:left="481" w:right="180"/>
      </w:pPr>
      <w:r>
        <w:rPr>
          <w:rFonts w:hint="eastAsia"/>
        </w:rPr>
        <w:t>XML</w:t>
      </w:r>
      <w:r>
        <w:rPr>
          <w:rFonts w:hint="eastAsia"/>
        </w:rPr>
        <w:t>定义说明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1FAC19FD" w14:textId="77777777" w:rsidTr="00F36554">
        <w:tc>
          <w:tcPr>
            <w:tcW w:w="8528" w:type="dxa"/>
          </w:tcPr>
          <w:p w14:paraId="2BEDB2CC" w14:textId="77777777" w:rsidR="00B97356" w:rsidRDefault="00B97356" w:rsidP="00F36554">
            <w:r>
              <w:t>&lt;?</w:t>
            </w:r>
            <w:r>
              <w:rPr>
                <w:color w:val="A31515"/>
              </w:rPr>
              <w:t>xml</w:t>
            </w:r>
            <w:r>
              <w:t xml:space="preserve"> </w:t>
            </w:r>
            <w:r>
              <w:rPr>
                <w:color w:val="FF0000"/>
              </w:rPr>
              <w:t>version</w:t>
            </w:r>
            <w:r>
              <w:t xml:space="preserve">="1.0" </w:t>
            </w:r>
            <w:r>
              <w:rPr>
                <w:color w:val="FF0000"/>
              </w:rPr>
              <w:t>encoding</w:t>
            </w:r>
            <w:r>
              <w:t>="utf-8" ?&gt;</w:t>
            </w:r>
          </w:p>
          <w:p w14:paraId="58F103D1" w14:textId="77777777" w:rsidR="00B97356" w:rsidRDefault="00B97356" w:rsidP="00F36554">
            <w:r>
              <w:t>&lt;</w:t>
            </w:r>
            <w:r>
              <w:rPr>
                <w:color w:val="A31515"/>
              </w:rPr>
              <w:t>DataTableCache</w:t>
            </w:r>
            <w:r>
              <w:t>&gt;</w:t>
            </w:r>
          </w:p>
          <w:p w14:paraId="312C3C3F" w14:textId="77777777" w:rsidR="00B97356" w:rsidRDefault="00B97356" w:rsidP="00F36554">
            <w:r>
              <w:t xml:space="preserve">  &lt;!--</w:t>
            </w:r>
            <w:r>
              <w:rPr>
                <w:color w:val="008000"/>
              </w:rPr>
              <w:t>web.config</w:t>
            </w:r>
            <w:r>
              <w:rPr>
                <w:color w:val="008000"/>
              </w:rPr>
              <w:t>或</w:t>
            </w:r>
            <w:r>
              <w:rPr>
                <w:color w:val="008000"/>
              </w:rPr>
              <w:t>app.config</w:t>
            </w:r>
            <w:r>
              <w:rPr>
                <w:color w:val="008000"/>
              </w:rPr>
              <w:t>中配置的连接字符名称</w:t>
            </w:r>
            <w:r>
              <w:t>--&gt;</w:t>
            </w:r>
          </w:p>
          <w:p w14:paraId="09101621" w14:textId="77777777" w:rsidR="00B97356" w:rsidRDefault="00B97356" w:rsidP="00F36554">
            <w:r>
              <w:t xml:space="preserve">  &lt;</w:t>
            </w:r>
            <w:r>
              <w:rPr>
                <w:color w:val="A31515"/>
              </w:rPr>
              <w:t>ConnectionStringName</w:t>
            </w:r>
            <w:r>
              <w:t>&gt;DataAccessBKOnLine&lt;/</w:t>
            </w:r>
            <w:r>
              <w:rPr>
                <w:color w:val="A31515"/>
              </w:rPr>
              <w:t>ConnectionStringName</w:t>
            </w:r>
            <w:r>
              <w:t>&gt;</w:t>
            </w:r>
          </w:p>
          <w:p w14:paraId="492DB047" w14:textId="77777777" w:rsidR="00B97356" w:rsidRDefault="00B97356" w:rsidP="00F36554">
            <w:r>
              <w:t xml:space="preserve">  &lt;!--</w:t>
            </w:r>
            <w:r>
              <w:rPr>
                <w:color w:val="008000"/>
              </w:rPr>
              <w:t>是否使用</w:t>
            </w:r>
            <w:r>
              <w:rPr>
                <w:color w:val="008000"/>
              </w:rPr>
              <w:t>orace</w:t>
            </w:r>
            <w:r>
              <w:rPr>
                <w:color w:val="008000"/>
              </w:rPr>
              <w:t>的</w:t>
            </w:r>
            <w:r>
              <w:rPr>
                <w:color w:val="008000"/>
              </w:rPr>
              <w:t>changeNotification</w:t>
            </w:r>
            <w:r>
              <w:t>--&gt;</w:t>
            </w:r>
          </w:p>
          <w:p w14:paraId="78D067C9" w14:textId="77777777" w:rsidR="00B97356" w:rsidRDefault="00B97356" w:rsidP="00F36554">
            <w:r>
              <w:t xml:space="preserve">  &lt;</w:t>
            </w:r>
            <w:r>
              <w:rPr>
                <w:color w:val="A31515"/>
              </w:rPr>
              <w:t>IsUserOracleChangeNotification</w:t>
            </w:r>
            <w:r>
              <w:t>&gt;true&lt;/</w:t>
            </w:r>
            <w:r>
              <w:rPr>
                <w:color w:val="A31515"/>
              </w:rPr>
              <w:t>IsUserOracleChangeNotification</w:t>
            </w:r>
            <w:r>
              <w:t>&gt;</w:t>
            </w:r>
          </w:p>
          <w:p w14:paraId="6E2A7B9C" w14:textId="77777777" w:rsidR="00B97356" w:rsidRDefault="00B97356" w:rsidP="00F36554">
            <w:r>
              <w:t xml:space="preserve">  &lt;!--</w:t>
            </w:r>
            <w:r>
              <w:rPr>
                <w:color w:val="008000"/>
              </w:rPr>
              <w:t>使用</w:t>
            </w:r>
            <w:r>
              <w:rPr>
                <w:color w:val="008000"/>
              </w:rPr>
              <w:t>orace</w:t>
            </w:r>
            <w:r>
              <w:rPr>
                <w:color w:val="008000"/>
              </w:rPr>
              <w:t>的</w:t>
            </w:r>
            <w:r>
              <w:rPr>
                <w:color w:val="008000"/>
              </w:rPr>
              <w:t>change notification</w:t>
            </w:r>
            <w:r>
              <w:rPr>
                <w:color w:val="008000"/>
              </w:rPr>
              <w:t>时的监听端口</w:t>
            </w:r>
            <w:r>
              <w:t>--&gt;</w:t>
            </w:r>
          </w:p>
          <w:p w14:paraId="6ED4F798" w14:textId="77777777" w:rsidR="00B97356" w:rsidRDefault="00B97356" w:rsidP="00F36554">
            <w:r>
              <w:t xml:space="preserve">  &lt;</w:t>
            </w:r>
            <w:r>
              <w:rPr>
                <w:color w:val="A31515"/>
              </w:rPr>
              <w:t>ListenPort</w:t>
            </w:r>
            <w:r>
              <w:t>&gt;8800&lt;/</w:t>
            </w:r>
            <w:r>
              <w:rPr>
                <w:color w:val="A31515"/>
              </w:rPr>
              <w:t>ListenPort</w:t>
            </w:r>
            <w:r>
              <w:t>&gt;</w:t>
            </w:r>
          </w:p>
          <w:p w14:paraId="7B2B8005" w14:textId="77777777" w:rsidR="00B97356" w:rsidRDefault="00B97356" w:rsidP="00F36554"/>
          <w:p w14:paraId="4EDB3F1E" w14:textId="77777777" w:rsidR="00B97356" w:rsidRDefault="00B97356" w:rsidP="00F36554">
            <w:r>
              <w:t xml:space="preserve">  &lt;</w:t>
            </w:r>
            <w:r>
              <w:rPr>
                <w:color w:val="A31515"/>
              </w:rPr>
              <w:t>Table</w:t>
            </w:r>
            <w:r>
              <w:t>&gt;</w:t>
            </w:r>
          </w:p>
          <w:p w14:paraId="4C11531D" w14:textId="77777777" w:rsidR="00B97356" w:rsidRDefault="00B97356" w:rsidP="00F36554">
            <w:r>
              <w:t xml:space="preserve">    &lt;!--</w:t>
            </w:r>
            <w:r>
              <w:rPr>
                <w:color w:val="008000"/>
              </w:rPr>
              <w:t>描述说明</w:t>
            </w:r>
            <w:r>
              <w:t>--&gt;</w:t>
            </w:r>
          </w:p>
          <w:p w14:paraId="4FAE6AFB" w14:textId="77777777" w:rsidR="00B97356" w:rsidRDefault="00B97356" w:rsidP="00F36554">
            <w:r>
              <w:t xml:space="preserve">    &lt;</w:t>
            </w:r>
            <w:r>
              <w:rPr>
                <w:color w:val="A31515"/>
              </w:rPr>
              <w:t>Description</w:t>
            </w:r>
            <w:r>
              <w:t>&gt;</w:t>
            </w:r>
            <w:r>
              <w:t>用户菜单权限缓存</w:t>
            </w:r>
            <w:r>
              <w:t>&lt;/</w:t>
            </w:r>
            <w:r>
              <w:rPr>
                <w:color w:val="A31515"/>
              </w:rPr>
              <w:t>Description</w:t>
            </w:r>
            <w:r>
              <w:t>&gt;</w:t>
            </w:r>
          </w:p>
          <w:p w14:paraId="714B0B27" w14:textId="77777777" w:rsidR="00B97356" w:rsidRDefault="00B97356" w:rsidP="00F36554">
            <w:r>
              <w:t xml:space="preserve">    &lt;!--</w:t>
            </w:r>
            <w:r>
              <w:rPr>
                <w:color w:val="008000"/>
              </w:rPr>
              <w:t>表名称，用户名加表名称，必须大写，</w:t>
            </w:r>
            <w:r>
              <w:rPr>
                <w:color w:val="008000"/>
              </w:rPr>
              <w:t xml:space="preserve"> </w:t>
            </w:r>
            <w:r>
              <w:rPr>
                <w:color w:val="008000"/>
              </w:rPr>
              <w:t xml:space="preserve">如　</w:t>
            </w:r>
            <w:r>
              <w:rPr>
                <w:color w:val="008000"/>
              </w:rPr>
              <w:t>BKONLINESYS.DICT_NATION_AREA</w:t>
            </w:r>
            <w:r>
              <w:t>--&gt;</w:t>
            </w:r>
          </w:p>
          <w:p w14:paraId="66F7CD8D" w14:textId="77777777" w:rsidR="00B97356" w:rsidRDefault="00B97356" w:rsidP="00F36554">
            <w:r>
              <w:t xml:space="preserve">    &lt;</w:t>
            </w:r>
            <w:r>
              <w:rPr>
                <w:color w:val="A31515"/>
              </w:rPr>
              <w:t>TableName</w:t>
            </w:r>
            <w:r>
              <w:t>&gt;BKONLINESYS.USER_FUNC_TBL&lt;/</w:t>
            </w:r>
            <w:r>
              <w:rPr>
                <w:color w:val="A31515"/>
              </w:rPr>
              <w:t>TableName</w:t>
            </w:r>
            <w:r>
              <w:t>&gt;</w:t>
            </w:r>
          </w:p>
          <w:p w14:paraId="4B959A20" w14:textId="77777777" w:rsidR="00B97356" w:rsidRDefault="00B97356" w:rsidP="00F36554">
            <w:r>
              <w:t xml:space="preserve">    &lt;!--</w:t>
            </w:r>
            <w:r>
              <w:rPr>
                <w:color w:val="008000"/>
              </w:rPr>
              <w:t>唯一标示此节一个值，必须大写，不是缓存的</w:t>
            </w:r>
            <w:r>
              <w:rPr>
                <w:color w:val="008000"/>
              </w:rPr>
              <w:t>key</w:t>
            </w:r>
            <w:r>
              <w:rPr>
                <w:color w:val="008000"/>
              </w:rPr>
              <w:t>，缓存的</w:t>
            </w:r>
            <w:r>
              <w:rPr>
                <w:color w:val="008000"/>
              </w:rPr>
              <w:t>key</w:t>
            </w:r>
            <w:r>
              <w:rPr>
                <w:color w:val="008000"/>
              </w:rPr>
              <w:t>根据</w:t>
            </w:r>
            <w:r>
              <w:rPr>
                <w:color w:val="008000"/>
              </w:rPr>
              <w:t>TableName</w:t>
            </w:r>
            <w:r>
              <w:rPr>
                <w:color w:val="008000"/>
              </w:rPr>
              <w:t>内部生成</w:t>
            </w:r>
            <w:r>
              <w:t>--&gt;</w:t>
            </w:r>
          </w:p>
          <w:p w14:paraId="454699C9" w14:textId="77777777" w:rsidR="00B97356" w:rsidRDefault="00B97356" w:rsidP="00F36554">
            <w:r>
              <w:t xml:space="preserve">    &lt;</w:t>
            </w:r>
            <w:r>
              <w:rPr>
                <w:color w:val="A31515"/>
              </w:rPr>
              <w:t>Key</w:t>
            </w:r>
            <w:r>
              <w:t>&gt;BKONLINESYS.USER_FUNC_TBL.KEY&lt;/</w:t>
            </w:r>
            <w:r>
              <w:rPr>
                <w:color w:val="A31515"/>
              </w:rPr>
              <w:t>Key</w:t>
            </w:r>
            <w:r>
              <w:t>&gt;</w:t>
            </w:r>
          </w:p>
          <w:p w14:paraId="40869DE5" w14:textId="77777777" w:rsidR="00B97356" w:rsidRDefault="00B97356" w:rsidP="00F36554">
            <w:r>
              <w:t xml:space="preserve">    &lt;!--</w:t>
            </w:r>
            <w:r>
              <w:rPr>
                <w:color w:val="008000"/>
              </w:rPr>
              <w:t>查询缓存数据的完整</w:t>
            </w:r>
            <w:r>
              <w:rPr>
                <w:color w:val="008000"/>
              </w:rPr>
              <w:t>sql</w:t>
            </w:r>
            <w:r>
              <w:rPr>
                <w:color w:val="008000"/>
              </w:rPr>
              <w:t>语句</w:t>
            </w:r>
            <w:r>
              <w:t>--&gt;</w:t>
            </w:r>
          </w:p>
          <w:p w14:paraId="076426EC" w14:textId="77777777" w:rsidR="00B97356" w:rsidRDefault="00B97356" w:rsidP="00F36554">
            <w:r>
              <w:t xml:space="preserve">    &lt;</w:t>
            </w:r>
            <w:r>
              <w:rPr>
                <w:color w:val="A31515"/>
              </w:rPr>
              <w:t>Sql</w:t>
            </w:r>
            <w:r>
              <w:t>&gt;&lt;![CDATA[</w:t>
            </w:r>
            <w:r>
              <w:rPr>
                <w:color w:val="808080"/>
              </w:rPr>
              <w:t xml:space="preserve">select * from USER_FUNC_TBL  </w:t>
            </w:r>
            <w:r>
              <w:t>]]&gt;&lt;/</w:t>
            </w:r>
            <w:r>
              <w:rPr>
                <w:color w:val="A31515"/>
              </w:rPr>
              <w:t>Sql</w:t>
            </w:r>
            <w:r>
              <w:t>&gt;</w:t>
            </w:r>
          </w:p>
          <w:p w14:paraId="2835DF36" w14:textId="77777777" w:rsidR="00B97356" w:rsidRDefault="00B97356" w:rsidP="00F36554">
            <w:r>
              <w:t xml:space="preserve">  &lt;/</w:t>
            </w:r>
            <w:r>
              <w:rPr>
                <w:color w:val="A31515"/>
              </w:rPr>
              <w:t>Table</w:t>
            </w:r>
            <w:r>
              <w:t>&gt;</w:t>
            </w:r>
          </w:p>
          <w:p w14:paraId="35C0EC4A" w14:textId="77777777" w:rsidR="00B97356" w:rsidRDefault="00B97356" w:rsidP="00F36554">
            <w:r>
              <w:t xml:space="preserve">  &lt;</w:t>
            </w:r>
            <w:r>
              <w:rPr>
                <w:color w:val="A31515"/>
              </w:rPr>
              <w:t>Table</w:t>
            </w:r>
            <w:r>
              <w:t>&gt;</w:t>
            </w:r>
          </w:p>
          <w:p w14:paraId="4535AC46" w14:textId="77777777" w:rsidR="00B97356" w:rsidRDefault="00B97356" w:rsidP="00F36554">
            <w:r>
              <w:t xml:space="preserve">    &lt;!--</w:t>
            </w:r>
            <w:r>
              <w:rPr>
                <w:color w:val="008000"/>
              </w:rPr>
              <w:t>描述说明</w:t>
            </w:r>
            <w:r>
              <w:t>--&gt;</w:t>
            </w:r>
          </w:p>
          <w:p w14:paraId="371EC7A8" w14:textId="77777777" w:rsidR="00B97356" w:rsidRDefault="00B97356" w:rsidP="00F36554">
            <w:r>
              <w:t xml:space="preserve">    &lt;</w:t>
            </w:r>
            <w:r>
              <w:rPr>
                <w:color w:val="A31515"/>
              </w:rPr>
              <w:t>Description</w:t>
            </w:r>
            <w:r>
              <w:t>&gt;</w:t>
            </w:r>
            <w:r>
              <w:t>码头港口数据缓存</w:t>
            </w:r>
            <w:r>
              <w:t>&lt;/</w:t>
            </w:r>
            <w:r>
              <w:rPr>
                <w:color w:val="A31515"/>
              </w:rPr>
              <w:t>Description</w:t>
            </w:r>
            <w:r>
              <w:t>&gt;</w:t>
            </w:r>
          </w:p>
          <w:p w14:paraId="32DE43C9" w14:textId="77777777" w:rsidR="00B97356" w:rsidRDefault="00B97356" w:rsidP="00F36554">
            <w:r>
              <w:t xml:space="preserve">    &lt;</w:t>
            </w:r>
            <w:r>
              <w:rPr>
                <w:color w:val="A31515"/>
              </w:rPr>
              <w:t>TableName</w:t>
            </w:r>
            <w:r>
              <w:t>&gt;BKONLINESYS.</w:t>
            </w:r>
            <w:r>
              <w:rPr>
                <w:highlight w:val="white"/>
              </w:rPr>
              <w:t xml:space="preserve"> SYSTEM_UI_LANGUAGE</w:t>
            </w:r>
            <w:r>
              <w:t xml:space="preserve"> &lt;/</w:t>
            </w:r>
            <w:r>
              <w:rPr>
                <w:color w:val="A31515"/>
              </w:rPr>
              <w:t>TableName</w:t>
            </w:r>
            <w:r>
              <w:t>&gt;</w:t>
            </w:r>
          </w:p>
          <w:p w14:paraId="13DB4200" w14:textId="77777777" w:rsidR="00B97356" w:rsidRDefault="00B97356" w:rsidP="00F36554">
            <w:r>
              <w:t xml:space="preserve">    &lt;</w:t>
            </w:r>
            <w:r>
              <w:rPr>
                <w:color w:val="A31515"/>
              </w:rPr>
              <w:t>Key</w:t>
            </w:r>
            <w:r>
              <w:t>&gt;</w:t>
            </w:r>
            <w:r>
              <w:rPr>
                <w:highlight w:val="white"/>
              </w:rPr>
              <w:t>SYSTEM_UI_LANGUAGE</w:t>
            </w:r>
            <w:r>
              <w:t xml:space="preserve"> &lt;/</w:t>
            </w:r>
            <w:r>
              <w:rPr>
                <w:color w:val="A31515"/>
              </w:rPr>
              <w:t>Key</w:t>
            </w:r>
            <w:r>
              <w:t>&gt;</w:t>
            </w:r>
          </w:p>
          <w:p w14:paraId="5D7FB484" w14:textId="77777777" w:rsidR="00B97356" w:rsidRDefault="00B97356" w:rsidP="00F36554">
            <w:r>
              <w:t xml:space="preserve">    &lt;</w:t>
            </w:r>
            <w:r>
              <w:rPr>
                <w:color w:val="A31515"/>
              </w:rPr>
              <w:t>Sql</w:t>
            </w:r>
            <w:r>
              <w:t>&gt;&lt;![CDATA[</w:t>
            </w:r>
            <w:r>
              <w:rPr>
                <w:color w:val="808080"/>
              </w:rPr>
              <w:t xml:space="preserve">select * from dict_port_area where port_id = 'PHY.TEST_CACHING' </w:t>
            </w:r>
            <w:r>
              <w:t>]]&gt;&lt;/</w:t>
            </w:r>
            <w:r>
              <w:rPr>
                <w:color w:val="A31515"/>
              </w:rPr>
              <w:t>Sql</w:t>
            </w:r>
            <w:r>
              <w:t>&gt;</w:t>
            </w:r>
          </w:p>
          <w:p w14:paraId="073D26D7" w14:textId="77777777" w:rsidR="00B97356" w:rsidRDefault="00B97356" w:rsidP="00F36554">
            <w:r>
              <w:t xml:space="preserve">  &lt;/</w:t>
            </w:r>
            <w:r>
              <w:rPr>
                <w:color w:val="A31515"/>
              </w:rPr>
              <w:t>Table</w:t>
            </w:r>
            <w:r>
              <w:t>&gt;</w:t>
            </w:r>
          </w:p>
          <w:p w14:paraId="5007B562" w14:textId="77777777" w:rsidR="00B97356" w:rsidRDefault="00B97356" w:rsidP="00F36554">
            <w:r>
              <w:t>&lt;/</w:t>
            </w:r>
            <w:r>
              <w:rPr>
                <w:color w:val="A31515"/>
              </w:rPr>
              <w:t>DataTableCache</w:t>
            </w:r>
            <w:r>
              <w:t>&gt;</w:t>
            </w:r>
          </w:p>
          <w:p w14:paraId="52C6620B" w14:textId="77777777" w:rsidR="00B97356" w:rsidRDefault="00B97356" w:rsidP="00F36554"/>
        </w:tc>
      </w:tr>
    </w:tbl>
    <w:p w14:paraId="286DB828" w14:textId="77777777" w:rsidR="00B97356" w:rsidRDefault="00B97356" w:rsidP="00B97356">
      <w:pPr>
        <w:pStyle w:val="3"/>
        <w:ind w:left="481" w:right="180"/>
      </w:pPr>
      <w:r>
        <w:rPr>
          <w:rFonts w:hint="eastAsia"/>
        </w:rPr>
        <w:t>缓存定义</w:t>
      </w:r>
    </w:p>
    <w:p w14:paraId="143EA7AE" w14:textId="77777777" w:rsidR="00B97356" w:rsidRDefault="00B97356" w:rsidP="00B97356">
      <w:r>
        <w:rPr>
          <w:rFonts w:hint="eastAsia"/>
        </w:rPr>
        <w:t>基础字典每家船公司单独一组缓存，语言包与船公司无关，统一一个缓存。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7A5D7AAC" w14:textId="77777777" w:rsidTr="00F36554">
        <w:tc>
          <w:tcPr>
            <w:tcW w:w="8528" w:type="dxa"/>
          </w:tcPr>
          <w:p w14:paraId="42B38D2F" w14:textId="77777777" w:rsidR="00B97356" w:rsidRDefault="00B97356" w:rsidP="00F36554">
            <w:r>
              <w:lastRenderedPageBreak/>
              <w:t>&lt;Table&gt;</w:t>
            </w:r>
          </w:p>
          <w:p w14:paraId="7D3C2F25" w14:textId="77777777" w:rsidR="00B97356" w:rsidRDefault="00B97356" w:rsidP="00F36554">
            <w:r>
              <w:rPr>
                <w:rFonts w:hint="eastAsia"/>
              </w:rPr>
              <w:t xml:space="preserve">    &lt;Description&gt;</w:t>
            </w:r>
            <w:r>
              <w:rPr>
                <w:rFonts w:hint="eastAsia"/>
              </w:rPr>
              <w:t>菜单注册表缓存</w:t>
            </w:r>
            <w:r>
              <w:rPr>
                <w:rFonts w:hint="eastAsia"/>
              </w:rPr>
              <w:t>&lt;/Description&gt;</w:t>
            </w:r>
          </w:p>
          <w:p w14:paraId="08E98DF0" w14:textId="77777777" w:rsidR="00B97356" w:rsidRDefault="00B97356" w:rsidP="00F36554">
            <w:r>
              <w:t xml:space="preserve">    &lt;TableName&gt;BKONLINESYS.FUNC_TBL &lt;/TableName&gt;</w:t>
            </w:r>
          </w:p>
          <w:p w14:paraId="02F6EE75" w14:textId="77777777" w:rsidR="00B97356" w:rsidRDefault="00B97356" w:rsidP="00F36554">
            <w:r>
              <w:t xml:space="preserve">    &lt;Key&gt;FUNC_TBL&lt;/Key&gt;</w:t>
            </w:r>
          </w:p>
          <w:p w14:paraId="5626AFCE" w14:textId="77777777" w:rsidR="00B97356" w:rsidRDefault="00B97356" w:rsidP="00F36554">
            <w:r>
              <w:t xml:space="preserve">    &lt;Sql&gt;&lt;![CDATA[select * from func_tbl order by FUNC_ID]]&gt;&lt;/Sql&gt;</w:t>
            </w:r>
          </w:p>
          <w:p w14:paraId="25335F9C" w14:textId="77777777" w:rsidR="00B97356" w:rsidRDefault="00B97356" w:rsidP="00F36554">
            <w:r>
              <w:t>&lt;/Table&gt;</w:t>
            </w:r>
          </w:p>
          <w:p w14:paraId="3EE7B21F" w14:textId="77777777" w:rsidR="00B97356" w:rsidRDefault="00B97356" w:rsidP="00F36554">
            <w:r>
              <w:t>&lt;Table&gt;</w:t>
            </w:r>
          </w:p>
          <w:p w14:paraId="59A92FEB" w14:textId="77777777" w:rsidR="00B97356" w:rsidRDefault="00B97356" w:rsidP="00F36554">
            <w:r>
              <w:t xml:space="preserve">    &lt;Description&gt;</w:t>
            </w:r>
            <w:r>
              <w:rPr>
                <w:rFonts w:hint="eastAsia"/>
              </w:rPr>
              <w:t>中海数据字典</w:t>
            </w:r>
            <w:r>
              <w:t>缓存</w:t>
            </w:r>
            <w:r>
              <w:t>&lt;/Description&gt;</w:t>
            </w:r>
          </w:p>
          <w:p w14:paraId="4AA03059" w14:textId="77777777" w:rsidR="00B97356" w:rsidRDefault="00B97356" w:rsidP="00F36554">
            <w:r>
              <w:t xml:space="preserve">    &lt;TableName&gt;BKONLINESYS.</w:t>
            </w:r>
            <w:r>
              <w:rPr>
                <w:rFonts w:hint="eastAsia"/>
              </w:rPr>
              <w:t>DICT_CODE</w:t>
            </w:r>
            <w:r>
              <w:t xml:space="preserve"> &lt;/TableName&gt;</w:t>
            </w:r>
          </w:p>
          <w:p w14:paraId="7E6BA856" w14:textId="77777777" w:rsidR="00B97356" w:rsidRDefault="00B97356" w:rsidP="00F36554">
            <w:r>
              <w:t xml:space="preserve">    &lt;Key&gt;</w:t>
            </w:r>
            <w:r>
              <w:rPr>
                <w:rFonts w:hint="eastAsia"/>
              </w:rPr>
              <w:t>DICT_CODE_37</w:t>
            </w:r>
            <w:r>
              <w:t>&lt;/Key&gt;</w:t>
            </w:r>
          </w:p>
          <w:p w14:paraId="0325DB90" w14:textId="77777777" w:rsidR="00B97356" w:rsidRDefault="00B97356" w:rsidP="00F36554">
            <w:r>
              <w:t xml:space="preserve">    &lt;Sql&gt;&lt;![CDATA[</w:t>
            </w:r>
            <w:r>
              <w:rPr>
                <w:rFonts w:ascii="Courier New" w:hAnsi="Courier New"/>
                <w:color w:val="008080"/>
                <w:kern w:val="0"/>
                <w:sz w:val="20"/>
                <w:highlight w:val="white"/>
              </w:rPr>
              <w:t>select</w:t>
            </w:r>
            <w:r>
              <w:rPr>
                <w:rFonts w:ascii="Courier New" w:hAnsi="Courier New"/>
                <w:color w:val="000080"/>
                <w:kern w:val="0"/>
                <w:sz w:val="20"/>
                <w:highlight w:val="white"/>
              </w:rPr>
              <w:t xml:space="preserve"> * </w:t>
            </w:r>
            <w:r>
              <w:rPr>
                <w:rFonts w:ascii="Courier New" w:hAnsi="Courier New"/>
                <w:color w:val="008080"/>
                <w:kern w:val="0"/>
                <w:sz w:val="20"/>
                <w:highlight w:val="white"/>
              </w:rPr>
              <w:t>from</w:t>
            </w:r>
            <w:r>
              <w:rPr>
                <w:rFonts w:ascii="Courier New" w:hAnsi="Courier New"/>
                <w:color w:val="000080"/>
                <w:kern w:val="0"/>
                <w:sz w:val="20"/>
                <w:highlight w:val="white"/>
              </w:rPr>
              <w:t xml:space="preserve"> dict_code  </w:t>
            </w:r>
            <w:r>
              <w:rPr>
                <w:rFonts w:ascii="Courier New" w:hAnsi="Courier New"/>
                <w:color w:val="008080"/>
                <w:kern w:val="0"/>
                <w:sz w:val="20"/>
                <w:highlight w:val="white"/>
              </w:rPr>
              <w:t>where</w:t>
            </w:r>
            <w:r>
              <w:rPr>
                <w:rFonts w:ascii="Courier New" w:hAnsi="Courier New"/>
                <w:color w:val="000080"/>
                <w:kern w:val="0"/>
                <w:sz w:val="20"/>
                <w:highlight w:val="white"/>
              </w:rPr>
              <w:t xml:space="preserve">  (owner_seq = </w:t>
            </w:r>
            <w:r>
              <w:rPr>
                <w:rFonts w:ascii="Courier New" w:hAnsi="Courier New"/>
                <w:color w:val="0000FF"/>
                <w:kern w:val="0"/>
                <w:sz w:val="20"/>
                <w:highlight w:val="white"/>
              </w:rPr>
              <w:t>0</w:t>
            </w:r>
            <w:r>
              <w:rPr>
                <w:rFonts w:ascii="Courier New" w:hAnsi="Courier New"/>
                <w:color w:val="000080"/>
                <w:kern w:val="0"/>
                <w:sz w:val="20"/>
                <w:highlight w:val="white"/>
              </w:rPr>
              <w:t xml:space="preserve">  </w:t>
            </w:r>
            <w:r>
              <w:rPr>
                <w:rFonts w:ascii="Courier New" w:hAnsi="Courier New"/>
                <w:color w:val="008080"/>
                <w:kern w:val="0"/>
                <w:sz w:val="20"/>
                <w:highlight w:val="white"/>
              </w:rPr>
              <w:t>or</w:t>
            </w:r>
            <w:r>
              <w:rPr>
                <w:rFonts w:ascii="Courier New" w:hAnsi="Courier New"/>
                <w:color w:val="000080"/>
                <w:kern w:val="0"/>
                <w:sz w:val="20"/>
                <w:highlight w:val="white"/>
              </w:rPr>
              <w:t xml:space="preserve"> owner_seq = </w:t>
            </w:r>
            <w:r>
              <w:rPr>
                <w:rFonts w:ascii="Courier New" w:hAnsi="Courier New"/>
                <w:color w:val="0000FF"/>
                <w:kern w:val="0"/>
                <w:sz w:val="20"/>
                <w:highlight w:val="white"/>
              </w:rPr>
              <w:t>37</w:t>
            </w:r>
            <w:r>
              <w:rPr>
                <w:rFonts w:ascii="Courier New" w:hAnsi="Courier New"/>
                <w:color w:val="000080"/>
                <w:kern w:val="0"/>
                <w:sz w:val="20"/>
                <w:highlight w:val="white"/>
              </w:rPr>
              <w:t xml:space="preserve">) </w:t>
            </w:r>
            <w:r>
              <w:rPr>
                <w:rFonts w:ascii="Courier New" w:hAnsi="Courier New"/>
                <w:color w:val="008080"/>
                <w:kern w:val="0"/>
                <w:sz w:val="20"/>
                <w:highlight w:val="white"/>
              </w:rPr>
              <w:t>and</w:t>
            </w:r>
            <w:r>
              <w:rPr>
                <w:rFonts w:ascii="Courier New" w:hAnsi="Courier New"/>
                <w:color w:val="000080"/>
                <w:kern w:val="0"/>
                <w:sz w:val="20"/>
                <w:highlight w:val="white"/>
              </w:rPr>
              <w:t xml:space="preserve"> status= </w:t>
            </w:r>
            <w:r>
              <w:rPr>
                <w:rFonts w:ascii="Courier New" w:hAnsi="Courier New"/>
                <w:color w:val="0000FF"/>
                <w:kern w:val="0"/>
                <w:sz w:val="20"/>
                <w:highlight w:val="white"/>
              </w:rPr>
              <w:t>10</w:t>
            </w:r>
            <w:r>
              <w:rPr>
                <w:rFonts w:ascii="Courier New" w:hAnsi="Courier New"/>
                <w:color w:val="000080"/>
                <w:kern w:val="0"/>
                <w:sz w:val="20"/>
                <w:highlight w:val="white"/>
              </w:rPr>
              <w:t xml:space="preserve">  </w:t>
            </w:r>
            <w:r>
              <w:rPr>
                <w:rFonts w:ascii="Courier New" w:hAnsi="Courier New"/>
                <w:color w:val="008080"/>
                <w:kern w:val="0"/>
                <w:sz w:val="20"/>
                <w:highlight w:val="white"/>
              </w:rPr>
              <w:t>and</w:t>
            </w:r>
            <w:r>
              <w:rPr>
                <w:rFonts w:ascii="Courier New" w:hAnsi="Courier New"/>
                <w:color w:val="000080"/>
                <w:kern w:val="0"/>
                <w:sz w:val="20"/>
                <w:highlight w:val="white"/>
              </w:rPr>
              <w:t xml:space="preserve"> cover_codes </w:t>
            </w:r>
            <w:r>
              <w:rPr>
                <w:rFonts w:ascii="Courier New" w:hAnsi="Courier New"/>
                <w:color w:val="008080"/>
                <w:kern w:val="0"/>
                <w:sz w:val="20"/>
                <w:highlight w:val="white"/>
              </w:rPr>
              <w:t>not</w:t>
            </w:r>
            <w:r>
              <w:rPr>
                <w:rFonts w:ascii="Courier New" w:hAnsi="Courier New"/>
                <w:color w:val="000080"/>
                <w:kern w:val="0"/>
                <w:sz w:val="20"/>
                <w:highlight w:val="white"/>
              </w:rPr>
              <w:t xml:space="preserve">  </w:t>
            </w:r>
            <w:r>
              <w:rPr>
                <w:rFonts w:ascii="Courier New" w:hAnsi="Courier New"/>
                <w:color w:val="008080"/>
                <w:kern w:val="0"/>
                <w:sz w:val="20"/>
                <w:highlight w:val="white"/>
              </w:rPr>
              <w:t>like</w:t>
            </w:r>
            <w:r>
              <w:rPr>
                <w:rFonts w:ascii="Courier New" w:hAnsi="Courier New"/>
                <w:color w:val="000080"/>
                <w:kern w:val="0"/>
                <w:sz w:val="20"/>
                <w:highlight w:val="white"/>
              </w:rPr>
              <w:t xml:space="preserve"> </w:t>
            </w:r>
            <w:r>
              <w:rPr>
                <w:rFonts w:ascii="Courier New" w:hAnsi="Courier New"/>
                <w:color w:val="0000FF"/>
                <w:kern w:val="0"/>
                <w:sz w:val="20"/>
                <w:highlight w:val="white"/>
              </w:rPr>
              <w:t>'%,37,%'</w:t>
            </w:r>
            <w:r>
              <w:rPr>
                <w:rFonts w:ascii="Courier New" w:hAnsi="Courier New"/>
                <w:color w:val="000080"/>
                <w:kern w:val="0"/>
                <w:sz w:val="20"/>
                <w:highlight w:val="white"/>
              </w:rPr>
              <w:t xml:space="preserve"> </w:t>
            </w:r>
            <w:r>
              <w:rPr>
                <w:rFonts w:ascii="Courier New" w:hAnsi="Courier New"/>
                <w:color w:val="008080"/>
                <w:kern w:val="0"/>
                <w:sz w:val="20"/>
                <w:highlight w:val="white"/>
              </w:rPr>
              <w:t>order</w:t>
            </w:r>
            <w:r>
              <w:rPr>
                <w:rFonts w:ascii="Courier New" w:hAnsi="Courier New"/>
                <w:color w:val="000080"/>
                <w:kern w:val="0"/>
                <w:sz w:val="20"/>
                <w:highlight w:val="white"/>
              </w:rPr>
              <w:t xml:space="preserve"> </w:t>
            </w:r>
            <w:r>
              <w:rPr>
                <w:rFonts w:ascii="Courier New" w:hAnsi="Courier New"/>
                <w:color w:val="008080"/>
                <w:kern w:val="0"/>
                <w:sz w:val="20"/>
                <w:highlight w:val="white"/>
              </w:rPr>
              <w:t>by</w:t>
            </w:r>
            <w:r>
              <w:rPr>
                <w:rFonts w:ascii="Courier New" w:hAnsi="Courier New"/>
                <w:color w:val="000080"/>
                <w:kern w:val="0"/>
                <w:sz w:val="20"/>
                <w:highlight w:val="white"/>
              </w:rPr>
              <w:t xml:space="preserve"> create_date</w:t>
            </w:r>
            <w:r>
              <w:t>]]&gt;&lt;/Sql&gt;</w:t>
            </w:r>
          </w:p>
          <w:p w14:paraId="5E64E194" w14:textId="77777777" w:rsidR="00B97356" w:rsidRDefault="00B97356" w:rsidP="00F36554">
            <w:r>
              <w:t>&lt;/Table&gt;</w:t>
            </w:r>
          </w:p>
          <w:p w14:paraId="5F2EC26F" w14:textId="77777777" w:rsidR="00B97356" w:rsidRDefault="00B97356" w:rsidP="00F36554">
            <w:r>
              <w:t>&lt;Table&gt;</w:t>
            </w:r>
          </w:p>
          <w:p w14:paraId="1FE5FABC" w14:textId="77777777" w:rsidR="00B97356" w:rsidRDefault="00B97356" w:rsidP="00F36554">
            <w:r>
              <w:t xml:space="preserve">    &lt;Description&gt;</w:t>
            </w:r>
            <w:r>
              <w:rPr>
                <w:rFonts w:hint="eastAsia"/>
              </w:rPr>
              <w:t>中海港口</w:t>
            </w:r>
            <w:r>
              <w:t>缓存</w:t>
            </w:r>
            <w:r>
              <w:t>&lt;/Description&gt;</w:t>
            </w:r>
          </w:p>
          <w:p w14:paraId="54D0D30A" w14:textId="77777777" w:rsidR="00B97356" w:rsidRDefault="00B97356" w:rsidP="00F36554">
            <w:r>
              <w:t xml:space="preserve">    &lt;TableName&gt;BKONLINESYS.</w:t>
            </w:r>
            <w:r>
              <w:rPr>
                <w:highlight w:val="white"/>
              </w:rPr>
              <w:t>DICT_PORT_CODE</w:t>
            </w:r>
            <w:r>
              <w:t xml:space="preserve"> &lt;/TableName&gt;</w:t>
            </w:r>
          </w:p>
          <w:p w14:paraId="6A3D112E" w14:textId="77777777" w:rsidR="00B97356" w:rsidRDefault="00B97356" w:rsidP="00F36554">
            <w:r>
              <w:t xml:space="preserve">    &lt;Key&gt;</w:t>
            </w:r>
            <w:r>
              <w:rPr>
                <w:highlight w:val="white"/>
              </w:rPr>
              <w:t>DICT_PORT_CODE</w:t>
            </w:r>
            <w:r>
              <w:rPr>
                <w:rFonts w:hint="eastAsia"/>
              </w:rPr>
              <w:t xml:space="preserve"> _37</w:t>
            </w:r>
            <w:r>
              <w:t>&lt;/Key&gt;</w:t>
            </w:r>
          </w:p>
          <w:p w14:paraId="43C8F6CA" w14:textId="77777777" w:rsidR="00B97356" w:rsidRDefault="00B97356" w:rsidP="00F36554">
            <w:pPr>
              <w:rPr>
                <w:rFonts w:ascii="Courier New" w:hAnsi="Courier New"/>
                <w:color w:val="008080"/>
                <w:kern w:val="0"/>
                <w:sz w:val="20"/>
              </w:rPr>
            </w:pPr>
            <w:r>
              <w:t xml:space="preserve">    &lt;Sql&gt;&lt;![CDATA[</w:t>
            </w:r>
            <w:r>
              <w:rPr>
                <w:rFonts w:ascii="Courier New" w:hAnsi="Courier New"/>
                <w:color w:val="008080"/>
                <w:kern w:val="0"/>
                <w:sz w:val="20"/>
              </w:rPr>
              <w:t>SELECT a.port_code,</w:t>
            </w:r>
          </w:p>
          <w:p w14:paraId="0FB07E80"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a.port_name_cn,</w:t>
            </w:r>
          </w:p>
          <w:p w14:paraId="00F1A32F"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a.port_name_en,</w:t>
            </w:r>
          </w:p>
          <w:p w14:paraId="510DFBC5"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b.customs_id,</w:t>
            </w:r>
          </w:p>
          <w:p w14:paraId="2080892A"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b. customs_name,</w:t>
            </w:r>
          </w:p>
          <w:p w14:paraId="7E1AD1F7"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a.nation_code,</w:t>
            </w:r>
          </w:p>
          <w:p w14:paraId="65F5FC65"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a.nation_name_cn,</w:t>
            </w:r>
          </w:p>
          <w:p w14:paraId="28E09EB6"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a.nation_name_en,</w:t>
            </w:r>
          </w:p>
          <w:p w14:paraId="4C3574CC"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a.area_code,</w:t>
            </w:r>
          </w:p>
          <w:p w14:paraId="39CE974B"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a.area_name_cn,</w:t>
            </w:r>
          </w:p>
          <w:p w14:paraId="458EE246"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a.area_name_en</w:t>
            </w:r>
          </w:p>
          <w:p w14:paraId="158B82F4"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FROM dict_port_code a</w:t>
            </w:r>
          </w:p>
          <w:p w14:paraId="242B9738"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LEFT JOIN dict_customs_area b</w:t>
            </w:r>
          </w:p>
          <w:p w14:paraId="37550B3F"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ON a.port_code     =b.port_id</w:t>
            </w:r>
          </w:p>
          <w:p w14:paraId="549D49CD"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WHERE (a.owner_seq = 0</w:t>
            </w:r>
          </w:p>
          <w:p w14:paraId="3125161D"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OR a.owner_seq     = 37)</w:t>
            </w:r>
          </w:p>
          <w:p w14:paraId="76CE2BCD"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AND a.status       = 10</w:t>
            </w:r>
          </w:p>
          <w:p w14:paraId="5E734C6F"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AND </w:t>
            </w:r>
            <w:r>
              <w:rPr>
                <w:rFonts w:ascii="Courier New" w:hAnsi="Courier New" w:hint="eastAsia"/>
                <w:color w:val="008080"/>
                <w:kern w:val="0"/>
                <w:sz w:val="20"/>
              </w:rPr>
              <w:t>(</w:t>
            </w:r>
            <w:r>
              <w:rPr>
                <w:rFonts w:ascii="Courier New" w:hAnsi="Courier New"/>
                <w:color w:val="008080"/>
                <w:kern w:val="0"/>
                <w:sz w:val="20"/>
              </w:rPr>
              <w:t>a.cover_codes NOT LIKE '%,37,%'</w:t>
            </w:r>
            <w:r>
              <w:rPr>
                <w:rFonts w:ascii="Courier New" w:hAnsi="Courier New" w:hint="eastAsia"/>
                <w:color w:val="008080"/>
                <w:kern w:val="0"/>
                <w:sz w:val="20"/>
              </w:rPr>
              <w:t xml:space="preserve"> or </w:t>
            </w:r>
            <w:r>
              <w:rPr>
                <w:rFonts w:ascii="Courier New" w:hAnsi="Courier New"/>
                <w:color w:val="008080"/>
                <w:kern w:val="0"/>
                <w:sz w:val="20"/>
              </w:rPr>
              <w:t>a.cover_codes</w:t>
            </w:r>
            <w:r>
              <w:rPr>
                <w:rFonts w:ascii="Courier New" w:hAnsi="Courier New" w:hint="eastAsia"/>
                <w:color w:val="008080"/>
                <w:kern w:val="0"/>
                <w:sz w:val="20"/>
              </w:rPr>
              <w:t xml:space="preserve"> is null)</w:t>
            </w:r>
          </w:p>
          <w:p w14:paraId="08482CFF" w14:textId="77777777" w:rsidR="00B97356" w:rsidRDefault="00B97356" w:rsidP="00F36554">
            <w:r>
              <w:rPr>
                <w:rFonts w:ascii="Courier New" w:hAnsi="Courier New"/>
                <w:color w:val="008080"/>
                <w:kern w:val="0"/>
                <w:sz w:val="20"/>
              </w:rPr>
              <w:t xml:space="preserve">                  ORDER BY a.create_date</w:t>
            </w:r>
            <w:r>
              <w:t>]]&gt;&lt;/Sql&gt;</w:t>
            </w:r>
          </w:p>
          <w:p w14:paraId="53F2F0FA" w14:textId="77777777" w:rsidR="00B97356" w:rsidRDefault="00B97356" w:rsidP="00F36554">
            <w:r>
              <w:t>&lt;/Table&gt;</w:t>
            </w:r>
          </w:p>
          <w:p w14:paraId="2A138575" w14:textId="77777777" w:rsidR="00B97356" w:rsidRDefault="00B97356" w:rsidP="00F36554">
            <w:r>
              <w:t>&lt;Table&gt;</w:t>
            </w:r>
          </w:p>
          <w:p w14:paraId="49F39CCA" w14:textId="77777777" w:rsidR="00B97356" w:rsidRDefault="00B97356" w:rsidP="00F36554">
            <w:r>
              <w:t xml:space="preserve">    &lt;Description&gt;</w:t>
            </w:r>
            <w:r>
              <w:rPr>
                <w:rFonts w:hint="eastAsia"/>
              </w:rPr>
              <w:t>语言包</w:t>
            </w:r>
            <w:r>
              <w:t>&lt;/Description&gt;</w:t>
            </w:r>
          </w:p>
          <w:p w14:paraId="21D2CF92" w14:textId="77777777" w:rsidR="00B97356" w:rsidRDefault="00B97356" w:rsidP="00F36554">
            <w:r>
              <w:t xml:space="preserve">    &lt;TableName&gt;BKONLINESYS.</w:t>
            </w:r>
            <w:r>
              <w:rPr>
                <w:highlight w:val="white"/>
              </w:rPr>
              <w:t>SYSTEM_UI_LANGUAGE</w:t>
            </w:r>
            <w:r>
              <w:t>&lt;/TableName&gt;</w:t>
            </w:r>
          </w:p>
          <w:p w14:paraId="2F71D3E1" w14:textId="77777777" w:rsidR="00B97356" w:rsidRDefault="00B97356" w:rsidP="00F36554">
            <w:r>
              <w:t xml:space="preserve">    &lt;Key&gt;</w:t>
            </w:r>
            <w:r>
              <w:rPr>
                <w:highlight w:val="white"/>
              </w:rPr>
              <w:t>SYSTEM_UI_LANGUAGE</w:t>
            </w:r>
            <w:r>
              <w:t>&lt;/Key&gt;</w:t>
            </w:r>
          </w:p>
          <w:p w14:paraId="3CDA2F49" w14:textId="77777777" w:rsidR="00B97356" w:rsidRDefault="00B97356" w:rsidP="00F36554">
            <w:r>
              <w:t xml:space="preserve">    &lt;Sql&gt;&lt;![CDATA[</w:t>
            </w:r>
            <w:r>
              <w:rPr>
                <w:rFonts w:ascii="Courier New" w:hAnsi="Courier New"/>
                <w:color w:val="008080"/>
                <w:kern w:val="0"/>
                <w:sz w:val="20"/>
                <w:highlight w:val="white"/>
              </w:rPr>
              <w:t>select</w:t>
            </w:r>
            <w:r>
              <w:rPr>
                <w:rFonts w:ascii="Courier New" w:hAnsi="Courier New"/>
                <w:color w:val="000080"/>
                <w:kern w:val="0"/>
                <w:sz w:val="20"/>
                <w:highlight w:val="white"/>
              </w:rPr>
              <w:t xml:space="preserve"> * </w:t>
            </w:r>
            <w:r>
              <w:rPr>
                <w:rFonts w:ascii="Courier New" w:hAnsi="Courier New"/>
                <w:color w:val="008080"/>
                <w:kern w:val="0"/>
                <w:sz w:val="20"/>
                <w:highlight w:val="white"/>
              </w:rPr>
              <w:t>from</w:t>
            </w:r>
            <w:r>
              <w:rPr>
                <w:rFonts w:ascii="Courier New" w:hAnsi="Courier New"/>
                <w:color w:val="000080"/>
                <w:kern w:val="0"/>
                <w:sz w:val="20"/>
                <w:highlight w:val="white"/>
              </w:rPr>
              <w:t xml:space="preserve"> SYSTEM_UI_LANGUAGE </w:t>
            </w:r>
            <w:r>
              <w:rPr>
                <w:rFonts w:ascii="Courier New" w:hAnsi="Courier New"/>
                <w:color w:val="008080"/>
                <w:kern w:val="0"/>
                <w:sz w:val="20"/>
                <w:highlight w:val="white"/>
              </w:rPr>
              <w:t>where</w:t>
            </w:r>
            <w:r>
              <w:rPr>
                <w:rFonts w:ascii="Courier New" w:hAnsi="Courier New"/>
                <w:color w:val="000080"/>
                <w:kern w:val="0"/>
                <w:sz w:val="20"/>
                <w:highlight w:val="white"/>
              </w:rPr>
              <w:t xml:space="preserve"> status = </w:t>
            </w:r>
            <w:r>
              <w:rPr>
                <w:rFonts w:ascii="Courier New" w:hAnsi="Courier New"/>
                <w:color w:val="0000FF"/>
                <w:kern w:val="0"/>
                <w:sz w:val="20"/>
                <w:highlight w:val="white"/>
              </w:rPr>
              <w:t>10</w:t>
            </w:r>
          </w:p>
          <w:p w14:paraId="1954E77A" w14:textId="77777777" w:rsidR="00B97356" w:rsidRDefault="00B97356" w:rsidP="00F36554">
            <w:r>
              <w:lastRenderedPageBreak/>
              <w:t>]]&gt;&lt;/Sql&gt;</w:t>
            </w:r>
          </w:p>
          <w:p w14:paraId="6940F2A2" w14:textId="77777777" w:rsidR="00B97356" w:rsidRDefault="00B97356" w:rsidP="00F36554">
            <w:r>
              <w:t>&lt;/Table&gt;</w:t>
            </w:r>
          </w:p>
          <w:p w14:paraId="7BA91D58" w14:textId="77777777" w:rsidR="00B97356" w:rsidRDefault="00B97356" w:rsidP="00F36554">
            <w:r>
              <w:t>&lt;Table&gt;</w:t>
            </w:r>
          </w:p>
          <w:p w14:paraId="21D7B9C6" w14:textId="77777777" w:rsidR="00B97356" w:rsidRDefault="00B97356" w:rsidP="00F36554">
            <w:r>
              <w:t xml:space="preserve">    &lt;Description&gt;</w:t>
            </w:r>
            <w:r>
              <w:rPr>
                <w:rFonts w:hint="eastAsia"/>
              </w:rPr>
              <w:t>国家区域代码表</w:t>
            </w:r>
            <w:r>
              <w:t>&lt;/Description&gt;</w:t>
            </w:r>
          </w:p>
          <w:p w14:paraId="6BFE9DB2" w14:textId="77777777" w:rsidR="00B97356" w:rsidRDefault="00B97356" w:rsidP="00F36554">
            <w:r>
              <w:t xml:space="preserve">    &lt;TableName&gt;BKONLINESYS. DICT_NATION_AREA &lt;/TableName&gt;</w:t>
            </w:r>
          </w:p>
          <w:p w14:paraId="21F49B6B" w14:textId="77777777" w:rsidR="00B97356" w:rsidRDefault="00B97356" w:rsidP="00F36554">
            <w:r>
              <w:t xml:space="preserve">    &lt;Key&gt; DICT_NATION_AREA &lt;/Key&gt;</w:t>
            </w:r>
          </w:p>
          <w:p w14:paraId="3FFB251F" w14:textId="77777777" w:rsidR="00B97356" w:rsidRDefault="00B97356" w:rsidP="00F36554">
            <w:r>
              <w:t xml:space="preserve">    &lt;Sql&gt;&lt;![CDATA[</w:t>
            </w:r>
            <w:r>
              <w:rPr>
                <w:rFonts w:ascii="Courier New" w:hAnsi="Courier New"/>
                <w:color w:val="008080"/>
                <w:kern w:val="0"/>
                <w:sz w:val="20"/>
                <w:highlight w:val="white"/>
              </w:rPr>
              <w:t>select</w:t>
            </w:r>
            <w:r>
              <w:rPr>
                <w:rFonts w:ascii="Courier New" w:hAnsi="Courier New"/>
                <w:color w:val="000080"/>
                <w:kern w:val="0"/>
                <w:sz w:val="20"/>
                <w:highlight w:val="white"/>
              </w:rPr>
              <w:t xml:space="preserve"> * </w:t>
            </w:r>
            <w:r>
              <w:rPr>
                <w:rFonts w:ascii="Courier New" w:hAnsi="Courier New"/>
                <w:color w:val="008080"/>
                <w:kern w:val="0"/>
                <w:sz w:val="20"/>
                <w:highlight w:val="white"/>
              </w:rPr>
              <w:t>from</w:t>
            </w:r>
            <w:r>
              <w:rPr>
                <w:rFonts w:ascii="Courier New" w:hAnsi="Courier New"/>
                <w:color w:val="000080"/>
                <w:kern w:val="0"/>
                <w:sz w:val="20"/>
                <w:highlight w:val="white"/>
              </w:rPr>
              <w:t xml:space="preserve"> DICT_NATION_AREA </w:t>
            </w:r>
            <w:r>
              <w:rPr>
                <w:rFonts w:ascii="Courier New" w:hAnsi="Courier New"/>
                <w:color w:val="008080"/>
                <w:kern w:val="0"/>
                <w:sz w:val="20"/>
                <w:highlight w:val="white"/>
              </w:rPr>
              <w:t>where</w:t>
            </w:r>
            <w:r>
              <w:rPr>
                <w:rFonts w:ascii="Courier New" w:hAnsi="Courier New"/>
                <w:color w:val="000080"/>
                <w:kern w:val="0"/>
                <w:sz w:val="20"/>
                <w:highlight w:val="white"/>
              </w:rPr>
              <w:t xml:space="preserve"> status = </w:t>
            </w:r>
            <w:r>
              <w:rPr>
                <w:rFonts w:ascii="Courier New" w:hAnsi="Courier New"/>
                <w:color w:val="0000FF"/>
                <w:kern w:val="0"/>
                <w:sz w:val="20"/>
                <w:highlight w:val="white"/>
              </w:rPr>
              <w:t>10</w:t>
            </w:r>
          </w:p>
          <w:p w14:paraId="20CBFA85" w14:textId="77777777" w:rsidR="00B97356" w:rsidRDefault="00B97356" w:rsidP="00F36554">
            <w:r>
              <w:t>]]&gt;&lt;/Sql&gt;</w:t>
            </w:r>
          </w:p>
          <w:p w14:paraId="4C567524" w14:textId="77777777" w:rsidR="00B97356" w:rsidRDefault="00B97356" w:rsidP="00F36554">
            <w:r>
              <w:t>&lt;/Table&gt;</w:t>
            </w:r>
            <w:r>
              <w:br/>
              <w:t>&lt;Table&gt;</w:t>
            </w:r>
          </w:p>
          <w:p w14:paraId="2BD8C217" w14:textId="77777777" w:rsidR="00B97356" w:rsidRDefault="00B97356" w:rsidP="00F36554">
            <w:r>
              <w:t xml:space="preserve">    &lt;Description&gt;</w:t>
            </w:r>
            <w:r>
              <w:rPr>
                <w:rFonts w:hint="eastAsia"/>
              </w:rPr>
              <w:t>中海箱型数据</w:t>
            </w:r>
            <w:r>
              <w:t>缓存</w:t>
            </w:r>
            <w:r>
              <w:t>&lt;/Description&gt;</w:t>
            </w:r>
          </w:p>
          <w:p w14:paraId="359AC84B" w14:textId="77777777" w:rsidR="00B97356" w:rsidRDefault="00B97356" w:rsidP="00F36554">
            <w:r>
              <w:t xml:space="preserve">    &lt;TableName&gt;BKONLINESYS.</w:t>
            </w:r>
            <w:r>
              <w:rPr>
                <w:rFonts w:hint="eastAsia"/>
              </w:rPr>
              <w:t>CONTA_SIZETYPE_MAPPING</w:t>
            </w:r>
            <w:r>
              <w:t xml:space="preserve"> &lt;/TableName&gt;</w:t>
            </w:r>
          </w:p>
          <w:p w14:paraId="0E02BA38" w14:textId="77777777" w:rsidR="00B97356" w:rsidRDefault="00B97356" w:rsidP="00F36554">
            <w:r>
              <w:t xml:space="preserve">    &lt;Key&gt;</w:t>
            </w:r>
            <w:r>
              <w:rPr>
                <w:rFonts w:hint="eastAsia"/>
              </w:rPr>
              <w:t>CONTA_SIZETYPE_MAPPING_37</w:t>
            </w:r>
            <w:r>
              <w:t>&lt;/Key&gt;</w:t>
            </w:r>
          </w:p>
          <w:p w14:paraId="19AEA913" w14:textId="77777777" w:rsidR="00B97356" w:rsidRDefault="00B97356" w:rsidP="00F36554">
            <w:r>
              <w:t xml:space="preserve">    &lt;Sql&gt;&lt;![CDATA[</w:t>
            </w:r>
            <w:r>
              <w:rPr>
                <w:rFonts w:ascii="Courier New" w:hAnsi="Courier New"/>
                <w:color w:val="008080"/>
                <w:kern w:val="0"/>
                <w:sz w:val="20"/>
                <w:highlight w:val="white"/>
              </w:rPr>
              <w:t>select</w:t>
            </w:r>
            <w:r>
              <w:rPr>
                <w:rFonts w:ascii="Courier New" w:hAnsi="Courier New"/>
                <w:color w:val="000080"/>
                <w:kern w:val="0"/>
                <w:sz w:val="20"/>
                <w:highlight w:val="white"/>
              </w:rPr>
              <w:t xml:space="preserve"> * </w:t>
            </w:r>
            <w:r>
              <w:rPr>
                <w:rFonts w:ascii="Courier New" w:hAnsi="Courier New"/>
                <w:color w:val="008080"/>
                <w:kern w:val="0"/>
                <w:sz w:val="20"/>
                <w:highlight w:val="white"/>
              </w:rPr>
              <w:t>from</w:t>
            </w:r>
            <w:r>
              <w:rPr>
                <w:rFonts w:ascii="Courier New" w:hAnsi="Courier New"/>
                <w:color w:val="000080"/>
                <w:kern w:val="0"/>
                <w:sz w:val="20"/>
                <w:highlight w:val="white"/>
              </w:rPr>
              <w:t xml:space="preserve"> </w:t>
            </w:r>
            <w:r>
              <w:rPr>
                <w:rFonts w:ascii="Courier New" w:hAnsi="Courier New" w:hint="eastAsia"/>
                <w:color w:val="000080"/>
                <w:kern w:val="0"/>
                <w:sz w:val="20"/>
                <w:highlight w:val="white"/>
              </w:rPr>
              <w:t>conta_sizetype_mapping</w:t>
            </w:r>
            <w:r>
              <w:rPr>
                <w:rFonts w:ascii="Courier New" w:hAnsi="Courier New"/>
                <w:color w:val="000080"/>
                <w:kern w:val="0"/>
                <w:sz w:val="20"/>
                <w:highlight w:val="white"/>
              </w:rPr>
              <w:t xml:space="preserve">  </w:t>
            </w:r>
            <w:r>
              <w:rPr>
                <w:rFonts w:ascii="Courier New" w:hAnsi="Courier New"/>
                <w:color w:val="008080"/>
                <w:kern w:val="0"/>
                <w:sz w:val="20"/>
                <w:highlight w:val="white"/>
              </w:rPr>
              <w:t>where</w:t>
            </w:r>
            <w:r>
              <w:rPr>
                <w:rFonts w:ascii="Courier New" w:hAnsi="Courier New"/>
                <w:color w:val="000080"/>
                <w:kern w:val="0"/>
                <w:sz w:val="20"/>
                <w:highlight w:val="white"/>
              </w:rPr>
              <w:t xml:space="preserve"> </w:t>
            </w:r>
            <w:r>
              <w:rPr>
                <w:rFonts w:ascii="Courier New" w:hAnsi="Courier New" w:hint="eastAsia"/>
                <w:color w:val="000080"/>
                <w:kern w:val="0"/>
                <w:sz w:val="20"/>
                <w:highlight w:val="white"/>
              </w:rPr>
              <w:t xml:space="preserve"> </w:t>
            </w:r>
            <w:r>
              <w:rPr>
                <w:rFonts w:ascii="Courier New" w:hAnsi="Courier New"/>
                <w:color w:val="000080"/>
                <w:kern w:val="0"/>
                <w:sz w:val="20"/>
                <w:highlight w:val="white"/>
              </w:rPr>
              <w:t xml:space="preserve">owner_seq = </w:t>
            </w:r>
            <w:r>
              <w:rPr>
                <w:rFonts w:ascii="Courier New" w:hAnsi="Courier New"/>
                <w:color w:val="0000FF"/>
                <w:kern w:val="0"/>
                <w:sz w:val="20"/>
                <w:highlight w:val="white"/>
              </w:rPr>
              <w:t>37</w:t>
            </w:r>
            <w:r>
              <w:rPr>
                <w:rFonts w:ascii="Courier New" w:hAnsi="Courier New"/>
                <w:color w:val="000080"/>
                <w:kern w:val="0"/>
                <w:sz w:val="20"/>
                <w:highlight w:val="white"/>
              </w:rPr>
              <w:t xml:space="preserve"> </w:t>
            </w:r>
            <w:r>
              <w:rPr>
                <w:rFonts w:ascii="Courier New" w:hAnsi="Courier New"/>
                <w:color w:val="008080"/>
                <w:kern w:val="0"/>
                <w:sz w:val="20"/>
                <w:highlight w:val="white"/>
              </w:rPr>
              <w:t>and</w:t>
            </w:r>
            <w:r>
              <w:rPr>
                <w:rFonts w:ascii="Courier New" w:hAnsi="Courier New"/>
                <w:color w:val="000080"/>
                <w:kern w:val="0"/>
                <w:sz w:val="20"/>
                <w:highlight w:val="white"/>
              </w:rPr>
              <w:t xml:space="preserve"> </w:t>
            </w:r>
            <w:r>
              <w:rPr>
                <w:rFonts w:ascii="Courier New" w:hAnsi="Courier New" w:hint="eastAsia"/>
                <w:color w:val="000080"/>
                <w:kern w:val="0"/>
                <w:sz w:val="20"/>
                <w:highlight w:val="white"/>
              </w:rPr>
              <w:t xml:space="preserve">valid </w:t>
            </w:r>
            <w:r>
              <w:rPr>
                <w:rFonts w:ascii="Courier New" w:hAnsi="Courier New"/>
                <w:color w:val="000080"/>
                <w:kern w:val="0"/>
                <w:sz w:val="20"/>
                <w:highlight w:val="white"/>
              </w:rPr>
              <w:t xml:space="preserve">= </w:t>
            </w:r>
            <w:r>
              <w:rPr>
                <w:rFonts w:ascii="Courier New" w:hAnsi="Courier New"/>
                <w:color w:val="0000FF"/>
                <w:kern w:val="0"/>
                <w:sz w:val="20"/>
                <w:highlight w:val="white"/>
              </w:rPr>
              <w:t>1</w:t>
            </w:r>
            <w:r>
              <w:rPr>
                <w:rFonts w:ascii="Courier New" w:hAnsi="Courier New"/>
                <w:color w:val="000080"/>
                <w:kern w:val="0"/>
                <w:sz w:val="20"/>
                <w:highlight w:val="white"/>
              </w:rPr>
              <w:t xml:space="preserve"> </w:t>
            </w:r>
            <w:r>
              <w:rPr>
                <w:rFonts w:ascii="Courier New" w:hAnsi="Courier New"/>
                <w:color w:val="008080"/>
                <w:kern w:val="0"/>
                <w:sz w:val="20"/>
                <w:highlight w:val="white"/>
              </w:rPr>
              <w:t>order</w:t>
            </w:r>
            <w:r>
              <w:rPr>
                <w:rFonts w:ascii="Courier New" w:hAnsi="Courier New"/>
                <w:color w:val="000080"/>
                <w:kern w:val="0"/>
                <w:sz w:val="20"/>
                <w:highlight w:val="white"/>
              </w:rPr>
              <w:t xml:space="preserve"> </w:t>
            </w:r>
            <w:r>
              <w:rPr>
                <w:rFonts w:ascii="Courier New" w:hAnsi="Courier New"/>
                <w:color w:val="008080"/>
                <w:kern w:val="0"/>
                <w:sz w:val="20"/>
                <w:highlight w:val="white"/>
              </w:rPr>
              <w:t>by</w:t>
            </w:r>
            <w:r>
              <w:rPr>
                <w:rFonts w:ascii="Courier New" w:hAnsi="Courier New"/>
                <w:color w:val="000080"/>
                <w:kern w:val="0"/>
                <w:sz w:val="20"/>
                <w:highlight w:val="white"/>
              </w:rPr>
              <w:t xml:space="preserve"> create_date</w:t>
            </w:r>
            <w:r>
              <w:rPr>
                <w:rFonts w:ascii="Courier New" w:hAnsi="Courier New" w:hint="eastAsia"/>
                <w:color w:val="000080"/>
                <w:kern w:val="0"/>
                <w:sz w:val="20"/>
                <w:highlight w:val="white"/>
              </w:rPr>
              <w:t>time</w:t>
            </w:r>
            <w:r>
              <w:t>]]&gt;&lt;/Sql&gt;</w:t>
            </w:r>
          </w:p>
          <w:p w14:paraId="5C98F041" w14:textId="77777777" w:rsidR="00B97356" w:rsidRDefault="00B97356" w:rsidP="00F36554">
            <w:r>
              <w:t>&lt;/Table&gt;</w:t>
            </w:r>
          </w:p>
          <w:p w14:paraId="7245C9D9" w14:textId="77777777" w:rsidR="00B97356" w:rsidRDefault="00B97356" w:rsidP="00F36554"/>
        </w:tc>
      </w:tr>
    </w:tbl>
    <w:p w14:paraId="6F38079A" w14:textId="77777777" w:rsidR="00B97356" w:rsidRDefault="00B97356" w:rsidP="00B97356">
      <w:pPr>
        <w:pStyle w:val="2"/>
        <w:ind w:right="180"/>
      </w:pPr>
      <w:r>
        <w:rPr>
          <w:rFonts w:hint="eastAsia"/>
        </w:rPr>
        <w:lastRenderedPageBreak/>
        <w:t>箱动态采集方案</w:t>
      </w:r>
    </w:p>
    <w:p w14:paraId="5388872B" w14:textId="77777777" w:rsidR="00B97356" w:rsidRDefault="00B97356" w:rsidP="00B97356">
      <w:pPr>
        <w:pStyle w:val="3"/>
        <w:ind w:left="481" w:right="180"/>
      </w:pPr>
      <w:r>
        <w:rPr>
          <w:rFonts w:hint="eastAsia"/>
        </w:rPr>
        <w:t>功能说明</w:t>
      </w:r>
    </w:p>
    <w:p w14:paraId="37B66FF0" w14:textId="77777777" w:rsidR="00B97356" w:rsidRDefault="00B97356" w:rsidP="00B97356">
      <w:r>
        <w:rPr>
          <w:rFonts w:hint="eastAsia"/>
        </w:rPr>
        <w:t>通过采集功能，把各家船公司的箱动态数据，采集到一起，再与</w:t>
      </w:r>
      <w:r>
        <w:rPr>
          <w:rFonts w:hint="eastAsia"/>
        </w:rPr>
        <w:t>BKonline</w:t>
      </w:r>
      <w:r>
        <w:rPr>
          <w:rFonts w:hint="eastAsia"/>
        </w:rPr>
        <w:t>的订舱数据进行对碰，同步订舱的箱的动态。</w:t>
      </w:r>
    </w:p>
    <w:p w14:paraId="6CF11291" w14:textId="77777777" w:rsidR="00B97356" w:rsidRDefault="00B97356" w:rsidP="00B97356">
      <w:pPr>
        <w:pStyle w:val="3"/>
        <w:ind w:left="481" w:right="180"/>
      </w:pPr>
      <w:r>
        <w:rPr>
          <w:rFonts w:hint="eastAsia"/>
        </w:rPr>
        <w:t>方案描述</w:t>
      </w:r>
    </w:p>
    <w:p w14:paraId="77623058" w14:textId="77777777" w:rsidR="00B97356" w:rsidRDefault="00B97356" w:rsidP="00B97356">
      <w:r>
        <w:rPr>
          <w:rFonts w:hint="eastAsia"/>
        </w:rPr>
        <w:t>对每家船公司的箱动态库进行全采集，</w:t>
      </w:r>
      <w:r>
        <w:rPr>
          <w:rFonts w:hint="eastAsia"/>
        </w:rPr>
        <w:t>BKonline</w:t>
      </w:r>
      <w:r>
        <w:rPr>
          <w:rFonts w:hint="eastAsia"/>
        </w:rPr>
        <w:t>的箱动态采集通过箱动态分发配置信息，对全采集的记录进行刷选，采集后的数据为</w:t>
      </w:r>
      <w:r>
        <w:rPr>
          <w:rFonts w:hint="eastAsia"/>
        </w:rPr>
        <w:t xml:space="preserve">Bkonline </w:t>
      </w:r>
      <w:r>
        <w:rPr>
          <w:rFonts w:hint="eastAsia"/>
        </w:rPr>
        <w:t>系统需要的，再通过对碰程序，对订舱数据的箱进行状态同步。</w:t>
      </w:r>
    </w:p>
    <w:p w14:paraId="0CE5A0EC" w14:textId="77777777" w:rsidR="00B97356" w:rsidRDefault="00B97356" w:rsidP="00B97356">
      <w:pPr>
        <w:pStyle w:val="3"/>
        <w:ind w:left="481" w:right="180"/>
      </w:pPr>
      <w:r>
        <w:rPr>
          <w:rFonts w:hint="eastAsia"/>
        </w:rPr>
        <w:t>架构图</w:t>
      </w:r>
    </w:p>
    <w:p w14:paraId="605B4870" w14:textId="77777777" w:rsidR="00B97356" w:rsidRDefault="00B97356" w:rsidP="00B97356">
      <w:r>
        <w:rPr>
          <w:noProof/>
        </w:rPr>
        <w:drawing>
          <wp:inline distT="0" distB="0" distL="0" distR="0" wp14:anchorId="1AA7A8B8" wp14:editId="2D004EEC">
            <wp:extent cx="5486400" cy="2296795"/>
            <wp:effectExtent l="0" t="0" r="0" b="8255"/>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296795"/>
                    </a:xfrm>
                    <a:prstGeom prst="rect">
                      <a:avLst/>
                    </a:prstGeom>
                    <a:noFill/>
                    <a:ln>
                      <a:noFill/>
                    </a:ln>
                  </pic:spPr>
                </pic:pic>
              </a:graphicData>
            </a:graphic>
          </wp:inline>
        </w:drawing>
      </w:r>
    </w:p>
    <w:p w14:paraId="28F6CE33" w14:textId="77777777" w:rsidR="00B97356" w:rsidRDefault="00B97356" w:rsidP="00B97356">
      <w:r>
        <w:rPr>
          <w:rFonts w:hint="eastAsia"/>
        </w:rPr>
        <w:t>图中，蓝色底色的功能为</w:t>
      </w:r>
      <w:r>
        <w:rPr>
          <w:rFonts w:hint="eastAsia"/>
        </w:rPr>
        <w:t>EXE</w:t>
      </w:r>
      <w:r>
        <w:rPr>
          <w:rFonts w:hint="eastAsia"/>
        </w:rPr>
        <w:t>程序，绿色底色的功能为页面配置；</w:t>
      </w:r>
    </w:p>
    <w:p w14:paraId="1F514861" w14:textId="77777777" w:rsidR="00B97356" w:rsidRDefault="00B97356" w:rsidP="00B97356"/>
    <w:p w14:paraId="0C528084" w14:textId="77777777" w:rsidR="00B97356" w:rsidRDefault="00B97356" w:rsidP="00B97356">
      <w:r>
        <w:rPr>
          <w:rFonts w:hint="eastAsia"/>
        </w:rPr>
        <w:t>目前以中海的箱动态数据为第一个实现对象。</w:t>
      </w:r>
    </w:p>
    <w:p w14:paraId="5419022C" w14:textId="77777777" w:rsidR="00B97356" w:rsidRDefault="00B97356" w:rsidP="00B97356">
      <w:pPr>
        <w:ind w:left="360"/>
      </w:pPr>
    </w:p>
    <w:p w14:paraId="5E7530FE" w14:textId="1FE6A7EC" w:rsidR="00B97356" w:rsidRDefault="00006204" w:rsidP="00B97356">
      <w:pPr>
        <w:pStyle w:val="1"/>
        <w:tabs>
          <w:tab w:val="clear" w:pos="432"/>
        </w:tabs>
      </w:pPr>
      <w:r>
        <w:rPr>
          <w:rFonts w:hint="eastAsia"/>
        </w:rPr>
        <w:lastRenderedPageBreak/>
        <w:t>服务平台</w:t>
      </w:r>
      <w:r w:rsidR="00B97356">
        <w:rPr>
          <w:rFonts w:hint="eastAsia"/>
        </w:rPr>
        <w:t>详细设计</w:t>
      </w:r>
    </w:p>
    <w:p w14:paraId="50E56666" w14:textId="77777777" w:rsidR="00B97356" w:rsidRDefault="00B97356" w:rsidP="00B97356">
      <w:pPr>
        <w:pStyle w:val="2"/>
        <w:ind w:right="180"/>
      </w:pPr>
      <w:bookmarkStart w:id="21" w:name="_Toc191787772"/>
      <w:r>
        <w:rPr>
          <w:rFonts w:hint="eastAsia"/>
        </w:rPr>
        <w:t>菜单定义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2"/>
        <w:gridCol w:w="2134"/>
        <w:gridCol w:w="2131"/>
      </w:tblGrid>
      <w:tr w:rsidR="00B97356" w14:paraId="3BFE83E4" w14:textId="77777777" w:rsidTr="00F36554">
        <w:trPr>
          <w:trHeight w:val="90"/>
        </w:trPr>
        <w:tc>
          <w:tcPr>
            <w:tcW w:w="2132" w:type="dxa"/>
            <w:shd w:val="clear" w:color="auto" w:fill="CCCCCC"/>
          </w:tcPr>
          <w:p w14:paraId="0B964700" w14:textId="77777777" w:rsidR="00B97356" w:rsidRDefault="00B97356" w:rsidP="00F36554">
            <w:pPr>
              <w:rPr>
                <w:b/>
              </w:rPr>
            </w:pPr>
            <w:r>
              <w:rPr>
                <w:rFonts w:hint="eastAsia"/>
                <w:b/>
              </w:rPr>
              <w:t>船公司功能</w:t>
            </w:r>
          </w:p>
        </w:tc>
        <w:tc>
          <w:tcPr>
            <w:tcW w:w="2134" w:type="dxa"/>
            <w:shd w:val="clear" w:color="auto" w:fill="CCCCCC"/>
          </w:tcPr>
          <w:p w14:paraId="1F2E8CB7" w14:textId="77777777" w:rsidR="00B97356" w:rsidRDefault="00B97356" w:rsidP="00F36554">
            <w:pPr>
              <w:rPr>
                <w:b/>
              </w:rPr>
            </w:pPr>
          </w:p>
        </w:tc>
        <w:tc>
          <w:tcPr>
            <w:tcW w:w="2131" w:type="dxa"/>
            <w:shd w:val="clear" w:color="auto" w:fill="CCCCCC"/>
          </w:tcPr>
          <w:p w14:paraId="57D9076B" w14:textId="77777777" w:rsidR="00B97356" w:rsidRDefault="00B97356" w:rsidP="00F36554">
            <w:pPr>
              <w:rPr>
                <w:b/>
              </w:rPr>
            </w:pPr>
          </w:p>
        </w:tc>
      </w:tr>
      <w:tr w:rsidR="00B97356" w14:paraId="44E91F82" w14:textId="77777777" w:rsidTr="00F36554">
        <w:tc>
          <w:tcPr>
            <w:tcW w:w="2132" w:type="dxa"/>
          </w:tcPr>
          <w:p w14:paraId="2E168A83" w14:textId="77777777" w:rsidR="00B97356" w:rsidRDefault="00B97356" w:rsidP="00F36554"/>
        </w:tc>
        <w:tc>
          <w:tcPr>
            <w:tcW w:w="2134" w:type="dxa"/>
          </w:tcPr>
          <w:p w14:paraId="31CC7E69" w14:textId="77777777" w:rsidR="00B97356" w:rsidRDefault="00B97356" w:rsidP="00F36554">
            <w:r>
              <w:rPr>
                <w:rFonts w:hint="eastAsia"/>
              </w:rPr>
              <w:t>船期管理</w:t>
            </w:r>
          </w:p>
        </w:tc>
        <w:tc>
          <w:tcPr>
            <w:tcW w:w="2131" w:type="dxa"/>
          </w:tcPr>
          <w:p w14:paraId="0D1A4C2D" w14:textId="77777777" w:rsidR="00B97356" w:rsidRDefault="00B97356" w:rsidP="00F36554"/>
        </w:tc>
      </w:tr>
      <w:tr w:rsidR="00B97356" w14:paraId="2F4F080B" w14:textId="77777777" w:rsidTr="00F36554">
        <w:tc>
          <w:tcPr>
            <w:tcW w:w="2132" w:type="dxa"/>
          </w:tcPr>
          <w:p w14:paraId="3E6A8ACE" w14:textId="77777777" w:rsidR="00B97356" w:rsidRDefault="00B97356" w:rsidP="00F36554"/>
        </w:tc>
        <w:tc>
          <w:tcPr>
            <w:tcW w:w="2134" w:type="dxa"/>
          </w:tcPr>
          <w:p w14:paraId="185BCCBE" w14:textId="77777777" w:rsidR="00B97356" w:rsidRDefault="00B97356" w:rsidP="00F36554"/>
        </w:tc>
        <w:tc>
          <w:tcPr>
            <w:tcW w:w="2131" w:type="dxa"/>
          </w:tcPr>
          <w:p w14:paraId="14CA4894" w14:textId="77777777" w:rsidR="00B97356" w:rsidRDefault="00B97356" w:rsidP="00F36554">
            <w:r>
              <w:rPr>
                <w:rFonts w:hint="eastAsia"/>
              </w:rPr>
              <w:t>船舶管理</w:t>
            </w:r>
          </w:p>
        </w:tc>
      </w:tr>
      <w:tr w:rsidR="00B97356" w14:paraId="39455669" w14:textId="77777777" w:rsidTr="00F36554">
        <w:tc>
          <w:tcPr>
            <w:tcW w:w="2132" w:type="dxa"/>
          </w:tcPr>
          <w:p w14:paraId="05F46345" w14:textId="77777777" w:rsidR="00B97356" w:rsidRDefault="00B97356" w:rsidP="00F36554"/>
        </w:tc>
        <w:tc>
          <w:tcPr>
            <w:tcW w:w="2134" w:type="dxa"/>
          </w:tcPr>
          <w:p w14:paraId="0B90F64E" w14:textId="77777777" w:rsidR="00B97356" w:rsidRDefault="00B97356" w:rsidP="00F36554"/>
        </w:tc>
        <w:tc>
          <w:tcPr>
            <w:tcW w:w="2131" w:type="dxa"/>
          </w:tcPr>
          <w:p w14:paraId="5345D691" w14:textId="77777777" w:rsidR="00B97356" w:rsidRDefault="00B97356" w:rsidP="00F36554">
            <w:r>
              <w:rPr>
                <w:rFonts w:hint="eastAsia"/>
              </w:rPr>
              <w:t>航线管理</w:t>
            </w:r>
          </w:p>
        </w:tc>
      </w:tr>
      <w:tr w:rsidR="00B97356" w14:paraId="114B87A8" w14:textId="77777777" w:rsidTr="00F36554">
        <w:tc>
          <w:tcPr>
            <w:tcW w:w="2132" w:type="dxa"/>
          </w:tcPr>
          <w:p w14:paraId="3410DCE7" w14:textId="77777777" w:rsidR="00B97356" w:rsidRDefault="00B97356" w:rsidP="00F36554"/>
        </w:tc>
        <w:tc>
          <w:tcPr>
            <w:tcW w:w="2134" w:type="dxa"/>
          </w:tcPr>
          <w:p w14:paraId="05F74CD5" w14:textId="77777777" w:rsidR="00B97356" w:rsidRDefault="00B97356" w:rsidP="00F36554"/>
        </w:tc>
        <w:tc>
          <w:tcPr>
            <w:tcW w:w="2131" w:type="dxa"/>
          </w:tcPr>
          <w:p w14:paraId="7B4B42B8" w14:textId="77777777" w:rsidR="00B97356" w:rsidRDefault="00B97356" w:rsidP="00F36554">
            <w:r>
              <w:rPr>
                <w:rFonts w:hint="eastAsia"/>
              </w:rPr>
              <w:t>船期管理</w:t>
            </w:r>
          </w:p>
        </w:tc>
      </w:tr>
      <w:tr w:rsidR="00B97356" w14:paraId="12520722" w14:textId="77777777" w:rsidTr="00F36554">
        <w:tc>
          <w:tcPr>
            <w:tcW w:w="2132" w:type="dxa"/>
          </w:tcPr>
          <w:p w14:paraId="199FE06C" w14:textId="77777777" w:rsidR="00B97356" w:rsidRDefault="00B97356" w:rsidP="00F36554"/>
        </w:tc>
        <w:tc>
          <w:tcPr>
            <w:tcW w:w="2134" w:type="dxa"/>
          </w:tcPr>
          <w:p w14:paraId="25713F0A" w14:textId="77777777" w:rsidR="00B97356" w:rsidRDefault="00B97356" w:rsidP="00F36554"/>
        </w:tc>
        <w:tc>
          <w:tcPr>
            <w:tcW w:w="2131" w:type="dxa"/>
          </w:tcPr>
          <w:p w14:paraId="048C3821" w14:textId="77777777" w:rsidR="00B97356" w:rsidRDefault="00B97356" w:rsidP="00F36554">
            <w:r>
              <w:rPr>
                <w:rFonts w:hint="eastAsia"/>
              </w:rPr>
              <w:t>舱位管理</w:t>
            </w:r>
          </w:p>
        </w:tc>
      </w:tr>
      <w:tr w:rsidR="00B97356" w14:paraId="7BB16430" w14:textId="77777777" w:rsidTr="00F36554">
        <w:tc>
          <w:tcPr>
            <w:tcW w:w="2132" w:type="dxa"/>
          </w:tcPr>
          <w:p w14:paraId="6FE85F37" w14:textId="77777777" w:rsidR="00B97356" w:rsidRDefault="00B97356" w:rsidP="00F36554"/>
        </w:tc>
        <w:tc>
          <w:tcPr>
            <w:tcW w:w="2134" w:type="dxa"/>
          </w:tcPr>
          <w:p w14:paraId="4099C634" w14:textId="77777777" w:rsidR="00B97356" w:rsidRDefault="00B97356" w:rsidP="00F36554">
            <w:r>
              <w:rPr>
                <w:rFonts w:hint="eastAsia"/>
              </w:rPr>
              <w:t>订舱管理</w:t>
            </w:r>
          </w:p>
        </w:tc>
        <w:tc>
          <w:tcPr>
            <w:tcW w:w="2131" w:type="dxa"/>
          </w:tcPr>
          <w:p w14:paraId="6655913B" w14:textId="77777777" w:rsidR="00B97356" w:rsidRDefault="00B97356" w:rsidP="00F36554"/>
        </w:tc>
      </w:tr>
      <w:tr w:rsidR="00B97356" w14:paraId="6EB94FE3" w14:textId="77777777" w:rsidTr="00F36554">
        <w:tc>
          <w:tcPr>
            <w:tcW w:w="2132" w:type="dxa"/>
          </w:tcPr>
          <w:p w14:paraId="5F5D8AE2" w14:textId="77777777" w:rsidR="00B97356" w:rsidRDefault="00B97356" w:rsidP="00F36554"/>
        </w:tc>
        <w:tc>
          <w:tcPr>
            <w:tcW w:w="2134" w:type="dxa"/>
          </w:tcPr>
          <w:p w14:paraId="22A5ED46" w14:textId="77777777" w:rsidR="00B97356" w:rsidRDefault="00B97356" w:rsidP="00F36554"/>
        </w:tc>
        <w:tc>
          <w:tcPr>
            <w:tcW w:w="2131" w:type="dxa"/>
          </w:tcPr>
          <w:p w14:paraId="528C62DB" w14:textId="77777777" w:rsidR="00B97356" w:rsidRDefault="00B97356" w:rsidP="00F36554">
            <w:r>
              <w:rPr>
                <w:rFonts w:hint="eastAsia"/>
              </w:rPr>
              <w:t>放舱管理</w:t>
            </w:r>
          </w:p>
        </w:tc>
      </w:tr>
      <w:tr w:rsidR="00B97356" w14:paraId="7CC49C69" w14:textId="77777777" w:rsidTr="00F36554">
        <w:trPr>
          <w:trHeight w:val="90"/>
        </w:trPr>
        <w:tc>
          <w:tcPr>
            <w:tcW w:w="2132" w:type="dxa"/>
          </w:tcPr>
          <w:p w14:paraId="563A999F" w14:textId="77777777" w:rsidR="00B97356" w:rsidRDefault="00B97356" w:rsidP="00F36554"/>
        </w:tc>
        <w:tc>
          <w:tcPr>
            <w:tcW w:w="2134" w:type="dxa"/>
          </w:tcPr>
          <w:p w14:paraId="212440CE" w14:textId="77777777" w:rsidR="00B97356" w:rsidRDefault="00B97356" w:rsidP="00F36554"/>
        </w:tc>
        <w:tc>
          <w:tcPr>
            <w:tcW w:w="2131" w:type="dxa"/>
          </w:tcPr>
          <w:p w14:paraId="06D6E2BA" w14:textId="77777777" w:rsidR="00B97356" w:rsidRDefault="00B97356" w:rsidP="00F36554">
            <w:r>
              <w:rPr>
                <w:rFonts w:hint="eastAsia"/>
              </w:rPr>
              <w:t>议价管理</w:t>
            </w:r>
          </w:p>
        </w:tc>
      </w:tr>
      <w:tr w:rsidR="00B97356" w14:paraId="268AA594" w14:textId="77777777" w:rsidTr="00F36554">
        <w:tc>
          <w:tcPr>
            <w:tcW w:w="2132" w:type="dxa"/>
          </w:tcPr>
          <w:p w14:paraId="1DB153BE" w14:textId="77777777" w:rsidR="00B97356" w:rsidRDefault="00B97356" w:rsidP="00F36554"/>
        </w:tc>
        <w:tc>
          <w:tcPr>
            <w:tcW w:w="2134" w:type="dxa"/>
          </w:tcPr>
          <w:p w14:paraId="36E67392" w14:textId="77777777" w:rsidR="00B97356" w:rsidRDefault="00B97356" w:rsidP="00F36554"/>
        </w:tc>
        <w:tc>
          <w:tcPr>
            <w:tcW w:w="2131" w:type="dxa"/>
          </w:tcPr>
          <w:p w14:paraId="41EC6FD2" w14:textId="77777777" w:rsidR="00B97356" w:rsidRDefault="00B97356" w:rsidP="00F36554">
            <w:r>
              <w:rPr>
                <w:rFonts w:hint="eastAsia"/>
              </w:rPr>
              <w:t>改船审批</w:t>
            </w:r>
          </w:p>
        </w:tc>
      </w:tr>
      <w:tr w:rsidR="00B97356" w14:paraId="545A71DA" w14:textId="77777777" w:rsidTr="00F36554">
        <w:tc>
          <w:tcPr>
            <w:tcW w:w="2132" w:type="dxa"/>
          </w:tcPr>
          <w:p w14:paraId="2FFEF3E3" w14:textId="77777777" w:rsidR="00B97356" w:rsidRDefault="00B97356" w:rsidP="00F36554"/>
        </w:tc>
        <w:tc>
          <w:tcPr>
            <w:tcW w:w="2134" w:type="dxa"/>
          </w:tcPr>
          <w:p w14:paraId="62DF0C20" w14:textId="77777777" w:rsidR="00B97356" w:rsidRDefault="00B97356" w:rsidP="00F36554"/>
        </w:tc>
        <w:tc>
          <w:tcPr>
            <w:tcW w:w="2131" w:type="dxa"/>
          </w:tcPr>
          <w:p w14:paraId="21E11E77" w14:textId="77777777" w:rsidR="00B97356" w:rsidRDefault="00B97356" w:rsidP="00F36554">
            <w:r>
              <w:rPr>
                <w:rFonts w:hint="eastAsia"/>
              </w:rPr>
              <w:t>批量改船</w:t>
            </w:r>
          </w:p>
        </w:tc>
      </w:tr>
      <w:tr w:rsidR="00B97356" w14:paraId="2036D8F8" w14:textId="77777777" w:rsidTr="00F36554">
        <w:tc>
          <w:tcPr>
            <w:tcW w:w="2132" w:type="dxa"/>
          </w:tcPr>
          <w:p w14:paraId="2CCEA1FF" w14:textId="77777777" w:rsidR="00B97356" w:rsidRDefault="00B97356" w:rsidP="00F36554"/>
        </w:tc>
        <w:tc>
          <w:tcPr>
            <w:tcW w:w="2134" w:type="dxa"/>
          </w:tcPr>
          <w:p w14:paraId="0E297966" w14:textId="77777777" w:rsidR="00B97356" w:rsidRDefault="00B97356" w:rsidP="00F36554"/>
        </w:tc>
        <w:tc>
          <w:tcPr>
            <w:tcW w:w="2131" w:type="dxa"/>
          </w:tcPr>
          <w:p w14:paraId="6822F5A6" w14:textId="77777777" w:rsidR="00B97356" w:rsidRDefault="00B97356" w:rsidP="00F36554">
            <w:r>
              <w:rPr>
                <w:rFonts w:hint="eastAsia"/>
              </w:rPr>
              <w:t>装船确认</w:t>
            </w:r>
          </w:p>
        </w:tc>
      </w:tr>
      <w:tr w:rsidR="00B97356" w14:paraId="2F80AFA3" w14:textId="77777777" w:rsidTr="00F36554">
        <w:tc>
          <w:tcPr>
            <w:tcW w:w="2132" w:type="dxa"/>
          </w:tcPr>
          <w:p w14:paraId="732E58A4" w14:textId="77777777" w:rsidR="00B97356" w:rsidRDefault="00B97356" w:rsidP="00F36554"/>
        </w:tc>
        <w:tc>
          <w:tcPr>
            <w:tcW w:w="2134" w:type="dxa"/>
          </w:tcPr>
          <w:p w14:paraId="540B6E68" w14:textId="77777777" w:rsidR="00B97356" w:rsidRDefault="00B97356" w:rsidP="00F36554"/>
        </w:tc>
        <w:tc>
          <w:tcPr>
            <w:tcW w:w="2131" w:type="dxa"/>
          </w:tcPr>
          <w:p w14:paraId="55977C19" w14:textId="77777777" w:rsidR="00B97356" w:rsidRDefault="00B97356" w:rsidP="00F36554">
            <w:r>
              <w:rPr>
                <w:rFonts w:hint="eastAsia"/>
              </w:rPr>
              <w:t>用箱期审核</w:t>
            </w:r>
          </w:p>
        </w:tc>
      </w:tr>
      <w:tr w:rsidR="00B97356" w14:paraId="120E3524" w14:textId="77777777" w:rsidTr="00F36554">
        <w:tc>
          <w:tcPr>
            <w:tcW w:w="2132" w:type="dxa"/>
          </w:tcPr>
          <w:p w14:paraId="76DED0E9" w14:textId="77777777" w:rsidR="00B97356" w:rsidRDefault="00B97356" w:rsidP="00F36554"/>
        </w:tc>
        <w:tc>
          <w:tcPr>
            <w:tcW w:w="2134" w:type="dxa"/>
          </w:tcPr>
          <w:p w14:paraId="5D016C89" w14:textId="77777777" w:rsidR="00B97356" w:rsidRDefault="00B97356" w:rsidP="00F36554"/>
        </w:tc>
        <w:tc>
          <w:tcPr>
            <w:tcW w:w="2131" w:type="dxa"/>
          </w:tcPr>
          <w:p w14:paraId="1AADA135" w14:textId="77777777" w:rsidR="00B97356" w:rsidRDefault="00B97356" w:rsidP="00F36554">
            <w:r>
              <w:rPr>
                <w:rFonts w:ascii="宋体" w:hAnsi="宋体" w:hint="eastAsia"/>
              </w:rPr>
              <w:t>订舱确认备注设置</w:t>
            </w:r>
          </w:p>
        </w:tc>
      </w:tr>
      <w:tr w:rsidR="00B97356" w14:paraId="5F09F9EF" w14:textId="77777777" w:rsidTr="00F36554">
        <w:tc>
          <w:tcPr>
            <w:tcW w:w="2132" w:type="dxa"/>
          </w:tcPr>
          <w:p w14:paraId="4619531C" w14:textId="77777777" w:rsidR="00B97356" w:rsidRDefault="00B97356" w:rsidP="00F36554"/>
        </w:tc>
        <w:tc>
          <w:tcPr>
            <w:tcW w:w="2134" w:type="dxa"/>
          </w:tcPr>
          <w:p w14:paraId="54963961" w14:textId="77777777" w:rsidR="00B97356" w:rsidRDefault="00B97356" w:rsidP="00F36554"/>
        </w:tc>
        <w:tc>
          <w:tcPr>
            <w:tcW w:w="2131" w:type="dxa"/>
          </w:tcPr>
          <w:p w14:paraId="222420C5" w14:textId="77777777" w:rsidR="00B97356" w:rsidRDefault="00B97356" w:rsidP="00F36554">
            <w:pPr>
              <w:rPr>
                <w:rFonts w:ascii="宋体" w:hAnsi="宋体"/>
              </w:rPr>
            </w:pPr>
            <w:r>
              <w:rPr>
                <w:rFonts w:ascii="宋体" w:hAnsi="宋体" w:hint="eastAsia"/>
              </w:rPr>
              <w:t>备案申请审批</w:t>
            </w:r>
          </w:p>
        </w:tc>
      </w:tr>
      <w:tr w:rsidR="00B97356" w14:paraId="3A6340BE" w14:textId="77777777" w:rsidTr="00F36554">
        <w:tc>
          <w:tcPr>
            <w:tcW w:w="2132" w:type="dxa"/>
          </w:tcPr>
          <w:p w14:paraId="1CC633E5" w14:textId="77777777" w:rsidR="00B97356" w:rsidRDefault="00B97356" w:rsidP="00F36554"/>
        </w:tc>
        <w:tc>
          <w:tcPr>
            <w:tcW w:w="2134" w:type="dxa"/>
          </w:tcPr>
          <w:p w14:paraId="7AC1AB82" w14:textId="77777777" w:rsidR="00B97356" w:rsidRDefault="00B97356" w:rsidP="00F36554">
            <w:r>
              <w:rPr>
                <w:rFonts w:hint="eastAsia"/>
              </w:rPr>
              <w:t>价格管理</w:t>
            </w:r>
          </w:p>
        </w:tc>
        <w:tc>
          <w:tcPr>
            <w:tcW w:w="2131" w:type="dxa"/>
          </w:tcPr>
          <w:p w14:paraId="72DD99D4" w14:textId="77777777" w:rsidR="00B97356" w:rsidRDefault="00B97356" w:rsidP="00F36554"/>
        </w:tc>
      </w:tr>
      <w:tr w:rsidR="00B97356" w14:paraId="1D6BC53D" w14:textId="77777777" w:rsidTr="00F36554">
        <w:tc>
          <w:tcPr>
            <w:tcW w:w="2132" w:type="dxa"/>
          </w:tcPr>
          <w:p w14:paraId="0CB79411" w14:textId="77777777" w:rsidR="00B97356" w:rsidRDefault="00B97356" w:rsidP="00F36554"/>
        </w:tc>
        <w:tc>
          <w:tcPr>
            <w:tcW w:w="2134" w:type="dxa"/>
          </w:tcPr>
          <w:p w14:paraId="79B7F7E2" w14:textId="77777777" w:rsidR="00B97356" w:rsidRDefault="00B97356" w:rsidP="00F36554"/>
        </w:tc>
        <w:tc>
          <w:tcPr>
            <w:tcW w:w="2131" w:type="dxa"/>
          </w:tcPr>
          <w:p w14:paraId="21ADA3A5" w14:textId="77777777" w:rsidR="00B97356" w:rsidRDefault="00B97356" w:rsidP="00F36554">
            <w:r>
              <w:rPr>
                <w:rFonts w:hint="eastAsia"/>
              </w:rPr>
              <w:t>FAK</w:t>
            </w:r>
            <w:r>
              <w:rPr>
                <w:rFonts w:hint="eastAsia"/>
              </w:rPr>
              <w:t>运价管理</w:t>
            </w:r>
          </w:p>
        </w:tc>
      </w:tr>
      <w:tr w:rsidR="00B97356" w14:paraId="166D12AD" w14:textId="77777777" w:rsidTr="00F36554">
        <w:tc>
          <w:tcPr>
            <w:tcW w:w="2132" w:type="dxa"/>
          </w:tcPr>
          <w:p w14:paraId="4A7A75E6" w14:textId="77777777" w:rsidR="00B97356" w:rsidRDefault="00B97356" w:rsidP="00F36554"/>
        </w:tc>
        <w:tc>
          <w:tcPr>
            <w:tcW w:w="2134" w:type="dxa"/>
          </w:tcPr>
          <w:p w14:paraId="5709CFFF" w14:textId="77777777" w:rsidR="00B97356" w:rsidRDefault="00B97356" w:rsidP="00F36554"/>
        </w:tc>
        <w:tc>
          <w:tcPr>
            <w:tcW w:w="2131" w:type="dxa"/>
          </w:tcPr>
          <w:p w14:paraId="2E7D4281" w14:textId="77777777" w:rsidR="00B97356" w:rsidRDefault="00B97356" w:rsidP="00F36554">
            <w:r>
              <w:rPr>
                <w:rFonts w:hint="eastAsia"/>
              </w:rPr>
              <w:t>VIP</w:t>
            </w:r>
            <w:r>
              <w:rPr>
                <w:rFonts w:hint="eastAsia"/>
              </w:rPr>
              <w:t>合约管理</w:t>
            </w:r>
          </w:p>
        </w:tc>
      </w:tr>
      <w:tr w:rsidR="00B97356" w14:paraId="0E9E7F0A" w14:textId="77777777" w:rsidTr="00F36554">
        <w:tc>
          <w:tcPr>
            <w:tcW w:w="2132" w:type="dxa"/>
          </w:tcPr>
          <w:p w14:paraId="71723915" w14:textId="77777777" w:rsidR="00B97356" w:rsidRDefault="00B97356" w:rsidP="00F36554"/>
        </w:tc>
        <w:tc>
          <w:tcPr>
            <w:tcW w:w="2134" w:type="dxa"/>
          </w:tcPr>
          <w:p w14:paraId="4604CA59" w14:textId="77777777" w:rsidR="00B97356" w:rsidRDefault="00B97356" w:rsidP="00F36554"/>
        </w:tc>
        <w:tc>
          <w:tcPr>
            <w:tcW w:w="2131" w:type="dxa"/>
          </w:tcPr>
          <w:p w14:paraId="40D38B94" w14:textId="77777777" w:rsidR="00B97356" w:rsidRDefault="00B97356" w:rsidP="00F36554">
            <w:r>
              <w:rPr>
                <w:rFonts w:hint="eastAsia"/>
              </w:rPr>
              <w:t>驳船价格管理</w:t>
            </w:r>
          </w:p>
        </w:tc>
      </w:tr>
      <w:tr w:rsidR="00B97356" w14:paraId="635397F8" w14:textId="77777777" w:rsidTr="00F36554">
        <w:tc>
          <w:tcPr>
            <w:tcW w:w="2132" w:type="dxa"/>
          </w:tcPr>
          <w:p w14:paraId="717C670A" w14:textId="77777777" w:rsidR="00B97356" w:rsidRDefault="00B97356" w:rsidP="00F36554"/>
        </w:tc>
        <w:tc>
          <w:tcPr>
            <w:tcW w:w="2134" w:type="dxa"/>
          </w:tcPr>
          <w:p w14:paraId="4C89E49E" w14:textId="77777777" w:rsidR="00B97356" w:rsidRDefault="00B97356" w:rsidP="00F36554"/>
        </w:tc>
        <w:tc>
          <w:tcPr>
            <w:tcW w:w="2131" w:type="dxa"/>
          </w:tcPr>
          <w:p w14:paraId="61145025" w14:textId="77777777" w:rsidR="00B97356" w:rsidRDefault="00B97356" w:rsidP="00F36554">
            <w:r>
              <w:rPr>
                <w:rFonts w:hint="eastAsia"/>
              </w:rPr>
              <w:t>签约货代返点</w:t>
            </w:r>
          </w:p>
        </w:tc>
      </w:tr>
      <w:tr w:rsidR="00B97356" w14:paraId="558C8A53" w14:textId="77777777" w:rsidTr="00F36554">
        <w:tc>
          <w:tcPr>
            <w:tcW w:w="2132" w:type="dxa"/>
          </w:tcPr>
          <w:p w14:paraId="18FA00F4" w14:textId="77777777" w:rsidR="00B97356" w:rsidRDefault="00B97356" w:rsidP="00F36554"/>
        </w:tc>
        <w:tc>
          <w:tcPr>
            <w:tcW w:w="2134" w:type="dxa"/>
          </w:tcPr>
          <w:p w14:paraId="4A034DC8" w14:textId="77777777" w:rsidR="00B97356" w:rsidRDefault="00B97356" w:rsidP="00F36554"/>
        </w:tc>
        <w:tc>
          <w:tcPr>
            <w:tcW w:w="2131" w:type="dxa"/>
          </w:tcPr>
          <w:p w14:paraId="7BCBD3E2" w14:textId="77777777" w:rsidR="00B97356" w:rsidRDefault="00B97356" w:rsidP="00F36554">
            <w:r>
              <w:rPr>
                <w:rFonts w:hint="eastAsia"/>
              </w:rPr>
              <w:t>签约货代返佣</w:t>
            </w:r>
          </w:p>
        </w:tc>
      </w:tr>
      <w:tr w:rsidR="00B97356" w14:paraId="65208381" w14:textId="77777777" w:rsidTr="00F36554">
        <w:tc>
          <w:tcPr>
            <w:tcW w:w="2132" w:type="dxa"/>
          </w:tcPr>
          <w:p w14:paraId="0BA36A7F" w14:textId="77777777" w:rsidR="00B97356" w:rsidRDefault="00B97356" w:rsidP="00F36554"/>
        </w:tc>
        <w:tc>
          <w:tcPr>
            <w:tcW w:w="2134" w:type="dxa"/>
          </w:tcPr>
          <w:p w14:paraId="17394389" w14:textId="77777777" w:rsidR="00B97356" w:rsidRDefault="00B97356" w:rsidP="00F36554"/>
        </w:tc>
        <w:tc>
          <w:tcPr>
            <w:tcW w:w="2131" w:type="dxa"/>
          </w:tcPr>
          <w:p w14:paraId="0AE0977E" w14:textId="77777777" w:rsidR="00B97356" w:rsidRDefault="00B97356" w:rsidP="00F36554">
            <w:r>
              <w:rPr>
                <w:rFonts w:hint="eastAsia"/>
              </w:rPr>
              <w:t>一般货代返佣</w:t>
            </w:r>
          </w:p>
        </w:tc>
      </w:tr>
      <w:tr w:rsidR="00B97356" w14:paraId="0C71E8C8" w14:textId="77777777" w:rsidTr="00F36554">
        <w:tc>
          <w:tcPr>
            <w:tcW w:w="2132" w:type="dxa"/>
          </w:tcPr>
          <w:p w14:paraId="2B61D7B0" w14:textId="77777777" w:rsidR="00B97356" w:rsidRDefault="00B97356" w:rsidP="00F36554"/>
        </w:tc>
        <w:tc>
          <w:tcPr>
            <w:tcW w:w="2134" w:type="dxa"/>
          </w:tcPr>
          <w:p w14:paraId="639C3D06" w14:textId="77777777" w:rsidR="00B97356" w:rsidRDefault="00B97356" w:rsidP="00F36554"/>
        </w:tc>
        <w:tc>
          <w:tcPr>
            <w:tcW w:w="2131" w:type="dxa"/>
          </w:tcPr>
          <w:p w14:paraId="7BDDF0F5" w14:textId="77777777" w:rsidR="00B97356" w:rsidRDefault="00B97356" w:rsidP="00F36554">
            <w:r>
              <w:rPr>
                <w:rFonts w:hint="eastAsia"/>
              </w:rPr>
              <w:t>中转运价管理</w:t>
            </w:r>
          </w:p>
        </w:tc>
      </w:tr>
      <w:tr w:rsidR="00B97356" w14:paraId="21AA0EB8" w14:textId="77777777" w:rsidTr="00F36554">
        <w:tc>
          <w:tcPr>
            <w:tcW w:w="2132" w:type="dxa"/>
          </w:tcPr>
          <w:p w14:paraId="08FC0B37" w14:textId="77777777" w:rsidR="00B97356" w:rsidRDefault="00B97356" w:rsidP="00F36554"/>
        </w:tc>
        <w:tc>
          <w:tcPr>
            <w:tcW w:w="2134" w:type="dxa"/>
          </w:tcPr>
          <w:p w14:paraId="4846E631" w14:textId="77777777" w:rsidR="00B97356" w:rsidRDefault="00B97356" w:rsidP="00F36554"/>
        </w:tc>
        <w:tc>
          <w:tcPr>
            <w:tcW w:w="2131" w:type="dxa"/>
          </w:tcPr>
          <w:p w14:paraId="62F9BBE4" w14:textId="77777777" w:rsidR="00B97356" w:rsidRDefault="00B97356" w:rsidP="00F36554">
            <w:r>
              <w:rPr>
                <w:rFonts w:hint="eastAsia"/>
              </w:rPr>
              <w:t>超限费用管理</w:t>
            </w:r>
          </w:p>
        </w:tc>
      </w:tr>
      <w:tr w:rsidR="00B97356" w14:paraId="28CDBE83" w14:textId="77777777" w:rsidTr="00F36554">
        <w:tc>
          <w:tcPr>
            <w:tcW w:w="2132" w:type="dxa"/>
          </w:tcPr>
          <w:p w14:paraId="14036A1C" w14:textId="77777777" w:rsidR="00B97356" w:rsidRDefault="00B97356" w:rsidP="00F36554"/>
        </w:tc>
        <w:tc>
          <w:tcPr>
            <w:tcW w:w="2134" w:type="dxa"/>
          </w:tcPr>
          <w:p w14:paraId="620A6FAA" w14:textId="77777777" w:rsidR="00B97356" w:rsidRDefault="00B97356" w:rsidP="00F36554"/>
        </w:tc>
        <w:tc>
          <w:tcPr>
            <w:tcW w:w="2131" w:type="dxa"/>
          </w:tcPr>
          <w:p w14:paraId="456AAF23" w14:textId="77777777" w:rsidR="00B97356" w:rsidRDefault="00B97356" w:rsidP="00F36554">
            <w:r>
              <w:rPr>
                <w:rFonts w:hint="eastAsia"/>
              </w:rPr>
              <w:t>附加费用管理</w:t>
            </w:r>
          </w:p>
        </w:tc>
      </w:tr>
      <w:tr w:rsidR="00B97356" w14:paraId="45FE17CD" w14:textId="77777777" w:rsidTr="00F36554">
        <w:tc>
          <w:tcPr>
            <w:tcW w:w="2132" w:type="dxa"/>
          </w:tcPr>
          <w:p w14:paraId="78127789" w14:textId="77777777" w:rsidR="00B97356" w:rsidRDefault="00B97356" w:rsidP="00F36554"/>
        </w:tc>
        <w:tc>
          <w:tcPr>
            <w:tcW w:w="2134" w:type="dxa"/>
          </w:tcPr>
          <w:p w14:paraId="7780BBB3" w14:textId="77777777" w:rsidR="00B97356" w:rsidRDefault="00B97356" w:rsidP="00F36554">
            <w:r>
              <w:rPr>
                <w:rFonts w:ascii="宋体" w:hAnsi="宋体" w:hint="eastAsia"/>
              </w:rPr>
              <w:t>自定义报表</w:t>
            </w:r>
          </w:p>
        </w:tc>
        <w:tc>
          <w:tcPr>
            <w:tcW w:w="2131" w:type="dxa"/>
          </w:tcPr>
          <w:p w14:paraId="20ADC8D3" w14:textId="77777777" w:rsidR="00B97356" w:rsidRDefault="00B97356" w:rsidP="00F36554"/>
        </w:tc>
      </w:tr>
      <w:tr w:rsidR="00B97356" w14:paraId="21BDF0C4" w14:textId="77777777" w:rsidTr="00F36554">
        <w:tc>
          <w:tcPr>
            <w:tcW w:w="2132" w:type="dxa"/>
          </w:tcPr>
          <w:p w14:paraId="3FE3E273" w14:textId="77777777" w:rsidR="00B97356" w:rsidRDefault="00B97356" w:rsidP="00F36554"/>
        </w:tc>
        <w:tc>
          <w:tcPr>
            <w:tcW w:w="2134" w:type="dxa"/>
          </w:tcPr>
          <w:p w14:paraId="24731A7D" w14:textId="77777777" w:rsidR="00B97356" w:rsidRDefault="00B97356" w:rsidP="00F36554">
            <w:pPr>
              <w:rPr>
                <w:rFonts w:ascii="宋体" w:hAnsi="宋体"/>
              </w:rPr>
            </w:pPr>
          </w:p>
        </w:tc>
        <w:tc>
          <w:tcPr>
            <w:tcW w:w="2131" w:type="dxa"/>
          </w:tcPr>
          <w:p w14:paraId="6ECBF68A" w14:textId="77777777" w:rsidR="00B97356" w:rsidRDefault="00B97356" w:rsidP="00F36554">
            <w:r>
              <w:rPr>
                <w:rFonts w:ascii="宋体" w:hAnsi="宋体" w:hint="eastAsia"/>
              </w:rPr>
              <w:t>自定义报表配置</w:t>
            </w:r>
          </w:p>
        </w:tc>
      </w:tr>
      <w:tr w:rsidR="00B97356" w14:paraId="6549B352" w14:textId="77777777" w:rsidTr="00F36554">
        <w:tc>
          <w:tcPr>
            <w:tcW w:w="2132" w:type="dxa"/>
          </w:tcPr>
          <w:p w14:paraId="0ECA4096" w14:textId="77777777" w:rsidR="00B97356" w:rsidRDefault="00B97356" w:rsidP="00F36554"/>
        </w:tc>
        <w:tc>
          <w:tcPr>
            <w:tcW w:w="2134" w:type="dxa"/>
          </w:tcPr>
          <w:p w14:paraId="001C6282" w14:textId="77777777" w:rsidR="00B97356" w:rsidRDefault="00B97356" w:rsidP="00F36554">
            <w:pPr>
              <w:rPr>
                <w:rFonts w:ascii="宋体" w:hAnsi="宋体"/>
              </w:rPr>
            </w:pPr>
          </w:p>
        </w:tc>
        <w:tc>
          <w:tcPr>
            <w:tcW w:w="2131" w:type="dxa"/>
          </w:tcPr>
          <w:p w14:paraId="5BFBC88D" w14:textId="77777777" w:rsidR="00B97356" w:rsidRDefault="00B97356" w:rsidP="00F36554">
            <w:pPr>
              <w:rPr>
                <w:rFonts w:ascii="宋体" w:hAnsi="宋体"/>
              </w:rPr>
            </w:pPr>
            <w:r>
              <w:rPr>
                <w:rFonts w:ascii="宋体" w:hAnsi="宋体" w:hint="eastAsia"/>
              </w:rPr>
              <w:t>自定义报表查询</w:t>
            </w:r>
          </w:p>
        </w:tc>
      </w:tr>
      <w:tr w:rsidR="00B97356" w14:paraId="73A094C3" w14:textId="77777777" w:rsidTr="00F36554">
        <w:tc>
          <w:tcPr>
            <w:tcW w:w="2132" w:type="dxa"/>
          </w:tcPr>
          <w:p w14:paraId="577140CE" w14:textId="77777777" w:rsidR="00B97356" w:rsidRDefault="00B97356" w:rsidP="00F36554"/>
        </w:tc>
        <w:tc>
          <w:tcPr>
            <w:tcW w:w="2134" w:type="dxa"/>
          </w:tcPr>
          <w:p w14:paraId="2ED00DE2" w14:textId="77777777" w:rsidR="00B97356" w:rsidRDefault="00B97356" w:rsidP="00F36554">
            <w:r>
              <w:rPr>
                <w:rFonts w:hint="eastAsia"/>
              </w:rPr>
              <w:t>结算管理</w:t>
            </w:r>
          </w:p>
        </w:tc>
        <w:tc>
          <w:tcPr>
            <w:tcW w:w="2131" w:type="dxa"/>
          </w:tcPr>
          <w:p w14:paraId="7EB151EB" w14:textId="77777777" w:rsidR="00B97356" w:rsidRDefault="00B97356" w:rsidP="00F36554"/>
        </w:tc>
      </w:tr>
      <w:tr w:rsidR="00B97356" w14:paraId="444996B0" w14:textId="77777777" w:rsidTr="00F36554">
        <w:tc>
          <w:tcPr>
            <w:tcW w:w="2132" w:type="dxa"/>
          </w:tcPr>
          <w:p w14:paraId="7277E85C" w14:textId="77777777" w:rsidR="00B97356" w:rsidRDefault="00B97356" w:rsidP="00F36554"/>
        </w:tc>
        <w:tc>
          <w:tcPr>
            <w:tcW w:w="2134" w:type="dxa"/>
          </w:tcPr>
          <w:p w14:paraId="7D1A046F" w14:textId="77777777" w:rsidR="00B97356" w:rsidRDefault="00B97356" w:rsidP="00F36554"/>
        </w:tc>
        <w:tc>
          <w:tcPr>
            <w:tcW w:w="2131" w:type="dxa"/>
          </w:tcPr>
          <w:p w14:paraId="6A290FA2" w14:textId="77777777" w:rsidR="00B97356" w:rsidRDefault="00B97356" w:rsidP="00F36554">
            <w:r>
              <w:rPr>
                <w:rFonts w:hint="eastAsia"/>
              </w:rPr>
              <w:t>佣金账套</w:t>
            </w:r>
          </w:p>
        </w:tc>
      </w:tr>
      <w:tr w:rsidR="00B97356" w14:paraId="6A93BFF6" w14:textId="77777777" w:rsidTr="00F36554">
        <w:tc>
          <w:tcPr>
            <w:tcW w:w="2132" w:type="dxa"/>
          </w:tcPr>
          <w:p w14:paraId="5626B9CC" w14:textId="77777777" w:rsidR="00B97356" w:rsidRDefault="00B97356" w:rsidP="00F36554"/>
        </w:tc>
        <w:tc>
          <w:tcPr>
            <w:tcW w:w="2134" w:type="dxa"/>
          </w:tcPr>
          <w:p w14:paraId="26B2BB7A" w14:textId="77777777" w:rsidR="00B97356" w:rsidRDefault="00B97356" w:rsidP="00F36554"/>
        </w:tc>
        <w:tc>
          <w:tcPr>
            <w:tcW w:w="2131" w:type="dxa"/>
          </w:tcPr>
          <w:p w14:paraId="31CEEE2B" w14:textId="77777777" w:rsidR="00B97356" w:rsidRDefault="00B97356" w:rsidP="00F36554">
            <w:r>
              <w:rPr>
                <w:rFonts w:hint="eastAsia"/>
              </w:rPr>
              <w:t>佣金管理</w:t>
            </w:r>
          </w:p>
        </w:tc>
      </w:tr>
      <w:tr w:rsidR="00B97356" w14:paraId="0AFAE6A8" w14:textId="77777777" w:rsidTr="00F36554">
        <w:tc>
          <w:tcPr>
            <w:tcW w:w="2132" w:type="dxa"/>
          </w:tcPr>
          <w:p w14:paraId="41382020" w14:textId="77777777" w:rsidR="00B97356" w:rsidRDefault="00B97356" w:rsidP="00F36554"/>
        </w:tc>
        <w:tc>
          <w:tcPr>
            <w:tcW w:w="2134" w:type="dxa"/>
          </w:tcPr>
          <w:p w14:paraId="21354AB6" w14:textId="77777777" w:rsidR="00B97356" w:rsidRDefault="00B97356" w:rsidP="00F36554"/>
        </w:tc>
        <w:tc>
          <w:tcPr>
            <w:tcW w:w="2131" w:type="dxa"/>
          </w:tcPr>
          <w:p w14:paraId="147FEEDA" w14:textId="77777777" w:rsidR="00B97356" w:rsidRDefault="00B97356" w:rsidP="00F36554">
            <w:r>
              <w:rPr>
                <w:rFonts w:hint="eastAsia"/>
              </w:rPr>
              <w:t>查看调佣历史</w:t>
            </w:r>
          </w:p>
        </w:tc>
      </w:tr>
      <w:tr w:rsidR="00B97356" w14:paraId="44F70BAE" w14:textId="77777777" w:rsidTr="00F36554">
        <w:tc>
          <w:tcPr>
            <w:tcW w:w="2132" w:type="dxa"/>
          </w:tcPr>
          <w:p w14:paraId="566F7D1E" w14:textId="77777777" w:rsidR="00B97356" w:rsidRDefault="00B97356" w:rsidP="00F36554"/>
        </w:tc>
        <w:tc>
          <w:tcPr>
            <w:tcW w:w="2134" w:type="dxa"/>
          </w:tcPr>
          <w:p w14:paraId="0E1FC9AF" w14:textId="77777777" w:rsidR="00B97356" w:rsidRDefault="00B97356" w:rsidP="00F36554"/>
        </w:tc>
        <w:tc>
          <w:tcPr>
            <w:tcW w:w="2131" w:type="dxa"/>
          </w:tcPr>
          <w:p w14:paraId="7488F39F" w14:textId="77777777" w:rsidR="00B97356" w:rsidRDefault="00B97356" w:rsidP="00F36554">
            <w:r>
              <w:rPr>
                <w:rFonts w:hint="eastAsia"/>
              </w:rPr>
              <w:t>漏计佣金记录</w:t>
            </w:r>
          </w:p>
        </w:tc>
      </w:tr>
      <w:tr w:rsidR="00B97356" w14:paraId="176B645B" w14:textId="77777777" w:rsidTr="00F36554">
        <w:tc>
          <w:tcPr>
            <w:tcW w:w="2132" w:type="dxa"/>
          </w:tcPr>
          <w:p w14:paraId="5487E1DC" w14:textId="77777777" w:rsidR="00B97356" w:rsidRDefault="00B97356" w:rsidP="00F36554"/>
        </w:tc>
        <w:tc>
          <w:tcPr>
            <w:tcW w:w="2134" w:type="dxa"/>
          </w:tcPr>
          <w:p w14:paraId="7BF091FB" w14:textId="77777777" w:rsidR="00B97356" w:rsidRDefault="00B97356" w:rsidP="00F36554">
            <w:r>
              <w:rPr>
                <w:rFonts w:hint="eastAsia"/>
              </w:rPr>
              <w:t>基础信息</w:t>
            </w:r>
          </w:p>
        </w:tc>
        <w:tc>
          <w:tcPr>
            <w:tcW w:w="2131" w:type="dxa"/>
          </w:tcPr>
          <w:p w14:paraId="571D3AF3" w14:textId="77777777" w:rsidR="00B97356" w:rsidRDefault="00B97356" w:rsidP="00F36554"/>
        </w:tc>
      </w:tr>
      <w:tr w:rsidR="00B97356" w14:paraId="7CBB874C" w14:textId="77777777" w:rsidTr="00F36554">
        <w:tc>
          <w:tcPr>
            <w:tcW w:w="2132" w:type="dxa"/>
          </w:tcPr>
          <w:p w14:paraId="0DF5B600" w14:textId="77777777" w:rsidR="00B97356" w:rsidRDefault="00B97356" w:rsidP="00F36554"/>
        </w:tc>
        <w:tc>
          <w:tcPr>
            <w:tcW w:w="2134" w:type="dxa"/>
          </w:tcPr>
          <w:p w14:paraId="2653E7A8" w14:textId="77777777" w:rsidR="00B97356" w:rsidRDefault="00B97356" w:rsidP="00F36554"/>
        </w:tc>
        <w:tc>
          <w:tcPr>
            <w:tcW w:w="2131" w:type="dxa"/>
          </w:tcPr>
          <w:p w14:paraId="7BEAE0B5" w14:textId="77777777" w:rsidR="00B97356" w:rsidRDefault="00B97356" w:rsidP="00F36554">
            <w:r>
              <w:rPr>
                <w:rFonts w:hint="eastAsia"/>
              </w:rPr>
              <w:t>客户管理</w:t>
            </w:r>
          </w:p>
        </w:tc>
      </w:tr>
      <w:tr w:rsidR="00B97356" w14:paraId="522884F9" w14:textId="77777777" w:rsidTr="00F36554">
        <w:tc>
          <w:tcPr>
            <w:tcW w:w="2132" w:type="dxa"/>
          </w:tcPr>
          <w:p w14:paraId="41425F14" w14:textId="77777777" w:rsidR="00B97356" w:rsidRDefault="00B97356" w:rsidP="00F36554"/>
        </w:tc>
        <w:tc>
          <w:tcPr>
            <w:tcW w:w="2134" w:type="dxa"/>
          </w:tcPr>
          <w:p w14:paraId="2A464E78" w14:textId="77777777" w:rsidR="00B97356" w:rsidRDefault="00B97356" w:rsidP="00F36554"/>
        </w:tc>
        <w:tc>
          <w:tcPr>
            <w:tcW w:w="2131" w:type="dxa"/>
          </w:tcPr>
          <w:p w14:paraId="663D2104" w14:textId="77777777" w:rsidR="00B97356" w:rsidRDefault="00B97356" w:rsidP="00F36554">
            <w:r>
              <w:rPr>
                <w:rFonts w:hint="eastAsia"/>
              </w:rPr>
              <w:t>航线区域管理</w:t>
            </w:r>
          </w:p>
        </w:tc>
      </w:tr>
      <w:tr w:rsidR="00B97356" w14:paraId="54D13AA4" w14:textId="77777777" w:rsidTr="00F36554">
        <w:tc>
          <w:tcPr>
            <w:tcW w:w="2132" w:type="dxa"/>
          </w:tcPr>
          <w:p w14:paraId="77821B39" w14:textId="77777777" w:rsidR="00B97356" w:rsidRDefault="00B97356" w:rsidP="00F36554"/>
        </w:tc>
        <w:tc>
          <w:tcPr>
            <w:tcW w:w="2134" w:type="dxa"/>
          </w:tcPr>
          <w:p w14:paraId="555B4095" w14:textId="77777777" w:rsidR="00B97356" w:rsidRDefault="00B97356" w:rsidP="00F36554">
            <w:r>
              <w:rPr>
                <w:rFonts w:hint="eastAsia"/>
              </w:rPr>
              <w:t>设置管理</w:t>
            </w:r>
          </w:p>
        </w:tc>
        <w:tc>
          <w:tcPr>
            <w:tcW w:w="2131" w:type="dxa"/>
          </w:tcPr>
          <w:p w14:paraId="28C97D1B" w14:textId="77777777" w:rsidR="00B97356" w:rsidRDefault="00B97356" w:rsidP="00F36554"/>
        </w:tc>
      </w:tr>
      <w:tr w:rsidR="00B97356" w14:paraId="63DF6E70" w14:textId="77777777" w:rsidTr="00F36554">
        <w:tc>
          <w:tcPr>
            <w:tcW w:w="2132" w:type="dxa"/>
          </w:tcPr>
          <w:p w14:paraId="79C38A81" w14:textId="77777777" w:rsidR="00B97356" w:rsidRDefault="00B97356" w:rsidP="00F36554"/>
        </w:tc>
        <w:tc>
          <w:tcPr>
            <w:tcW w:w="2134" w:type="dxa"/>
          </w:tcPr>
          <w:p w14:paraId="5DA56A67" w14:textId="77777777" w:rsidR="00B97356" w:rsidRDefault="00B97356" w:rsidP="00F36554"/>
        </w:tc>
        <w:tc>
          <w:tcPr>
            <w:tcW w:w="2131" w:type="dxa"/>
          </w:tcPr>
          <w:p w14:paraId="2DEFCEDB" w14:textId="77777777" w:rsidR="00B97356" w:rsidRDefault="00B97356" w:rsidP="00F36554">
            <w:r>
              <w:rPr>
                <w:rFonts w:hint="eastAsia"/>
              </w:rPr>
              <w:t>账户管理</w:t>
            </w:r>
          </w:p>
        </w:tc>
      </w:tr>
      <w:tr w:rsidR="00B97356" w14:paraId="79A8249D" w14:textId="77777777" w:rsidTr="00F36554">
        <w:tc>
          <w:tcPr>
            <w:tcW w:w="2132" w:type="dxa"/>
          </w:tcPr>
          <w:p w14:paraId="0D9CB873" w14:textId="77777777" w:rsidR="00B97356" w:rsidRDefault="00B97356" w:rsidP="00F36554"/>
        </w:tc>
        <w:tc>
          <w:tcPr>
            <w:tcW w:w="2134" w:type="dxa"/>
          </w:tcPr>
          <w:p w14:paraId="505CCD9F" w14:textId="77777777" w:rsidR="00B97356" w:rsidRDefault="00B97356" w:rsidP="00F36554"/>
        </w:tc>
        <w:tc>
          <w:tcPr>
            <w:tcW w:w="2131" w:type="dxa"/>
          </w:tcPr>
          <w:p w14:paraId="13492F4C" w14:textId="77777777" w:rsidR="00B97356" w:rsidRDefault="00B97356" w:rsidP="00F36554">
            <w:r>
              <w:rPr>
                <w:rFonts w:hint="eastAsia"/>
              </w:rPr>
              <w:t>订舱审核权限</w:t>
            </w:r>
          </w:p>
        </w:tc>
      </w:tr>
      <w:tr w:rsidR="00B97356" w14:paraId="03B6849E" w14:textId="77777777" w:rsidTr="00F36554">
        <w:tc>
          <w:tcPr>
            <w:tcW w:w="2132" w:type="dxa"/>
          </w:tcPr>
          <w:p w14:paraId="4291891B" w14:textId="77777777" w:rsidR="00B97356" w:rsidRDefault="00B97356" w:rsidP="00F36554"/>
        </w:tc>
        <w:tc>
          <w:tcPr>
            <w:tcW w:w="2134" w:type="dxa"/>
          </w:tcPr>
          <w:p w14:paraId="6445A434" w14:textId="77777777" w:rsidR="00B97356" w:rsidRDefault="00B97356" w:rsidP="00F36554"/>
        </w:tc>
        <w:tc>
          <w:tcPr>
            <w:tcW w:w="2131" w:type="dxa"/>
          </w:tcPr>
          <w:p w14:paraId="5EB93F19" w14:textId="77777777" w:rsidR="00B97356" w:rsidRDefault="00B97356" w:rsidP="00F36554">
            <w:r>
              <w:rPr>
                <w:rFonts w:hint="eastAsia"/>
              </w:rPr>
              <w:t>议价审核权限</w:t>
            </w:r>
          </w:p>
        </w:tc>
      </w:tr>
      <w:tr w:rsidR="00B97356" w14:paraId="288D052D" w14:textId="77777777" w:rsidTr="00F36554">
        <w:tc>
          <w:tcPr>
            <w:tcW w:w="2132" w:type="dxa"/>
          </w:tcPr>
          <w:p w14:paraId="0C0A4F68" w14:textId="77777777" w:rsidR="00B97356" w:rsidRDefault="00B97356" w:rsidP="00F36554"/>
        </w:tc>
        <w:tc>
          <w:tcPr>
            <w:tcW w:w="2134" w:type="dxa"/>
          </w:tcPr>
          <w:p w14:paraId="0295107E" w14:textId="77777777" w:rsidR="00B97356" w:rsidRDefault="00B97356" w:rsidP="00F36554">
            <w:r>
              <w:rPr>
                <w:rFonts w:hint="eastAsia"/>
              </w:rPr>
              <w:t>远期订舱</w:t>
            </w:r>
          </w:p>
        </w:tc>
        <w:tc>
          <w:tcPr>
            <w:tcW w:w="2131" w:type="dxa"/>
          </w:tcPr>
          <w:p w14:paraId="2BA65EBB" w14:textId="77777777" w:rsidR="00B97356" w:rsidRDefault="00B97356" w:rsidP="00F36554"/>
        </w:tc>
      </w:tr>
      <w:tr w:rsidR="00B97356" w14:paraId="640622A4" w14:textId="77777777" w:rsidTr="00F36554">
        <w:tc>
          <w:tcPr>
            <w:tcW w:w="2132" w:type="dxa"/>
          </w:tcPr>
          <w:p w14:paraId="450C66A4" w14:textId="77777777" w:rsidR="00B97356" w:rsidRDefault="00B97356" w:rsidP="00F36554"/>
        </w:tc>
        <w:tc>
          <w:tcPr>
            <w:tcW w:w="2134" w:type="dxa"/>
          </w:tcPr>
          <w:p w14:paraId="07CA6C83" w14:textId="77777777" w:rsidR="00B97356" w:rsidRDefault="00B97356" w:rsidP="00F36554"/>
        </w:tc>
        <w:tc>
          <w:tcPr>
            <w:tcW w:w="2131" w:type="dxa"/>
          </w:tcPr>
          <w:p w14:paraId="7BB18347" w14:textId="77777777" w:rsidR="00B97356" w:rsidRDefault="00B97356" w:rsidP="00F36554">
            <w:r>
              <w:rPr>
                <w:rFonts w:hint="eastAsia"/>
              </w:rPr>
              <w:t>远期运价管理</w:t>
            </w:r>
          </w:p>
        </w:tc>
      </w:tr>
      <w:tr w:rsidR="00B97356" w14:paraId="2EEE4771" w14:textId="77777777" w:rsidTr="00F36554">
        <w:tc>
          <w:tcPr>
            <w:tcW w:w="2132" w:type="dxa"/>
          </w:tcPr>
          <w:p w14:paraId="5A6BE47D" w14:textId="77777777" w:rsidR="00B97356" w:rsidRDefault="00B97356" w:rsidP="00F36554"/>
        </w:tc>
        <w:tc>
          <w:tcPr>
            <w:tcW w:w="2134" w:type="dxa"/>
          </w:tcPr>
          <w:p w14:paraId="7829735D" w14:textId="77777777" w:rsidR="00B97356" w:rsidRDefault="00B97356" w:rsidP="00F36554"/>
        </w:tc>
        <w:tc>
          <w:tcPr>
            <w:tcW w:w="2131" w:type="dxa"/>
          </w:tcPr>
          <w:p w14:paraId="693B9C76" w14:textId="77777777" w:rsidR="00B97356" w:rsidRDefault="00B97356" w:rsidP="00F36554">
            <w:r>
              <w:rPr>
                <w:rFonts w:hint="eastAsia"/>
              </w:rPr>
              <w:t>远期放舱管理</w:t>
            </w:r>
          </w:p>
        </w:tc>
      </w:tr>
      <w:tr w:rsidR="00B97356" w14:paraId="2A347BB8" w14:textId="77777777" w:rsidTr="00F36554">
        <w:tc>
          <w:tcPr>
            <w:tcW w:w="2132" w:type="dxa"/>
          </w:tcPr>
          <w:p w14:paraId="06377519" w14:textId="77777777" w:rsidR="00B97356" w:rsidRDefault="00B97356" w:rsidP="00F36554"/>
        </w:tc>
        <w:tc>
          <w:tcPr>
            <w:tcW w:w="2134" w:type="dxa"/>
          </w:tcPr>
          <w:p w14:paraId="1893F8A8" w14:textId="77777777" w:rsidR="00B97356" w:rsidRDefault="00B97356" w:rsidP="00F36554"/>
        </w:tc>
        <w:tc>
          <w:tcPr>
            <w:tcW w:w="2131" w:type="dxa"/>
          </w:tcPr>
          <w:p w14:paraId="7FB6FDD3" w14:textId="77777777" w:rsidR="00B97356" w:rsidRDefault="00B97356" w:rsidP="00F36554">
            <w:r>
              <w:rPr>
                <w:rFonts w:hint="eastAsia"/>
              </w:rPr>
              <w:t>远期订舱改期审批</w:t>
            </w:r>
          </w:p>
        </w:tc>
      </w:tr>
      <w:tr w:rsidR="00B97356" w14:paraId="7A445BEA" w14:textId="77777777" w:rsidTr="00F36554">
        <w:tc>
          <w:tcPr>
            <w:tcW w:w="2132" w:type="dxa"/>
            <w:shd w:val="clear" w:color="auto" w:fill="CCCCCC"/>
          </w:tcPr>
          <w:p w14:paraId="3A7B0342" w14:textId="77777777" w:rsidR="00B97356" w:rsidRDefault="00B97356" w:rsidP="00F36554">
            <w:pPr>
              <w:rPr>
                <w:b/>
              </w:rPr>
            </w:pPr>
            <w:r>
              <w:rPr>
                <w:rFonts w:hint="eastAsia"/>
                <w:b/>
              </w:rPr>
              <w:t>货主货代功能</w:t>
            </w:r>
          </w:p>
        </w:tc>
        <w:tc>
          <w:tcPr>
            <w:tcW w:w="2134" w:type="dxa"/>
            <w:shd w:val="clear" w:color="auto" w:fill="CCCCCC"/>
          </w:tcPr>
          <w:p w14:paraId="1C38C469" w14:textId="77777777" w:rsidR="00B97356" w:rsidRDefault="00B97356" w:rsidP="00F36554">
            <w:pPr>
              <w:rPr>
                <w:b/>
              </w:rPr>
            </w:pPr>
          </w:p>
        </w:tc>
        <w:tc>
          <w:tcPr>
            <w:tcW w:w="2131" w:type="dxa"/>
            <w:shd w:val="clear" w:color="auto" w:fill="CCCCCC"/>
          </w:tcPr>
          <w:p w14:paraId="48D3A3EB" w14:textId="77777777" w:rsidR="00B97356" w:rsidRDefault="00B97356" w:rsidP="00F36554">
            <w:pPr>
              <w:rPr>
                <w:b/>
              </w:rPr>
            </w:pPr>
          </w:p>
        </w:tc>
      </w:tr>
      <w:tr w:rsidR="00B97356" w14:paraId="5A64A8B8" w14:textId="77777777" w:rsidTr="00F36554">
        <w:tc>
          <w:tcPr>
            <w:tcW w:w="2132" w:type="dxa"/>
          </w:tcPr>
          <w:p w14:paraId="2B870F47" w14:textId="77777777" w:rsidR="00B97356" w:rsidRDefault="00B97356" w:rsidP="00F36554"/>
        </w:tc>
        <w:tc>
          <w:tcPr>
            <w:tcW w:w="2134" w:type="dxa"/>
          </w:tcPr>
          <w:p w14:paraId="7761E697" w14:textId="77777777" w:rsidR="00B97356" w:rsidRDefault="00B97356" w:rsidP="00F36554">
            <w:r>
              <w:rPr>
                <w:rFonts w:hint="eastAsia"/>
              </w:rPr>
              <w:t>订舱管理</w:t>
            </w:r>
          </w:p>
        </w:tc>
        <w:tc>
          <w:tcPr>
            <w:tcW w:w="2131" w:type="dxa"/>
          </w:tcPr>
          <w:p w14:paraId="01D819DB" w14:textId="77777777" w:rsidR="00B97356" w:rsidRDefault="00B97356" w:rsidP="00F36554"/>
        </w:tc>
      </w:tr>
      <w:tr w:rsidR="00B97356" w14:paraId="55A58FCD" w14:textId="77777777" w:rsidTr="00F36554">
        <w:tc>
          <w:tcPr>
            <w:tcW w:w="2132" w:type="dxa"/>
          </w:tcPr>
          <w:p w14:paraId="62A98398" w14:textId="77777777" w:rsidR="00B97356" w:rsidRDefault="00B97356" w:rsidP="00F36554"/>
        </w:tc>
        <w:tc>
          <w:tcPr>
            <w:tcW w:w="2134" w:type="dxa"/>
          </w:tcPr>
          <w:p w14:paraId="1C2A4C84" w14:textId="77777777" w:rsidR="00B97356" w:rsidRDefault="00B97356" w:rsidP="00F36554"/>
        </w:tc>
        <w:tc>
          <w:tcPr>
            <w:tcW w:w="2131" w:type="dxa"/>
          </w:tcPr>
          <w:p w14:paraId="1DC625D1" w14:textId="77777777" w:rsidR="00B97356" w:rsidRDefault="00B97356" w:rsidP="00F36554">
            <w:r>
              <w:rPr>
                <w:rFonts w:hint="eastAsia"/>
              </w:rPr>
              <w:t>订舱管理</w:t>
            </w:r>
          </w:p>
        </w:tc>
      </w:tr>
      <w:tr w:rsidR="00B97356" w14:paraId="0E6A9BE1" w14:textId="77777777" w:rsidTr="00F36554">
        <w:tc>
          <w:tcPr>
            <w:tcW w:w="2132" w:type="dxa"/>
          </w:tcPr>
          <w:p w14:paraId="4B8A933F" w14:textId="77777777" w:rsidR="00B97356" w:rsidRDefault="00B97356" w:rsidP="00F36554"/>
        </w:tc>
        <w:tc>
          <w:tcPr>
            <w:tcW w:w="2134" w:type="dxa"/>
          </w:tcPr>
          <w:p w14:paraId="1E3FC7AF" w14:textId="77777777" w:rsidR="00B97356" w:rsidRDefault="00B97356" w:rsidP="00F36554"/>
        </w:tc>
        <w:tc>
          <w:tcPr>
            <w:tcW w:w="2131" w:type="dxa"/>
          </w:tcPr>
          <w:p w14:paraId="0FDC385A" w14:textId="77777777" w:rsidR="00B97356" w:rsidRDefault="00B97356" w:rsidP="00F36554">
            <w:r>
              <w:rPr>
                <w:rFonts w:hint="eastAsia"/>
              </w:rPr>
              <w:t>订舱申请</w:t>
            </w:r>
          </w:p>
        </w:tc>
      </w:tr>
      <w:tr w:rsidR="00B97356" w14:paraId="4CD470AA" w14:textId="77777777" w:rsidTr="00F36554">
        <w:tc>
          <w:tcPr>
            <w:tcW w:w="2132" w:type="dxa"/>
          </w:tcPr>
          <w:p w14:paraId="2AEACFA5" w14:textId="77777777" w:rsidR="00B97356" w:rsidRDefault="00B97356" w:rsidP="00F36554"/>
        </w:tc>
        <w:tc>
          <w:tcPr>
            <w:tcW w:w="2134" w:type="dxa"/>
          </w:tcPr>
          <w:p w14:paraId="0D2CBCAB" w14:textId="77777777" w:rsidR="00B97356" w:rsidRDefault="00B97356" w:rsidP="00F36554"/>
        </w:tc>
        <w:tc>
          <w:tcPr>
            <w:tcW w:w="2131" w:type="dxa"/>
          </w:tcPr>
          <w:p w14:paraId="084EA9CA" w14:textId="77777777" w:rsidR="00B97356" w:rsidRDefault="00B97356" w:rsidP="00F36554">
            <w:r>
              <w:rPr>
                <w:rFonts w:hint="eastAsia"/>
              </w:rPr>
              <w:t>询价议价</w:t>
            </w:r>
          </w:p>
        </w:tc>
      </w:tr>
      <w:tr w:rsidR="00B97356" w14:paraId="14AB9CEE" w14:textId="77777777" w:rsidTr="00F36554">
        <w:tc>
          <w:tcPr>
            <w:tcW w:w="2132" w:type="dxa"/>
          </w:tcPr>
          <w:p w14:paraId="0CF31223" w14:textId="77777777" w:rsidR="00B97356" w:rsidRDefault="00B97356" w:rsidP="00F36554"/>
        </w:tc>
        <w:tc>
          <w:tcPr>
            <w:tcW w:w="2134" w:type="dxa"/>
          </w:tcPr>
          <w:p w14:paraId="640B7D2A" w14:textId="77777777" w:rsidR="00B97356" w:rsidRDefault="00B97356" w:rsidP="00F36554"/>
        </w:tc>
        <w:tc>
          <w:tcPr>
            <w:tcW w:w="2131" w:type="dxa"/>
          </w:tcPr>
          <w:p w14:paraId="27CD93CB" w14:textId="77777777" w:rsidR="00B97356" w:rsidRDefault="00B97356" w:rsidP="00F36554">
            <w:r>
              <w:rPr>
                <w:rFonts w:hint="eastAsia"/>
              </w:rPr>
              <w:t>改船申请</w:t>
            </w:r>
          </w:p>
        </w:tc>
      </w:tr>
      <w:tr w:rsidR="00B97356" w14:paraId="175CBB1E" w14:textId="77777777" w:rsidTr="00F36554">
        <w:tc>
          <w:tcPr>
            <w:tcW w:w="2132" w:type="dxa"/>
          </w:tcPr>
          <w:p w14:paraId="16B00332" w14:textId="77777777" w:rsidR="00B97356" w:rsidRDefault="00B97356" w:rsidP="00F36554"/>
        </w:tc>
        <w:tc>
          <w:tcPr>
            <w:tcW w:w="2134" w:type="dxa"/>
          </w:tcPr>
          <w:p w14:paraId="7977597F" w14:textId="77777777" w:rsidR="00B97356" w:rsidRDefault="00B97356" w:rsidP="00F36554"/>
        </w:tc>
        <w:tc>
          <w:tcPr>
            <w:tcW w:w="2131" w:type="dxa"/>
          </w:tcPr>
          <w:p w14:paraId="72B15026" w14:textId="77777777" w:rsidR="00B97356" w:rsidRDefault="00B97356" w:rsidP="00F36554">
            <w:r>
              <w:rPr>
                <w:rFonts w:hint="eastAsia"/>
              </w:rPr>
              <w:t>用箱期申请</w:t>
            </w:r>
          </w:p>
        </w:tc>
      </w:tr>
      <w:tr w:rsidR="00B97356" w14:paraId="17DC6A97" w14:textId="77777777" w:rsidTr="00F36554">
        <w:tc>
          <w:tcPr>
            <w:tcW w:w="2132" w:type="dxa"/>
          </w:tcPr>
          <w:p w14:paraId="5B83245F" w14:textId="77777777" w:rsidR="00B97356" w:rsidRDefault="00B97356" w:rsidP="00F36554"/>
        </w:tc>
        <w:tc>
          <w:tcPr>
            <w:tcW w:w="2134" w:type="dxa"/>
          </w:tcPr>
          <w:p w14:paraId="51172C60" w14:textId="77777777" w:rsidR="00B97356" w:rsidRDefault="00B97356" w:rsidP="00F36554"/>
        </w:tc>
        <w:tc>
          <w:tcPr>
            <w:tcW w:w="2131" w:type="dxa"/>
          </w:tcPr>
          <w:p w14:paraId="010E2CE1" w14:textId="77777777" w:rsidR="00B97356" w:rsidRDefault="00B97356" w:rsidP="00F36554">
            <w:r>
              <w:rPr>
                <w:rFonts w:hint="eastAsia"/>
              </w:rPr>
              <w:t>备案申请</w:t>
            </w:r>
          </w:p>
        </w:tc>
      </w:tr>
      <w:tr w:rsidR="00B97356" w14:paraId="3CAB7D5C" w14:textId="77777777" w:rsidTr="00F36554">
        <w:tc>
          <w:tcPr>
            <w:tcW w:w="2132" w:type="dxa"/>
          </w:tcPr>
          <w:p w14:paraId="7DF1D4D5" w14:textId="77777777" w:rsidR="00B97356" w:rsidRDefault="00B97356" w:rsidP="00F36554"/>
        </w:tc>
        <w:tc>
          <w:tcPr>
            <w:tcW w:w="2134" w:type="dxa"/>
          </w:tcPr>
          <w:p w14:paraId="417EDAA4" w14:textId="77777777" w:rsidR="00B97356" w:rsidRDefault="00B97356" w:rsidP="00F36554">
            <w:r>
              <w:rPr>
                <w:rFonts w:hint="eastAsia"/>
              </w:rPr>
              <w:t>价格管理</w:t>
            </w:r>
          </w:p>
        </w:tc>
        <w:tc>
          <w:tcPr>
            <w:tcW w:w="2131" w:type="dxa"/>
          </w:tcPr>
          <w:p w14:paraId="3A968CFC" w14:textId="77777777" w:rsidR="00B97356" w:rsidRDefault="00B97356" w:rsidP="00F36554"/>
        </w:tc>
      </w:tr>
      <w:tr w:rsidR="00B97356" w14:paraId="2B55D415" w14:textId="77777777" w:rsidTr="00F36554">
        <w:tc>
          <w:tcPr>
            <w:tcW w:w="2132" w:type="dxa"/>
          </w:tcPr>
          <w:p w14:paraId="19F4F5C9" w14:textId="77777777" w:rsidR="00B97356" w:rsidRDefault="00B97356" w:rsidP="00F36554"/>
        </w:tc>
        <w:tc>
          <w:tcPr>
            <w:tcW w:w="2134" w:type="dxa"/>
          </w:tcPr>
          <w:p w14:paraId="6585DECF" w14:textId="77777777" w:rsidR="00B97356" w:rsidRDefault="00B97356" w:rsidP="00F36554"/>
        </w:tc>
        <w:tc>
          <w:tcPr>
            <w:tcW w:w="2131" w:type="dxa"/>
          </w:tcPr>
          <w:p w14:paraId="5BC18D47" w14:textId="77777777" w:rsidR="00B97356" w:rsidRDefault="00B97356" w:rsidP="00F36554">
            <w:r>
              <w:rPr>
                <w:rFonts w:hint="eastAsia"/>
              </w:rPr>
              <w:t>签约货代返佣</w:t>
            </w:r>
          </w:p>
        </w:tc>
      </w:tr>
      <w:tr w:rsidR="00B97356" w14:paraId="7FF436F8" w14:textId="77777777" w:rsidTr="00F36554">
        <w:tc>
          <w:tcPr>
            <w:tcW w:w="2132" w:type="dxa"/>
          </w:tcPr>
          <w:p w14:paraId="16B5E3B4" w14:textId="77777777" w:rsidR="00B97356" w:rsidRDefault="00B97356" w:rsidP="00F36554"/>
        </w:tc>
        <w:tc>
          <w:tcPr>
            <w:tcW w:w="2134" w:type="dxa"/>
          </w:tcPr>
          <w:p w14:paraId="5AED1B19" w14:textId="77777777" w:rsidR="00B97356" w:rsidRDefault="00B97356" w:rsidP="00F36554"/>
        </w:tc>
        <w:tc>
          <w:tcPr>
            <w:tcW w:w="2131" w:type="dxa"/>
          </w:tcPr>
          <w:p w14:paraId="55357C73" w14:textId="77777777" w:rsidR="00B97356" w:rsidRDefault="00B97356" w:rsidP="00F36554">
            <w:r>
              <w:rPr>
                <w:rFonts w:hint="eastAsia"/>
              </w:rPr>
              <w:t>一般货代返佣</w:t>
            </w:r>
          </w:p>
        </w:tc>
      </w:tr>
      <w:tr w:rsidR="00B97356" w14:paraId="724080E4" w14:textId="77777777" w:rsidTr="00F36554">
        <w:tc>
          <w:tcPr>
            <w:tcW w:w="2132" w:type="dxa"/>
          </w:tcPr>
          <w:p w14:paraId="56EDB736" w14:textId="77777777" w:rsidR="00B97356" w:rsidRDefault="00B97356" w:rsidP="00F36554"/>
        </w:tc>
        <w:tc>
          <w:tcPr>
            <w:tcW w:w="2134" w:type="dxa"/>
          </w:tcPr>
          <w:p w14:paraId="789A7AD7" w14:textId="77777777" w:rsidR="00B97356" w:rsidRDefault="00B97356" w:rsidP="00F36554"/>
        </w:tc>
        <w:tc>
          <w:tcPr>
            <w:tcW w:w="2131" w:type="dxa"/>
          </w:tcPr>
          <w:p w14:paraId="59677D58" w14:textId="77777777" w:rsidR="00B97356" w:rsidRDefault="00B97356" w:rsidP="00F36554">
            <w:r>
              <w:rPr>
                <w:rFonts w:hint="eastAsia"/>
              </w:rPr>
              <w:t>FAK</w:t>
            </w:r>
            <w:r>
              <w:rPr>
                <w:rFonts w:hint="eastAsia"/>
              </w:rPr>
              <w:t>运价查询</w:t>
            </w:r>
          </w:p>
        </w:tc>
      </w:tr>
      <w:tr w:rsidR="00B97356" w14:paraId="392E4FD9" w14:textId="77777777" w:rsidTr="00F36554">
        <w:tc>
          <w:tcPr>
            <w:tcW w:w="2132" w:type="dxa"/>
          </w:tcPr>
          <w:p w14:paraId="2F9DA88F" w14:textId="77777777" w:rsidR="00B97356" w:rsidRDefault="00B97356" w:rsidP="00F36554"/>
        </w:tc>
        <w:tc>
          <w:tcPr>
            <w:tcW w:w="2134" w:type="dxa"/>
          </w:tcPr>
          <w:p w14:paraId="4E5847FF" w14:textId="77777777" w:rsidR="00B97356" w:rsidRDefault="00B97356" w:rsidP="00F36554"/>
        </w:tc>
        <w:tc>
          <w:tcPr>
            <w:tcW w:w="2131" w:type="dxa"/>
          </w:tcPr>
          <w:p w14:paraId="2BCED782" w14:textId="77777777" w:rsidR="00B97356" w:rsidRDefault="00B97356" w:rsidP="00F36554">
            <w:r>
              <w:rPr>
                <w:rFonts w:hint="eastAsia"/>
              </w:rPr>
              <w:t>驳船运价查询</w:t>
            </w:r>
          </w:p>
        </w:tc>
      </w:tr>
      <w:tr w:rsidR="00B97356" w14:paraId="7ECAE2E8" w14:textId="77777777" w:rsidTr="00F36554">
        <w:tc>
          <w:tcPr>
            <w:tcW w:w="2132" w:type="dxa"/>
          </w:tcPr>
          <w:p w14:paraId="40BA0575" w14:textId="77777777" w:rsidR="00B97356" w:rsidRDefault="00B97356" w:rsidP="00F36554"/>
        </w:tc>
        <w:tc>
          <w:tcPr>
            <w:tcW w:w="2134" w:type="dxa"/>
          </w:tcPr>
          <w:p w14:paraId="3B703A3D" w14:textId="77777777" w:rsidR="00B97356" w:rsidRDefault="00B97356" w:rsidP="00F36554">
            <w:r>
              <w:rPr>
                <w:rFonts w:hint="eastAsia"/>
              </w:rPr>
              <w:t>结算管理</w:t>
            </w:r>
          </w:p>
        </w:tc>
        <w:tc>
          <w:tcPr>
            <w:tcW w:w="2131" w:type="dxa"/>
          </w:tcPr>
          <w:p w14:paraId="5B76FCBE" w14:textId="77777777" w:rsidR="00B97356" w:rsidRDefault="00B97356" w:rsidP="00F36554"/>
        </w:tc>
      </w:tr>
      <w:tr w:rsidR="00B97356" w14:paraId="2BAC9A0D" w14:textId="77777777" w:rsidTr="00F36554">
        <w:tc>
          <w:tcPr>
            <w:tcW w:w="2132" w:type="dxa"/>
          </w:tcPr>
          <w:p w14:paraId="486FCEF9" w14:textId="77777777" w:rsidR="00B97356" w:rsidRDefault="00B97356" w:rsidP="00F36554"/>
        </w:tc>
        <w:tc>
          <w:tcPr>
            <w:tcW w:w="2134" w:type="dxa"/>
          </w:tcPr>
          <w:p w14:paraId="0464077E" w14:textId="77777777" w:rsidR="00B97356" w:rsidRDefault="00B97356" w:rsidP="00F36554"/>
        </w:tc>
        <w:tc>
          <w:tcPr>
            <w:tcW w:w="2131" w:type="dxa"/>
          </w:tcPr>
          <w:p w14:paraId="0C8028DF" w14:textId="77777777" w:rsidR="00B97356" w:rsidRDefault="00B97356" w:rsidP="00F36554">
            <w:r>
              <w:rPr>
                <w:rFonts w:hint="eastAsia"/>
              </w:rPr>
              <w:t>佣金账单</w:t>
            </w:r>
          </w:p>
        </w:tc>
      </w:tr>
      <w:tr w:rsidR="00B97356" w14:paraId="3918DE7F" w14:textId="77777777" w:rsidTr="00F36554">
        <w:tc>
          <w:tcPr>
            <w:tcW w:w="2132" w:type="dxa"/>
          </w:tcPr>
          <w:p w14:paraId="179EB08E" w14:textId="77777777" w:rsidR="00B97356" w:rsidRDefault="00B97356" w:rsidP="00F36554"/>
        </w:tc>
        <w:tc>
          <w:tcPr>
            <w:tcW w:w="2134" w:type="dxa"/>
          </w:tcPr>
          <w:p w14:paraId="3DE7E42B" w14:textId="77777777" w:rsidR="00B97356" w:rsidRDefault="00B97356" w:rsidP="00F36554">
            <w:r>
              <w:rPr>
                <w:rFonts w:hint="eastAsia"/>
              </w:rPr>
              <w:t>基础信息</w:t>
            </w:r>
          </w:p>
        </w:tc>
        <w:tc>
          <w:tcPr>
            <w:tcW w:w="2131" w:type="dxa"/>
          </w:tcPr>
          <w:p w14:paraId="04292263" w14:textId="77777777" w:rsidR="00B97356" w:rsidRDefault="00B97356" w:rsidP="00F36554"/>
        </w:tc>
      </w:tr>
      <w:tr w:rsidR="00B97356" w14:paraId="4A50EE9A" w14:textId="77777777" w:rsidTr="00F36554">
        <w:tc>
          <w:tcPr>
            <w:tcW w:w="2132" w:type="dxa"/>
          </w:tcPr>
          <w:p w14:paraId="0A1C8043" w14:textId="77777777" w:rsidR="00B97356" w:rsidRDefault="00B97356" w:rsidP="00F36554"/>
        </w:tc>
        <w:tc>
          <w:tcPr>
            <w:tcW w:w="2134" w:type="dxa"/>
          </w:tcPr>
          <w:p w14:paraId="027140D1" w14:textId="77777777" w:rsidR="00B97356" w:rsidRDefault="00B97356" w:rsidP="00F36554"/>
        </w:tc>
        <w:tc>
          <w:tcPr>
            <w:tcW w:w="2131" w:type="dxa"/>
          </w:tcPr>
          <w:p w14:paraId="4DD0476D" w14:textId="77777777" w:rsidR="00B97356" w:rsidRDefault="00B97356" w:rsidP="00F36554">
            <w:r>
              <w:rPr>
                <w:rFonts w:hint="eastAsia"/>
              </w:rPr>
              <w:t>订舱人客户备案</w:t>
            </w:r>
          </w:p>
        </w:tc>
      </w:tr>
      <w:tr w:rsidR="00B97356" w14:paraId="44731629" w14:textId="77777777" w:rsidTr="00F36554">
        <w:tc>
          <w:tcPr>
            <w:tcW w:w="2132" w:type="dxa"/>
          </w:tcPr>
          <w:p w14:paraId="1DDE57CC" w14:textId="77777777" w:rsidR="00B97356" w:rsidRDefault="00B97356" w:rsidP="00F36554"/>
        </w:tc>
        <w:tc>
          <w:tcPr>
            <w:tcW w:w="2134" w:type="dxa"/>
          </w:tcPr>
          <w:p w14:paraId="75DAFC61" w14:textId="77777777" w:rsidR="00B97356" w:rsidRDefault="00B97356" w:rsidP="00F36554">
            <w:r>
              <w:rPr>
                <w:color w:val="000000"/>
              </w:rPr>
              <w:t>业务查询</w:t>
            </w:r>
          </w:p>
        </w:tc>
        <w:tc>
          <w:tcPr>
            <w:tcW w:w="2131" w:type="dxa"/>
          </w:tcPr>
          <w:p w14:paraId="6D111C2F" w14:textId="77777777" w:rsidR="00B97356" w:rsidRDefault="00B97356" w:rsidP="00F36554"/>
        </w:tc>
      </w:tr>
      <w:tr w:rsidR="00B97356" w14:paraId="239A77C5" w14:textId="77777777" w:rsidTr="00F36554">
        <w:trPr>
          <w:trHeight w:val="90"/>
        </w:trPr>
        <w:tc>
          <w:tcPr>
            <w:tcW w:w="2132" w:type="dxa"/>
          </w:tcPr>
          <w:p w14:paraId="0E25E9B5" w14:textId="77777777" w:rsidR="00B97356" w:rsidRDefault="00B97356" w:rsidP="00F36554"/>
        </w:tc>
        <w:tc>
          <w:tcPr>
            <w:tcW w:w="2134" w:type="dxa"/>
          </w:tcPr>
          <w:p w14:paraId="5F836AD1" w14:textId="77777777" w:rsidR="00B97356" w:rsidRDefault="00B97356" w:rsidP="00F36554"/>
        </w:tc>
        <w:tc>
          <w:tcPr>
            <w:tcW w:w="2131" w:type="dxa"/>
          </w:tcPr>
          <w:p w14:paraId="4FA5B841" w14:textId="77777777" w:rsidR="00B97356" w:rsidRDefault="00B97356" w:rsidP="00F36554">
            <w:r>
              <w:rPr>
                <w:rFonts w:hint="eastAsia"/>
              </w:rPr>
              <w:t>船期查询</w:t>
            </w:r>
          </w:p>
        </w:tc>
      </w:tr>
      <w:tr w:rsidR="00B97356" w14:paraId="3C7E5A5C" w14:textId="77777777" w:rsidTr="00F36554">
        <w:tc>
          <w:tcPr>
            <w:tcW w:w="2132" w:type="dxa"/>
          </w:tcPr>
          <w:p w14:paraId="77F19874" w14:textId="77777777" w:rsidR="00B97356" w:rsidRDefault="00B97356" w:rsidP="00F36554"/>
        </w:tc>
        <w:tc>
          <w:tcPr>
            <w:tcW w:w="2134" w:type="dxa"/>
          </w:tcPr>
          <w:p w14:paraId="0A729CD2" w14:textId="77777777" w:rsidR="00B97356" w:rsidRDefault="00B97356" w:rsidP="00F36554"/>
        </w:tc>
        <w:tc>
          <w:tcPr>
            <w:tcW w:w="2131" w:type="dxa"/>
          </w:tcPr>
          <w:p w14:paraId="69F6CF5F" w14:textId="77777777" w:rsidR="00B97356" w:rsidRDefault="00B97356" w:rsidP="00F36554">
            <w:r>
              <w:rPr>
                <w:rFonts w:hint="eastAsia"/>
                <w:color w:val="000000"/>
              </w:rPr>
              <w:t>航线</w:t>
            </w:r>
            <w:r>
              <w:rPr>
                <w:color w:val="000000"/>
              </w:rPr>
              <w:t>查询</w:t>
            </w:r>
          </w:p>
        </w:tc>
      </w:tr>
      <w:tr w:rsidR="00B97356" w14:paraId="7BD05FEF" w14:textId="77777777" w:rsidTr="00F36554">
        <w:tc>
          <w:tcPr>
            <w:tcW w:w="2132" w:type="dxa"/>
          </w:tcPr>
          <w:p w14:paraId="565D5602" w14:textId="77777777" w:rsidR="00B97356" w:rsidRDefault="00B97356" w:rsidP="00F36554"/>
        </w:tc>
        <w:tc>
          <w:tcPr>
            <w:tcW w:w="2134" w:type="dxa"/>
          </w:tcPr>
          <w:p w14:paraId="55B97BB8" w14:textId="77777777" w:rsidR="00B97356" w:rsidRDefault="00B97356" w:rsidP="00F36554">
            <w:r>
              <w:rPr>
                <w:rFonts w:hint="eastAsia"/>
              </w:rPr>
              <w:t>远期订舱</w:t>
            </w:r>
          </w:p>
        </w:tc>
        <w:tc>
          <w:tcPr>
            <w:tcW w:w="2131" w:type="dxa"/>
          </w:tcPr>
          <w:p w14:paraId="47CC1863" w14:textId="77777777" w:rsidR="00B97356" w:rsidRDefault="00B97356" w:rsidP="00F36554">
            <w:pPr>
              <w:rPr>
                <w:color w:val="000000"/>
              </w:rPr>
            </w:pPr>
          </w:p>
        </w:tc>
      </w:tr>
      <w:tr w:rsidR="00B97356" w14:paraId="764B0405" w14:textId="77777777" w:rsidTr="00F36554">
        <w:tc>
          <w:tcPr>
            <w:tcW w:w="2132" w:type="dxa"/>
          </w:tcPr>
          <w:p w14:paraId="03FD4917" w14:textId="77777777" w:rsidR="00B97356" w:rsidRDefault="00B97356" w:rsidP="00F36554"/>
        </w:tc>
        <w:tc>
          <w:tcPr>
            <w:tcW w:w="2134" w:type="dxa"/>
          </w:tcPr>
          <w:p w14:paraId="26E9B52C" w14:textId="77777777" w:rsidR="00B97356" w:rsidRDefault="00B97356" w:rsidP="00F36554"/>
        </w:tc>
        <w:tc>
          <w:tcPr>
            <w:tcW w:w="2131" w:type="dxa"/>
          </w:tcPr>
          <w:p w14:paraId="6ED82D34" w14:textId="77777777" w:rsidR="00B97356" w:rsidRDefault="00B97356" w:rsidP="00F36554">
            <w:pPr>
              <w:rPr>
                <w:color w:val="000000"/>
              </w:rPr>
            </w:pPr>
            <w:r>
              <w:rPr>
                <w:rFonts w:hint="eastAsia"/>
                <w:color w:val="000000"/>
              </w:rPr>
              <w:t>远期舱位预定</w:t>
            </w:r>
          </w:p>
        </w:tc>
      </w:tr>
      <w:tr w:rsidR="00B97356" w14:paraId="1ADD1675" w14:textId="77777777" w:rsidTr="00F36554">
        <w:tc>
          <w:tcPr>
            <w:tcW w:w="2132" w:type="dxa"/>
          </w:tcPr>
          <w:p w14:paraId="36E635D1" w14:textId="77777777" w:rsidR="00B97356" w:rsidRDefault="00B97356" w:rsidP="00F36554"/>
        </w:tc>
        <w:tc>
          <w:tcPr>
            <w:tcW w:w="2134" w:type="dxa"/>
          </w:tcPr>
          <w:p w14:paraId="38AB7276" w14:textId="77777777" w:rsidR="00B97356" w:rsidRDefault="00B97356" w:rsidP="00F36554"/>
        </w:tc>
        <w:tc>
          <w:tcPr>
            <w:tcW w:w="2131" w:type="dxa"/>
          </w:tcPr>
          <w:p w14:paraId="2452E30C" w14:textId="77777777" w:rsidR="00B97356" w:rsidRDefault="00B97356" w:rsidP="00F36554">
            <w:pPr>
              <w:rPr>
                <w:color w:val="000000"/>
              </w:rPr>
            </w:pPr>
            <w:r>
              <w:rPr>
                <w:rFonts w:hint="eastAsia"/>
                <w:color w:val="000000"/>
              </w:rPr>
              <w:t>远期订舱管理</w:t>
            </w:r>
          </w:p>
        </w:tc>
      </w:tr>
      <w:tr w:rsidR="00B97356" w14:paraId="38ECF320" w14:textId="77777777" w:rsidTr="00F36554">
        <w:tc>
          <w:tcPr>
            <w:tcW w:w="2132" w:type="dxa"/>
          </w:tcPr>
          <w:p w14:paraId="2EB34AD7" w14:textId="77777777" w:rsidR="00B97356" w:rsidRDefault="00B97356" w:rsidP="00F36554"/>
        </w:tc>
        <w:tc>
          <w:tcPr>
            <w:tcW w:w="2134" w:type="dxa"/>
          </w:tcPr>
          <w:p w14:paraId="2F4AE6C2" w14:textId="77777777" w:rsidR="00B97356" w:rsidRDefault="00B97356" w:rsidP="00F36554"/>
        </w:tc>
        <w:tc>
          <w:tcPr>
            <w:tcW w:w="2131" w:type="dxa"/>
          </w:tcPr>
          <w:p w14:paraId="67837358" w14:textId="77777777" w:rsidR="00B97356" w:rsidRDefault="00B97356" w:rsidP="00F36554">
            <w:pPr>
              <w:rPr>
                <w:color w:val="000000"/>
              </w:rPr>
            </w:pPr>
            <w:r>
              <w:rPr>
                <w:rFonts w:hint="eastAsia"/>
                <w:color w:val="000000"/>
              </w:rPr>
              <w:t>远期订舱改期</w:t>
            </w:r>
          </w:p>
        </w:tc>
      </w:tr>
    </w:tbl>
    <w:bookmarkEnd w:id="21"/>
    <w:p w14:paraId="7537EBA3" w14:textId="77777777" w:rsidR="00B97356" w:rsidRDefault="00B97356" w:rsidP="00B97356">
      <w:pPr>
        <w:pStyle w:val="2"/>
        <w:ind w:right="180"/>
      </w:pPr>
      <w:r>
        <w:rPr>
          <w:rFonts w:hint="eastAsia"/>
        </w:rPr>
        <w:t>船舶管理</w:t>
      </w:r>
    </w:p>
    <w:p w14:paraId="7D57C452" w14:textId="77777777" w:rsidR="00B97356" w:rsidRDefault="00B97356" w:rsidP="00B97356">
      <w:pPr>
        <w:pStyle w:val="3"/>
        <w:ind w:left="481" w:right="180"/>
      </w:pPr>
      <w:r>
        <w:rPr>
          <w:rFonts w:hint="eastAsia"/>
        </w:rPr>
        <w:t>需求说明</w:t>
      </w:r>
    </w:p>
    <w:p w14:paraId="2B138496" w14:textId="77777777" w:rsidR="00B97356" w:rsidRDefault="00B97356" w:rsidP="00B97356">
      <w:pPr>
        <w:ind w:firstLine="420"/>
        <w:jc w:val="left"/>
      </w:pPr>
      <w:r>
        <w:rPr>
          <w:rFonts w:hint="eastAsia"/>
        </w:rPr>
        <w:t>船舶信息是业务开展的基本数据，该功能是船公司用户进入系统根据搜索条件查询已录入船舶信息。</w:t>
      </w:r>
    </w:p>
    <w:p w14:paraId="26D23FA4" w14:textId="77777777" w:rsidR="00B97356" w:rsidRDefault="00B97356" w:rsidP="00B97356">
      <w:pPr>
        <w:ind w:firstLine="420"/>
        <w:jc w:val="left"/>
      </w:pPr>
    </w:p>
    <w:p w14:paraId="6AE0458D" w14:textId="77777777" w:rsidR="00B97356" w:rsidRDefault="00B97356" w:rsidP="00B97356">
      <w:pPr>
        <w:pStyle w:val="3"/>
        <w:ind w:left="481" w:right="180"/>
      </w:pPr>
      <w:bookmarkStart w:id="22" w:name="_数据表"/>
      <w:r>
        <w:rPr>
          <w:rFonts w:hint="eastAsia"/>
        </w:rPr>
        <w:lastRenderedPageBreak/>
        <w:t>数据表</w:t>
      </w:r>
    </w:p>
    <w:bookmarkEnd w:id="22"/>
    <w:p w14:paraId="38D91D4C" w14:textId="77777777" w:rsidR="00B97356" w:rsidRDefault="00B97356" w:rsidP="00B97356">
      <w:pPr>
        <w:jc w:val="left"/>
      </w:pPr>
      <w:r>
        <w:rPr>
          <w:noProof/>
        </w:rPr>
        <w:drawing>
          <wp:inline distT="0" distB="0" distL="0" distR="0" wp14:anchorId="7FE0706C" wp14:editId="6045E461">
            <wp:extent cx="3695700" cy="6819900"/>
            <wp:effectExtent l="0" t="0" r="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5700" cy="6819900"/>
                    </a:xfrm>
                    <a:prstGeom prst="rect">
                      <a:avLst/>
                    </a:prstGeom>
                    <a:noFill/>
                    <a:ln>
                      <a:noFill/>
                    </a:ln>
                  </pic:spPr>
                </pic:pic>
              </a:graphicData>
            </a:graphic>
          </wp:inline>
        </w:drawing>
      </w:r>
    </w:p>
    <w:p w14:paraId="7C45B5D0" w14:textId="77777777" w:rsidR="00B97356" w:rsidRDefault="00B97356" w:rsidP="00B97356">
      <w:pPr>
        <w:jc w:val="left"/>
      </w:pPr>
    </w:p>
    <w:p w14:paraId="195CD82A" w14:textId="77777777" w:rsidR="00B97356" w:rsidRDefault="00B97356" w:rsidP="00B97356">
      <w:pPr>
        <w:jc w:val="left"/>
      </w:pPr>
      <w:r>
        <w:rPr>
          <w:noProof/>
        </w:rPr>
        <w:lastRenderedPageBreak/>
        <w:drawing>
          <wp:inline distT="0" distB="0" distL="0" distR="0" wp14:anchorId="745754E5" wp14:editId="5560D877">
            <wp:extent cx="2792095" cy="1621790"/>
            <wp:effectExtent l="0" t="0" r="8255"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2095" cy="1621790"/>
                    </a:xfrm>
                    <a:prstGeom prst="rect">
                      <a:avLst/>
                    </a:prstGeom>
                    <a:noFill/>
                    <a:ln>
                      <a:noFill/>
                    </a:ln>
                  </pic:spPr>
                </pic:pic>
              </a:graphicData>
            </a:graphic>
          </wp:inline>
        </w:drawing>
      </w:r>
    </w:p>
    <w:p w14:paraId="19DD7071" w14:textId="77777777" w:rsidR="00B97356" w:rsidRDefault="00B97356" w:rsidP="00B97356">
      <w:pPr>
        <w:numPr>
          <w:ilvl w:val="0"/>
          <w:numId w:val="29"/>
        </w:numPr>
        <w:adjustRightInd w:val="0"/>
      </w:pPr>
      <w:r>
        <w:rPr>
          <w:rFonts w:hint="eastAsia"/>
        </w:rPr>
        <w:t>“</w:t>
      </w:r>
      <w:r>
        <w:rPr>
          <w:rFonts w:hint="eastAsia"/>
        </w:rPr>
        <w:t>SHIP_INFO&lt;</w:t>
      </w:r>
      <w:r>
        <w:rPr>
          <w:rFonts w:hint="eastAsia"/>
        </w:rPr>
        <w:t>船信息管理表</w:t>
      </w:r>
      <w:r>
        <w:rPr>
          <w:rFonts w:hint="eastAsia"/>
        </w:rPr>
        <w:t>&gt;</w:t>
      </w:r>
      <w:r>
        <w:rPr>
          <w:rFonts w:hint="eastAsia"/>
        </w:rPr>
        <w:t>”用于保存船相关的信息，“</w:t>
      </w:r>
      <w:r>
        <w:rPr>
          <w:rFonts w:hint="eastAsia"/>
        </w:rPr>
        <w:t>SHIP_ATTR&lt;</w:t>
      </w:r>
      <w:r>
        <w:rPr>
          <w:rFonts w:hint="eastAsia"/>
        </w:rPr>
        <w:t>船附件</w:t>
      </w:r>
      <w:r>
        <w:rPr>
          <w:rFonts w:hint="eastAsia"/>
        </w:rPr>
        <w:t>&gt;</w:t>
      </w:r>
      <w:r>
        <w:rPr>
          <w:rFonts w:hint="eastAsia"/>
        </w:rPr>
        <w:t>”用于保存上传的船旗信息。</w:t>
      </w:r>
    </w:p>
    <w:p w14:paraId="5F2F66D5" w14:textId="77777777" w:rsidR="00B97356" w:rsidRDefault="00B97356" w:rsidP="00B97356">
      <w:pPr>
        <w:numPr>
          <w:ilvl w:val="0"/>
          <w:numId w:val="29"/>
        </w:numPr>
        <w:adjustRightInd w:val="0"/>
      </w:pPr>
      <w:r>
        <w:rPr>
          <w:rFonts w:hint="eastAsia"/>
        </w:rPr>
        <w:t>“</w:t>
      </w:r>
      <w:r>
        <w:rPr>
          <w:rFonts w:hint="eastAsia"/>
        </w:rPr>
        <w:t>SHIP_INFO_SEQ</w:t>
      </w:r>
      <w:r>
        <w:rPr>
          <w:rFonts w:hint="eastAsia"/>
        </w:rPr>
        <w:t>”为关联字段，其他业务数据表在关联船信息时使用此字段进行关联。</w:t>
      </w:r>
    </w:p>
    <w:p w14:paraId="3888D3AB" w14:textId="77777777" w:rsidR="00B97356" w:rsidRDefault="00B97356" w:rsidP="00B97356">
      <w:pPr>
        <w:numPr>
          <w:ilvl w:val="0"/>
          <w:numId w:val="29"/>
        </w:numPr>
        <w:adjustRightInd w:val="0"/>
      </w:pPr>
      <w:r>
        <w:rPr>
          <w:rFonts w:hint="eastAsia"/>
        </w:rPr>
        <w:t>“</w:t>
      </w:r>
      <w:r>
        <w:rPr>
          <w:rFonts w:hint="eastAsia"/>
        </w:rPr>
        <w:t>OWNER_SEQ&lt;</w:t>
      </w:r>
      <w:r>
        <w:rPr>
          <w:rFonts w:hint="eastAsia"/>
        </w:rPr>
        <w:t>船公司</w:t>
      </w:r>
      <w:r>
        <w:rPr>
          <w:rFonts w:hint="eastAsia"/>
        </w:rPr>
        <w:t>&gt;</w:t>
      </w:r>
      <w:r>
        <w:rPr>
          <w:rFonts w:hint="eastAsia"/>
        </w:rPr>
        <w:t>”字段用于标记不同船公司的船信息。</w:t>
      </w:r>
    </w:p>
    <w:p w14:paraId="742D1C3D" w14:textId="77777777" w:rsidR="00B97356" w:rsidRDefault="00B97356" w:rsidP="00B97356">
      <w:pPr>
        <w:numPr>
          <w:ilvl w:val="0"/>
          <w:numId w:val="29"/>
        </w:numPr>
        <w:adjustRightInd w:val="0"/>
      </w:pPr>
      <w:r>
        <w:rPr>
          <w:rFonts w:hint="eastAsia"/>
        </w:rPr>
        <w:t>“</w:t>
      </w:r>
      <w:r>
        <w:rPr>
          <w:rFonts w:hint="eastAsia"/>
        </w:rPr>
        <w:t>TCOMP_SEQ&lt;</w:t>
      </w:r>
      <w:r>
        <w:rPr>
          <w:rFonts w:hint="eastAsia"/>
        </w:rPr>
        <w:t>当前用户所属公司</w:t>
      </w:r>
      <w:r>
        <w:rPr>
          <w:rFonts w:hint="eastAsia"/>
        </w:rPr>
        <w:t>&gt;</w:t>
      </w:r>
      <w:r>
        <w:rPr>
          <w:rFonts w:hint="eastAsia"/>
        </w:rPr>
        <w:t>”字段查询船舶信息用于区别同一船公司的不同下属操作公司。</w:t>
      </w:r>
    </w:p>
    <w:p w14:paraId="01A13731" w14:textId="77777777" w:rsidR="00B97356" w:rsidRDefault="00B97356" w:rsidP="00B97356">
      <w:pPr>
        <w:numPr>
          <w:ilvl w:val="0"/>
          <w:numId w:val="29"/>
        </w:numPr>
        <w:adjustRightInd w:val="0"/>
      </w:pPr>
      <w:r>
        <w:rPr>
          <w:rFonts w:hint="eastAsia"/>
        </w:rPr>
        <w:t>“</w:t>
      </w:r>
      <w:r>
        <w:rPr>
          <w:rFonts w:hint="eastAsia"/>
        </w:rPr>
        <w:t>STATUS</w:t>
      </w:r>
      <w:r>
        <w:rPr>
          <w:rFonts w:hint="eastAsia"/>
        </w:rPr>
        <w:t>”取值为“</w:t>
      </w:r>
      <w:r>
        <w:rPr>
          <w:rFonts w:hint="eastAsia"/>
        </w:rPr>
        <w:t xml:space="preserve">-10 </w:t>
      </w:r>
      <w:r>
        <w:rPr>
          <w:rFonts w:hint="eastAsia"/>
        </w:rPr>
        <w:t>删除</w:t>
      </w:r>
      <w:r>
        <w:rPr>
          <w:rFonts w:hint="eastAsia"/>
        </w:rPr>
        <w:t xml:space="preserve"> 10</w:t>
      </w:r>
      <w:r>
        <w:rPr>
          <w:rFonts w:hint="eastAsia"/>
        </w:rPr>
        <w:t>有效”。船信息数据的删除采用标记删除，删除之前需要判断是否在使用中，使用中的船信息不允许删除。</w:t>
      </w:r>
    </w:p>
    <w:p w14:paraId="20CEFCFD" w14:textId="77777777" w:rsidR="00B97356" w:rsidRDefault="00B97356" w:rsidP="00B97356">
      <w:pPr>
        <w:adjustRightInd w:val="0"/>
      </w:pPr>
    </w:p>
    <w:p w14:paraId="3FCC3381" w14:textId="77777777" w:rsidR="00B97356" w:rsidRDefault="00B97356" w:rsidP="00B97356">
      <w:r>
        <w:rPr>
          <w:noProof/>
        </w:rPr>
        <w:drawing>
          <wp:inline distT="0" distB="0" distL="0" distR="0" wp14:anchorId="7F5D300F" wp14:editId="35099FB1">
            <wp:extent cx="3543300" cy="2922905"/>
            <wp:effectExtent l="0" t="0" r="0" b="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3300" cy="2922905"/>
                    </a:xfrm>
                    <a:prstGeom prst="rect">
                      <a:avLst/>
                    </a:prstGeom>
                    <a:noFill/>
                    <a:ln>
                      <a:noFill/>
                    </a:ln>
                  </pic:spPr>
                </pic:pic>
              </a:graphicData>
            </a:graphic>
          </wp:inline>
        </w:drawing>
      </w:r>
    </w:p>
    <w:p w14:paraId="17E0A6AF" w14:textId="77777777" w:rsidR="00B97356" w:rsidRDefault="00B97356" w:rsidP="00B97356">
      <w:pPr>
        <w:numPr>
          <w:ilvl w:val="0"/>
          <w:numId w:val="30"/>
        </w:numPr>
      </w:pPr>
      <w:r>
        <w:rPr>
          <w:rFonts w:hint="eastAsia"/>
        </w:rPr>
        <w:t>“</w:t>
      </w:r>
      <w:r>
        <w:rPr>
          <w:rFonts w:hint="eastAsia"/>
        </w:rPr>
        <w:t>OWNER_SEQ</w:t>
      </w:r>
      <w:r>
        <w:rPr>
          <w:rFonts w:hint="eastAsia"/>
        </w:rPr>
        <w:t>”默认取值“</w:t>
      </w:r>
      <w:r>
        <w:rPr>
          <w:rFonts w:hint="eastAsia"/>
        </w:rPr>
        <w:t>0</w:t>
      </w:r>
      <w:r>
        <w:rPr>
          <w:rFonts w:hint="eastAsia"/>
        </w:rPr>
        <w:t>”，取值为</w:t>
      </w:r>
      <w:r>
        <w:rPr>
          <w:rFonts w:hint="eastAsia"/>
        </w:rPr>
        <w:t>0</w:t>
      </w:r>
      <w:r>
        <w:rPr>
          <w:rFonts w:hint="eastAsia"/>
        </w:rPr>
        <w:t>的编码表示所有船公司通用，而船公司特定的编码标记船公司自己的</w:t>
      </w:r>
      <w:r>
        <w:rPr>
          <w:rFonts w:hint="eastAsia"/>
        </w:rPr>
        <w:t>SEQ</w:t>
      </w:r>
      <w:r>
        <w:rPr>
          <w:rFonts w:hint="eastAsia"/>
        </w:rPr>
        <w:t>，不支持对不同的操作公司不同的编码体系，对一家船公司仅能存在一套编码体系。</w:t>
      </w:r>
    </w:p>
    <w:p w14:paraId="20673608" w14:textId="77777777" w:rsidR="00B97356" w:rsidRDefault="00B97356" w:rsidP="00B97356">
      <w:pPr>
        <w:numPr>
          <w:ilvl w:val="0"/>
          <w:numId w:val="30"/>
        </w:numPr>
      </w:pPr>
      <w:r>
        <w:rPr>
          <w:rFonts w:hint="eastAsia"/>
        </w:rPr>
        <w:t>“</w:t>
      </w:r>
      <w:r>
        <w:t>STATUS</w:t>
      </w:r>
      <w:r>
        <w:rPr>
          <w:rFonts w:hint="eastAsia"/>
        </w:rPr>
        <w:t>”取值为“</w:t>
      </w:r>
      <w:r>
        <w:rPr>
          <w:rFonts w:hint="eastAsia"/>
        </w:rPr>
        <w:t xml:space="preserve">-10 </w:t>
      </w:r>
      <w:r>
        <w:rPr>
          <w:rFonts w:hint="eastAsia"/>
        </w:rPr>
        <w:t>删除</w:t>
      </w:r>
      <w:r>
        <w:rPr>
          <w:rFonts w:hint="eastAsia"/>
        </w:rPr>
        <w:t xml:space="preserve"> 10</w:t>
      </w:r>
      <w:r>
        <w:rPr>
          <w:rFonts w:hint="eastAsia"/>
        </w:rPr>
        <w:t>有效”，采用标记删除方式处理。</w:t>
      </w:r>
    </w:p>
    <w:p w14:paraId="32909C0F" w14:textId="77777777" w:rsidR="00B97356" w:rsidRDefault="00B97356" w:rsidP="00B97356">
      <w:pPr>
        <w:numPr>
          <w:ilvl w:val="0"/>
          <w:numId w:val="30"/>
        </w:numPr>
      </w:pPr>
      <w:r>
        <w:rPr>
          <w:rFonts w:hint="eastAsia"/>
        </w:rPr>
        <w:t>“</w:t>
      </w:r>
      <w:r>
        <w:rPr>
          <w:rFonts w:hint="eastAsia"/>
        </w:rPr>
        <w:t>REPLACE_CODE</w:t>
      </w:r>
      <w:r>
        <w:rPr>
          <w:rFonts w:hint="eastAsia"/>
        </w:rPr>
        <w:t>”参见《</w:t>
      </w:r>
      <w:r>
        <w:rPr>
          <w:rFonts w:hint="eastAsia"/>
        </w:rPr>
        <w:t>BKOnline</w:t>
      </w:r>
      <w:r>
        <w:rPr>
          <w:rFonts w:hint="eastAsia"/>
        </w:rPr>
        <w:t>系统详细设计文档</w:t>
      </w:r>
      <w:r>
        <w:rPr>
          <w:rFonts w:hint="eastAsia"/>
        </w:rPr>
        <w:t>LEVEL2.doc</w:t>
      </w:r>
      <w:r>
        <w:rPr>
          <w:rFonts w:hint="eastAsia"/>
        </w:rPr>
        <w:t>》编码表体系解决方案。</w:t>
      </w:r>
    </w:p>
    <w:p w14:paraId="70BFCC67" w14:textId="77777777" w:rsidR="00B97356" w:rsidRDefault="00B97356" w:rsidP="00B97356">
      <w:pPr>
        <w:numPr>
          <w:ilvl w:val="0"/>
          <w:numId w:val="30"/>
        </w:numPr>
      </w:pPr>
      <w:r>
        <w:rPr>
          <w:rFonts w:hint="eastAsia"/>
        </w:rPr>
        <w:t>港口类型、名称取值来自</w:t>
      </w:r>
      <w:r>
        <w:rPr>
          <w:rFonts w:hint="eastAsia"/>
        </w:rPr>
        <w:t>DICTIONARY_CODE&lt;</w:t>
      </w:r>
      <w:r>
        <w:rPr>
          <w:rFonts w:hint="eastAsia"/>
        </w:rPr>
        <w:t>字典代码表</w:t>
      </w:r>
      <w:r>
        <w:rPr>
          <w:rFonts w:hint="eastAsia"/>
        </w:rPr>
        <w:t>&gt;</w:t>
      </w:r>
      <w:r>
        <w:rPr>
          <w:rFonts w:hint="eastAsia"/>
        </w:rPr>
        <w:t>。</w:t>
      </w:r>
    </w:p>
    <w:p w14:paraId="09118D46" w14:textId="77777777" w:rsidR="00B97356" w:rsidRDefault="00B97356" w:rsidP="00B97356">
      <w:pPr>
        <w:adjustRightInd w:val="0"/>
      </w:pPr>
    </w:p>
    <w:p w14:paraId="016561AB" w14:textId="77777777" w:rsidR="00B97356" w:rsidRDefault="00B97356" w:rsidP="00B97356">
      <w:pPr>
        <w:pStyle w:val="3"/>
        <w:ind w:left="481" w:right="180"/>
      </w:pPr>
      <w:r>
        <w:rPr>
          <w:rFonts w:hint="eastAsia"/>
        </w:rPr>
        <w:lastRenderedPageBreak/>
        <w:t>列表界面</w:t>
      </w:r>
    </w:p>
    <w:p w14:paraId="2960892E" w14:textId="77777777" w:rsidR="00B97356" w:rsidRDefault="00B97356" w:rsidP="00B97356">
      <w:r>
        <w:rPr>
          <w:noProof/>
        </w:rPr>
        <w:drawing>
          <wp:inline distT="0" distB="0" distL="0" distR="0" wp14:anchorId="4D402709" wp14:editId="31266707">
            <wp:extent cx="5268595" cy="3107690"/>
            <wp:effectExtent l="0" t="0" r="8255"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8595" cy="3107690"/>
                    </a:xfrm>
                    <a:prstGeom prst="rect">
                      <a:avLst/>
                    </a:prstGeom>
                    <a:noFill/>
                    <a:ln>
                      <a:noFill/>
                    </a:ln>
                  </pic:spPr>
                </pic:pic>
              </a:graphicData>
            </a:graphic>
          </wp:inline>
        </w:drawing>
      </w:r>
    </w:p>
    <w:p w14:paraId="777B7C0E" w14:textId="77777777" w:rsidR="00B97356" w:rsidRDefault="00B97356" w:rsidP="00B97356">
      <w:pPr>
        <w:jc w:val="center"/>
      </w:pPr>
      <w:r>
        <w:rPr>
          <w:rFonts w:hint="eastAsia"/>
        </w:rPr>
        <w:t>船舶列表（图</w:t>
      </w:r>
      <w:r>
        <w:rPr>
          <w:rFonts w:hint="eastAsia"/>
        </w:rPr>
        <w:t>1</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5"/>
        <w:gridCol w:w="7453"/>
      </w:tblGrid>
      <w:tr w:rsidR="00B97356" w14:paraId="08FE8F3C" w14:textId="77777777" w:rsidTr="00F36554">
        <w:tc>
          <w:tcPr>
            <w:tcW w:w="1075" w:type="dxa"/>
            <w:shd w:val="clear" w:color="auto" w:fill="A6A6A6"/>
          </w:tcPr>
          <w:p w14:paraId="57532254" w14:textId="77777777" w:rsidR="00B97356" w:rsidRDefault="00B97356" w:rsidP="00F36554">
            <w:pPr>
              <w:jc w:val="center"/>
              <w:rPr>
                <w:b/>
              </w:rPr>
            </w:pPr>
            <w:r>
              <w:rPr>
                <w:rFonts w:hint="eastAsia"/>
                <w:b/>
              </w:rPr>
              <w:t>页面元素</w:t>
            </w:r>
          </w:p>
        </w:tc>
        <w:tc>
          <w:tcPr>
            <w:tcW w:w="7453" w:type="dxa"/>
            <w:shd w:val="clear" w:color="auto" w:fill="A6A6A6"/>
          </w:tcPr>
          <w:p w14:paraId="2B58CEB4" w14:textId="77777777" w:rsidR="00B97356" w:rsidRDefault="00B97356" w:rsidP="00F36554">
            <w:pPr>
              <w:jc w:val="center"/>
              <w:rPr>
                <w:b/>
              </w:rPr>
            </w:pPr>
            <w:r>
              <w:rPr>
                <w:rFonts w:hint="eastAsia"/>
                <w:b/>
              </w:rPr>
              <w:t>描述</w:t>
            </w:r>
          </w:p>
        </w:tc>
      </w:tr>
      <w:tr w:rsidR="00B97356" w14:paraId="3E8CEB65" w14:textId="77777777" w:rsidTr="00F36554">
        <w:tc>
          <w:tcPr>
            <w:tcW w:w="1075" w:type="dxa"/>
            <w:shd w:val="clear" w:color="auto" w:fill="D9D9D9"/>
          </w:tcPr>
          <w:p w14:paraId="28C99AFC" w14:textId="77777777" w:rsidR="00B97356" w:rsidRDefault="00B97356" w:rsidP="00F36554">
            <w:r>
              <w:rPr>
                <w:rFonts w:hint="eastAsia"/>
              </w:rPr>
              <w:t>查询条件</w:t>
            </w:r>
          </w:p>
        </w:tc>
        <w:tc>
          <w:tcPr>
            <w:tcW w:w="7453" w:type="dxa"/>
            <w:shd w:val="clear" w:color="auto" w:fill="D9D9D9"/>
          </w:tcPr>
          <w:p w14:paraId="594B7323" w14:textId="77777777" w:rsidR="00B97356" w:rsidRDefault="00B97356" w:rsidP="00F36554"/>
        </w:tc>
      </w:tr>
      <w:tr w:rsidR="00B97356" w14:paraId="7F4DDFED" w14:textId="77777777" w:rsidTr="00F36554">
        <w:tc>
          <w:tcPr>
            <w:tcW w:w="1075" w:type="dxa"/>
          </w:tcPr>
          <w:p w14:paraId="3F2F47D3" w14:textId="77777777" w:rsidR="00B97356" w:rsidRDefault="00B97356" w:rsidP="00F36554">
            <w:r>
              <w:rPr>
                <w:rFonts w:hint="eastAsia"/>
              </w:rPr>
              <w:t>船舶代码、英文船名、船东、</w:t>
            </w:r>
          </w:p>
          <w:p w14:paraId="13E34418" w14:textId="77777777" w:rsidR="00B97356" w:rsidRDefault="00B97356" w:rsidP="00F36554">
            <w:r>
              <w:rPr>
                <w:rFonts w:hint="eastAsia"/>
              </w:rPr>
              <w:t>舶呼号、</w:t>
            </w:r>
            <w:r>
              <w:rPr>
                <w:rFonts w:hint="eastAsia"/>
              </w:rPr>
              <w:t>IMO</w:t>
            </w:r>
            <w:r>
              <w:rPr>
                <w:rFonts w:hint="eastAsia"/>
              </w:rPr>
              <w:t>编号</w:t>
            </w:r>
          </w:p>
        </w:tc>
        <w:tc>
          <w:tcPr>
            <w:tcW w:w="7453" w:type="dxa"/>
          </w:tcPr>
          <w:p w14:paraId="10B8096A" w14:textId="77777777" w:rsidR="00B97356" w:rsidRDefault="00B97356" w:rsidP="00F36554">
            <w:r>
              <w:rPr>
                <w:rFonts w:hint="eastAsia"/>
              </w:rPr>
              <w:t>支持模糊查询，默认为空，非必要条件</w:t>
            </w:r>
          </w:p>
        </w:tc>
      </w:tr>
      <w:tr w:rsidR="00B97356" w14:paraId="2E578143" w14:textId="77777777" w:rsidTr="00F36554">
        <w:tc>
          <w:tcPr>
            <w:tcW w:w="1075" w:type="dxa"/>
          </w:tcPr>
          <w:p w14:paraId="69947EAE" w14:textId="77777777" w:rsidR="00B97356" w:rsidRDefault="00B97356" w:rsidP="00F36554">
            <w:r>
              <w:rPr>
                <w:rFonts w:hint="eastAsia"/>
              </w:rPr>
              <w:t>船公司</w:t>
            </w:r>
          </w:p>
        </w:tc>
        <w:tc>
          <w:tcPr>
            <w:tcW w:w="7453" w:type="dxa"/>
          </w:tcPr>
          <w:p w14:paraId="00CCD585" w14:textId="77777777" w:rsidR="00B97356" w:rsidRDefault="00B97356" w:rsidP="00F36554">
            <w:pPr>
              <w:numPr>
                <w:ilvl w:val="0"/>
                <w:numId w:val="31"/>
              </w:numPr>
              <w:ind w:left="360" w:hanging="360"/>
            </w:pPr>
            <w:r>
              <w:rPr>
                <w:rFonts w:hint="eastAsia"/>
              </w:rPr>
              <w:t>普通用户不显示此查询条件。</w:t>
            </w:r>
          </w:p>
          <w:p w14:paraId="4D280FE7" w14:textId="77777777" w:rsidR="00B97356" w:rsidRDefault="00B97356" w:rsidP="00F36554">
            <w:r>
              <w:rPr>
                <w:rFonts w:hint="eastAsia"/>
              </w:rPr>
              <w:t>查询条件参考权限接口，根据登录用户对应的公司属性，实现以下两种角色使用的区别：</w:t>
            </w:r>
          </w:p>
          <w:p w14:paraId="14F700CA" w14:textId="77777777" w:rsidR="00B97356" w:rsidRDefault="00B97356" w:rsidP="00F36554">
            <w:r>
              <w:rPr>
                <w:rFonts w:hint="eastAsia"/>
                <w:b/>
              </w:rPr>
              <w:t>运维角色</w:t>
            </w:r>
            <w:r>
              <w:rPr>
                <w:rFonts w:hint="eastAsia"/>
              </w:rPr>
              <w:t>：登录才能使用下拉条件“船公司”：下拉</w:t>
            </w:r>
            <w:r>
              <w:rPr>
                <w:rFonts w:hint="eastAsia"/>
              </w:rPr>
              <w:t xml:space="preserve"> </w:t>
            </w:r>
            <w:r>
              <w:rPr>
                <w:rFonts w:hint="eastAsia"/>
              </w:rPr>
              <w:t>精确</w:t>
            </w:r>
            <w:r>
              <w:rPr>
                <w:rFonts w:hint="eastAsia"/>
              </w:rPr>
              <w:t xml:space="preserve"> </w:t>
            </w:r>
            <w:r>
              <w:rPr>
                <w:rFonts w:hint="eastAsia"/>
              </w:rPr>
              <w:t>默认</w:t>
            </w:r>
            <w:r>
              <w:rPr>
                <w:rFonts w:hint="eastAsia"/>
              </w:rPr>
              <w:t>ALL</w:t>
            </w:r>
            <w:r>
              <w:rPr>
                <w:rFonts w:hint="eastAsia"/>
              </w:rPr>
              <w:t>。可查看所有船公司及下属操作公司航线代码</w:t>
            </w:r>
            <w:r>
              <w:rPr>
                <w:rFonts w:hint="eastAsia"/>
              </w:rPr>
              <w:t>/</w:t>
            </w:r>
            <w:r>
              <w:rPr>
                <w:rFonts w:hint="eastAsia"/>
              </w:rPr>
              <w:t>名称，即条件可选择。</w:t>
            </w:r>
          </w:p>
          <w:p w14:paraId="62E60B97" w14:textId="77777777" w:rsidR="00B97356" w:rsidRDefault="00B97356" w:rsidP="00F36554">
            <w:r>
              <w:rPr>
                <w:rFonts w:hint="eastAsia"/>
                <w:b/>
              </w:rPr>
              <w:t>船公司及下属公司角色</w:t>
            </w:r>
            <w:r>
              <w:rPr>
                <w:rFonts w:hint="eastAsia"/>
              </w:rPr>
              <w:t>：航线以船公司为归属当前登录的用户可查自己所属船公司下所有的航线代码</w:t>
            </w:r>
            <w:r>
              <w:rPr>
                <w:rFonts w:hint="eastAsia"/>
              </w:rPr>
              <w:t>/</w:t>
            </w:r>
            <w:r>
              <w:rPr>
                <w:rFonts w:hint="eastAsia"/>
              </w:rPr>
              <w:t>名称（即同一船公司的多家下属操作公司可互相查看对方已录入的航线信息），但不能查其他船公司的航线代码</w:t>
            </w:r>
            <w:r>
              <w:rPr>
                <w:rFonts w:hint="eastAsia"/>
              </w:rPr>
              <w:t>/</w:t>
            </w:r>
            <w:r>
              <w:rPr>
                <w:rFonts w:hint="eastAsia"/>
              </w:rPr>
              <w:t>名称。即条件初始化为用户对应的</w:t>
            </w:r>
            <w:r>
              <w:rPr>
                <w:rFonts w:hint="eastAsia"/>
                <w:b/>
              </w:rPr>
              <w:t>船公司，</w:t>
            </w:r>
            <w:r>
              <w:rPr>
                <w:rFonts w:hint="eastAsia"/>
              </w:rPr>
              <w:t>不允许编辑（</w:t>
            </w:r>
            <w:r>
              <w:rPr>
                <w:rFonts w:hint="eastAsia"/>
              </w:rPr>
              <w:t>PS</w:t>
            </w:r>
            <w:r>
              <w:rPr>
                <w:rFonts w:hint="eastAsia"/>
              </w:rPr>
              <w:t>：用户登录账户对应的公司可能是船公司下属的操作公司，并不是船公司，数据来源“</w:t>
            </w:r>
            <w:r>
              <w:rPr>
                <w:rFonts w:hint="eastAsia"/>
              </w:rPr>
              <w:t>TCOMP&lt;</w:t>
            </w:r>
            <w:r>
              <w:rPr>
                <w:rFonts w:hint="eastAsia"/>
              </w:rPr>
              <w:t>公司资料表</w:t>
            </w:r>
            <w:r>
              <w:rPr>
                <w:rFonts w:hint="eastAsia"/>
              </w:rPr>
              <w:t>&gt;TCOMP_SEQ</w:t>
            </w:r>
            <w:r>
              <w:rPr>
                <w:rFonts w:hint="eastAsia"/>
              </w:rPr>
              <w:t>与</w:t>
            </w:r>
            <w:r>
              <w:rPr>
                <w:rFonts w:hint="eastAsia"/>
              </w:rPr>
              <w:t>TCOMP_GROUP&lt;</w:t>
            </w:r>
            <w:r>
              <w:rPr>
                <w:rFonts w:hint="eastAsia"/>
              </w:rPr>
              <w:t>公司组织</w:t>
            </w:r>
            <w:r>
              <w:rPr>
                <w:rFonts w:hint="eastAsia"/>
              </w:rPr>
              <w:t>&gt;::</w:t>
            </w:r>
            <w:r>
              <w:t>COMP_SEQ</w:t>
            </w:r>
            <w:r>
              <w:rPr>
                <w:rFonts w:hint="eastAsia"/>
              </w:rPr>
              <w:t>关联”表获取到对应的船公司，这部分有封装接口，参考</w:t>
            </w:r>
            <w:r>
              <w:rPr>
                <w:rFonts w:hint="eastAsia"/>
              </w:rPr>
              <w:t>IOMTUser</w:t>
            </w:r>
            <w:r>
              <w:rPr>
                <w:rFonts w:hint="eastAsia"/>
              </w:rPr>
              <w:t>对象）如果账户没有对应的船公司信息的，船公司条件默认为</w:t>
            </w:r>
            <w:r>
              <w:rPr>
                <w:rFonts w:hint="eastAsia"/>
              </w:rPr>
              <w:t>-1</w:t>
            </w:r>
            <w:r>
              <w:rPr>
                <w:rFonts w:hint="eastAsia"/>
              </w:rPr>
              <w:t>，显示为空，即无船公司对应的用户账户在此页面查询不到任何信息。</w:t>
            </w:r>
          </w:p>
        </w:tc>
      </w:tr>
      <w:tr w:rsidR="00B97356" w14:paraId="07C750B6" w14:textId="77777777" w:rsidTr="00F36554">
        <w:tc>
          <w:tcPr>
            <w:tcW w:w="1075" w:type="dxa"/>
          </w:tcPr>
          <w:p w14:paraId="6E06C646" w14:textId="77777777" w:rsidR="00B97356" w:rsidRDefault="00B97356" w:rsidP="00F36554">
            <w:r>
              <w:rPr>
                <w:rFonts w:hint="eastAsia"/>
              </w:rPr>
              <w:t>船籍港</w:t>
            </w:r>
          </w:p>
        </w:tc>
        <w:tc>
          <w:tcPr>
            <w:tcW w:w="7453" w:type="dxa"/>
          </w:tcPr>
          <w:p w14:paraId="14F14A97" w14:textId="77777777" w:rsidR="00B97356" w:rsidRDefault="00B97356" w:rsidP="00F36554">
            <w:r>
              <w:rPr>
                <w:rFonts w:hint="eastAsia"/>
              </w:rPr>
              <w:t>参见“船籍港”选择列表数据后返回船籍港代码到文本框</w:t>
            </w:r>
            <w:r>
              <w:rPr>
                <w:rFonts w:hint="eastAsia"/>
              </w:rPr>
              <w:t>,</w:t>
            </w:r>
            <w:r>
              <w:rPr>
                <w:rFonts w:hint="eastAsia"/>
              </w:rPr>
              <w:t>不需要显示港口名称，默认空，非必要。</w:t>
            </w:r>
          </w:p>
        </w:tc>
      </w:tr>
      <w:tr w:rsidR="00B97356" w14:paraId="6C80FAA2" w14:textId="77777777" w:rsidTr="00F36554">
        <w:tc>
          <w:tcPr>
            <w:tcW w:w="1075" w:type="dxa"/>
            <w:shd w:val="clear" w:color="auto" w:fill="D9D9D9"/>
          </w:tcPr>
          <w:p w14:paraId="046FFF08" w14:textId="77777777" w:rsidR="00B97356" w:rsidRDefault="00B97356" w:rsidP="00F36554">
            <w:r>
              <w:rPr>
                <w:rFonts w:hint="eastAsia"/>
              </w:rPr>
              <w:t>列表项</w:t>
            </w:r>
          </w:p>
        </w:tc>
        <w:tc>
          <w:tcPr>
            <w:tcW w:w="7453" w:type="dxa"/>
            <w:shd w:val="clear" w:color="auto" w:fill="D9D9D9"/>
          </w:tcPr>
          <w:p w14:paraId="57979020" w14:textId="77777777" w:rsidR="00B97356" w:rsidRDefault="00B97356" w:rsidP="00F36554"/>
        </w:tc>
      </w:tr>
      <w:tr w:rsidR="00B97356" w14:paraId="7D207CC8" w14:textId="77777777" w:rsidTr="00F36554">
        <w:tc>
          <w:tcPr>
            <w:tcW w:w="1075" w:type="dxa"/>
          </w:tcPr>
          <w:p w14:paraId="2B1BFEFB" w14:textId="77777777" w:rsidR="00B97356" w:rsidRDefault="00B97356" w:rsidP="00F36554">
            <w:r>
              <w:rPr>
                <w:rFonts w:hint="eastAsia"/>
              </w:rPr>
              <w:t>列表字段</w:t>
            </w:r>
          </w:p>
        </w:tc>
        <w:tc>
          <w:tcPr>
            <w:tcW w:w="7453" w:type="dxa"/>
          </w:tcPr>
          <w:p w14:paraId="6C11ACD6" w14:textId="77777777" w:rsidR="00B97356" w:rsidRDefault="00B97356" w:rsidP="00F36554">
            <w:r>
              <w:rPr>
                <w:rFonts w:hint="eastAsia"/>
              </w:rPr>
              <w:t>字段的对应关系请参考数据库定义的同名字段。</w:t>
            </w:r>
          </w:p>
        </w:tc>
      </w:tr>
      <w:tr w:rsidR="00B97356" w14:paraId="564D3B7C" w14:textId="77777777" w:rsidTr="00F36554">
        <w:tc>
          <w:tcPr>
            <w:tcW w:w="1075" w:type="dxa"/>
          </w:tcPr>
          <w:p w14:paraId="62600C5A" w14:textId="77777777" w:rsidR="00B97356" w:rsidRDefault="00B97356" w:rsidP="00F36554">
            <w:r>
              <w:rPr>
                <w:rFonts w:hint="eastAsia"/>
              </w:rPr>
              <w:t>英</w:t>
            </w:r>
            <w:r>
              <w:rPr>
                <w:rFonts w:hint="eastAsia"/>
              </w:rPr>
              <w:t>/</w:t>
            </w:r>
            <w:r>
              <w:rPr>
                <w:rFonts w:hint="eastAsia"/>
              </w:rPr>
              <w:t>中船名</w:t>
            </w:r>
          </w:p>
        </w:tc>
        <w:tc>
          <w:tcPr>
            <w:tcW w:w="7453" w:type="dxa"/>
          </w:tcPr>
          <w:p w14:paraId="19C6B0BD" w14:textId="77777777" w:rsidR="00B97356" w:rsidRDefault="00B97356" w:rsidP="00F36554">
            <w:r>
              <w:rPr>
                <w:rFonts w:hint="eastAsia"/>
              </w:rPr>
              <w:t>OWNER_NAME_EN&lt;</w:t>
            </w:r>
            <w:r>
              <w:rPr>
                <w:rFonts w:hint="eastAsia"/>
              </w:rPr>
              <w:t>船公司中文名称</w:t>
            </w:r>
            <w:r>
              <w:rPr>
                <w:rFonts w:hint="eastAsia"/>
              </w:rPr>
              <w:t>&gt;/</w:t>
            </w:r>
          </w:p>
          <w:p w14:paraId="7677068B" w14:textId="77777777" w:rsidR="00B97356" w:rsidRDefault="00B97356" w:rsidP="00F36554">
            <w:r>
              <w:rPr>
                <w:rFonts w:hint="eastAsia"/>
              </w:rPr>
              <w:t>OWNER_NAME_CN&lt;</w:t>
            </w:r>
            <w:r>
              <w:rPr>
                <w:rFonts w:hint="eastAsia"/>
              </w:rPr>
              <w:t>船公司中文名称</w:t>
            </w:r>
            <w:r>
              <w:rPr>
                <w:rFonts w:hint="eastAsia"/>
              </w:rPr>
              <w:t>&gt;</w:t>
            </w:r>
          </w:p>
          <w:p w14:paraId="4F42F210" w14:textId="77777777" w:rsidR="00B97356" w:rsidRDefault="00B97356" w:rsidP="00F36554">
            <w:r>
              <w:rPr>
                <w:rFonts w:hint="eastAsia"/>
              </w:rPr>
              <w:t>如果中文名称或者英文名称任意一个为空时，不显示分割符号</w:t>
            </w:r>
          </w:p>
        </w:tc>
      </w:tr>
      <w:tr w:rsidR="00B97356" w14:paraId="7B009ACD" w14:textId="77777777" w:rsidTr="00F36554">
        <w:tc>
          <w:tcPr>
            <w:tcW w:w="1075" w:type="dxa"/>
          </w:tcPr>
          <w:p w14:paraId="6BEFDE8F" w14:textId="77777777" w:rsidR="00B97356" w:rsidRDefault="00B97356" w:rsidP="00F36554">
            <w:r>
              <w:rPr>
                <w:rFonts w:hint="eastAsia"/>
              </w:rPr>
              <w:t>船籍港</w:t>
            </w:r>
          </w:p>
        </w:tc>
        <w:tc>
          <w:tcPr>
            <w:tcW w:w="7453" w:type="dxa"/>
          </w:tcPr>
          <w:p w14:paraId="6C39FDF8" w14:textId="77777777" w:rsidR="00B97356" w:rsidRDefault="00B97356" w:rsidP="00F36554">
            <w:r>
              <w:rPr>
                <w:rFonts w:hint="eastAsia"/>
              </w:rPr>
              <w:t>SHIP_REG_PORT&lt;</w:t>
            </w:r>
            <w:r>
              <w:rPr>
                <w:rFonts w:hint="eastAsia"/>
              </w:rPr>
              <w:t>船籍港代码</w:t>
            </w:r>
            <w:r>
              <w:rPr>
                <w:rFonts w:hint="eastAsia"/>
              </w:rPr>
              <w:t>&gt;</w:t>
            </w:r>
          </w:p>
          <w:p w14:paraId="07D11433" w14:textId="77777777" w:rsidR="00B97356" w:rsidRDefault="00B97356" w:rsidP="00F36554">
            <w:r>
              <w:rPr>
                <w:rFonts w:hint="eastAsia"/>
              </w:rPr>
              <w:lastRenderedPageBreak/>
              <w:t>仅显示代码，不需要显示名称</w:t>
            </w:r>
          </w:p>
        </w:tc>
      </w:tr>
      <w:tr w:rsidR="00B97356" w14:paraId="621DC09C" w14:textId="77777777" w:rsidTr="00F36554">
        <w:tc>
          <w:tcPr>
            <w:tcW w:w="1075" w:type="dxa"/>
          </w:tcPr>
          <w:p w14:paraId="613FA61A" w14:textId="77777777" w:rsidR="00B97356" w:rsidRDefault="00B97356" w:rsidP="00F36554">
            <w:r>
              <w:rPr>
                <w:rFonts w:hint="eastAsia"/>
              </w:rPr>
              <w:lastRenderedPageBreak/>
              <w:t>舱位数</w:t>
            </w:r>
            <w:r>
              <w:rPr>
                <w:rFonts w:hint="eastAsia"/>
              </w:rPr>
              <w:t>/</w:t>
            </w:r>
            <w:r>
              <w:rPr>
                <w:rFonts w:hint="eastAsia"/>
              </w:rPr>
              <w:t>甲板</w:t>
            </w:r>
            <w:r>
              <w:rPr>
                <w:rFonts w:hint="eastAsia"/>
              </w:rPr>
              <w:t>/</w:t>
            </w:r>
            <w:r>
              <w:rPr>
                <w:rFonts w:hint="eastAsia"/>
              </w:rPr>
              <w:t>舱内</w:t>
            </w:r>
          </w:p>
        </w:tc>
        <w:tc>
          <w:tcPr>
            <w:tcW w:w="7453" w:type="dxa"/>
          </w:tcPr>
          <w:p w14:paraId="61D4288E" w14:textId="77777777" w:rsidR="00B97356" w:rsidRDefault="00B97356" w:rsidP="00F36554">
            <w:r>
              <w:rPr>
                <w:rFonts w:hint="eastAsia"/>
              </w:rPr>
              <w:t>TEU_LOADING&lt;</w:t>
            </w:r>
            <w:r>
              <w:rPr>
                <w:rFonts w:hint="eastAsia"/>
              </w:rPr>
              <w:t>舱位数</w:t>
            </w:r>
            <w:r>
              <w:rPr>
                <w:rFonts w:hint="eastAsia"/>
              </w:rPr>
              <w:t>&gt;/</w:t>
            </w:r>
          </w:p>
          <w:p w14:paraId="2324CC1E" w14:textId="77777777" w:rsidR="00B97356" w:rsidRDefault="00B97356" w:rsidP="00F36554">
            <w:r>
              <w:rPr>
                <w:rFonts w:hint="eastAsia"/>
              </w:rPr>
              <w:t>TEU_ONTOP&lt;</w:t>
            </w:r>
            <w:r>
              <w:rPr>
                <w:rFonts w:hint="eastAsia"/>
              </w:rPr>
              <w:t>甲板舱位数</w:t>
            </w:r>
            <w:r>
              <w:rPr>
                <w:rFonts w:hint="eastAsia"/>
              </w:rPr>
              <w:t>&gt;/</w:t>
            </w:r>
          </w:p>
          <w:p w14:paraId="55B77064" w14:textId="77777777" w:rsidR="00B97356" w:rsidRDefault="00B97356" w:rsidP="00F36554">
            <w:r>
              <w:rPr>
                <w:rFonts w:hint="eastAsia"/>
              </w:rPr>
              <w:t>TEU_INCABIN&lt;</w:t>
            </w:r>
            <w:r>
              <w:rPr>
                <w:rFonts w:hint="eastAsia"/>
              </w:rPr>
              <w:t>舱内舱位数</w:t>
            </w:r>
            <w:r>
              <w:rPr>
                <w:rFonts w:hint="eastAsia"/>
              </w:rPr>
              <w:t>&gt;</w:t>
            </w:r>
          </w:p>
          <w:p w14:paraId="795F8FD4" w14:textId="77777777" w:rsidR="00B97356" w:rsidRDefault="00B97356" w:rsidP="00F36554">
            <w:r>
              <w:rPr>
                <w:rFonts w:hint="eastAsia"/>
              </w:rPr>
              <w:t>数据为空时显示为</w:t>
            </w:r>
            <w:r>
              <w:rPr>
                <w:rFonts w:hint="eastAsia"/>
              </w:rPr>
              <w:t>0</w:t>
            </w:r>
          </w:p>
        </w:tc>
      </w:tr>
      <w:tr w:rsidR="00B97356" w14:paraId="4E7F154B" w14:textId="77777777" w:rsidTr="00F36554">
        <w:tc>
          <w:tcPr>
            <w:tcW w:w="1075" w:type="dxa"/>
            <w:shd w:val="clear" w:color="auto" w:fill="D9D9D9"/>
          </w:tcPr>
          <w:p w14:paraId="2A72FF9C" w14:textId="77777777" w:rsidR="00B97356" w:rsidRDefault="00B97356" w:rsidP="00F36554">
            <w:r>
              <w:rPr>
                <w:rFonts w:hint="eastAsia"/>
              </w:rPr>
              <w:t>交互</w:t>
            </w:r>
          </w:p>
        </w:tc>
        <w:tc>
          <w:tcPr>
            <w:tcW w:w="7453" w:type="dxa"/>
            <w:shd w:val="clear" w:color="auto" w:fill="D9D9D9"/>
          </w:tcPr>
          <w:p w14:paraId="18C4BC78" w14:textId="77777777" w:rsidR="00B97356" w:rsidRDefault="00B97356" w:rsidP="00F36554"/>
        </w:tc>
      </w:tr>
      <w:tr w:rsidR="00B97356" w14:paraId="0AE77649" w14:textId="77777777" w:rsidTr="00F36554">
        <w:tc>
          <w:tcPr>
            <w:tcW w:w="1075" w:type="dxa"/>
          </w:tcPr>
          <w:p w14:paraId="7C60C5F2" w14:textId="77777777" w:rsidR="00B97356" w:rsidRDefault="00B97356" w:rsidP="00F36554">
            <w:r>
              <w:rPr>
                <w:rFonts w:hint="eastAsia"/>
              </w:rPr>
              <w:t>查询</w:t>
            </w:r>
          </w:p>
        </w:tc>
        <w:tc>
          <w:tcPr>
            <w:tcW w:w="7453" w:type="dxa"/>
          </w:tcPr>
          <w:p w14:paraId="2796BDBE" w14:textId="77777777" w:rsidR="00B97356" w:rsidRDefault="00B97356" w:rsidP="00F36554">
            <w:pPr>
              <w:numPr>
                <w:ilvl w:val="0"/>
                <w:numId w:val="32"/>
              </w:numPr>
            </w:pPr>
            <w:r>
              <w:rPr>
                <w:rFonts w:hint="eastAsia"/>
              </w:rPr>
              <w:t>列表默认不查询数据，用户点击“查询”之后再加载数据。</w:t>
            </w:r>
          </w:p>
          <w:p w14:paraId="5CF9D9FE" w14:textId="77777777" w:rsidR="00B97356" w:rsidRDefault="00B97356" w:rsidP="00F36554">
            <w:pPr>
              <w:numPr>
                <w:ilvl w:val="0"/>
                <w:numId w:val="32"/>
              </w:numPr>
            </w:pPr>
            <w:r>
              <w:rPr>
                <w:rFonts w:hint="eastAsia"/>
              </w:rPr>
              <w:t>仅列出当前登录用户公司所属的船公司状态为</w:t>
            </w:r>
            <w:r>
              <w:rPr>
                <w:rFonts w:hint="eastAsia"/>
              </w:rPr>
              <w:t>10</w:t>
            </w:r>
            <w:r>
              <w:rPr>
                <w:rFonts w:hint="eastAsia"/>
              </w:rPr>
              <w:t>（</w:t>
            </w:r>
            <w:r>
              <w:rPr>
                <w:rFonts w:hint="eastAsia"/>
              </w:rPr>
              <w:t>owner_seq =</w:t>
            </w:r>
            <w:r>
              <w:rPr>
                <w:rFonts w:hint="eastAsia"/>
              </w:rPr>
              <w:t>当前用户所属船公司</w:t>
            </w:r>
            <w:r>
              <w:rPr>
                <w:rFonts w:hint="eastAsia"/>
              </w:rPr>
              <w:t>SEQ and status = 10</w:t>
            </w:r>
            <w:r>
              <w:rPr>
                <w:rFonts w:hint="eastAsia"/>
              </w:rPr>
              <w:t>）的记录，每条船舶数据判断“</w:t>
            </w:r>
            <w:r>
              <w:rPr>
                <w:rFonts w:hint="eastAsia"/>
              </w:rPr>
              <w:t>SHIP_INFO&lt;</w:t>
            </w:r>
            <w:r>
              <w:rPr>
                <w:rFonts w:hint="eastAsia"/>
              </w:rPr>
              <w:t>船信息管理表</w:t>
            </w:r>
            <w:r>
              <w:rPr>
                <w:rFonts w:hint="eastAsia"/>
              </w:rPr>
              <w:t>&gt;.TCOMP_SEQ&lt;</w:t>
            </w:r>
            <w:r>
              <w:rPr>
                <w:rFonts w:hint="eastAsia"/>
              </w:rPr>
              <w:t>当前用户所属公司</w:t>
            </w:r>
            <w:r>
              <w:rPr>
                <w:rFonts w:hint="eastAsia"/>
              </w:rPr>
              <w:t>&gt;</w:t>
            </w:r>
            <w:r>
              <w:rPr>
                <w:rFonts w:hint="eastAsia"/>
              </w:rPr>
              <w:t>”是否等于登录用户“</w:t>
            </w:r>
            <w:r>
              <w:rPr>
                <w:rFonts w:hint="eastAsia"/>
              </w:rPr>
              <w:t>TCMOP_SEQ&lt;</w:t>
            </w:r>
            <w:r>
              <w:rPr>
                <w:rFonts w:hint="eastAsia"/>
              </w:rPr>
              <w:t>当前用户所属公司</w:t>
            </w:r>
            <w:r>
              <w:rPr>
                <w:rFonts w:hint="eastAsia"/>
              </w:rPr>
              <w:t>&gt;</w:t>
            </w:r>
            <w:r>
              <w:rPr>
                <w:rFonts w:hint="eastAsia"/>
              </w:rPr>
              <w:t>”，相等在“操作”列需要给出“删除”“修改”“详情”连接，否则只给予“详情”连接，</w:t>
            </w:r>
            <w:r>
              <w:rPr>
                <w:rFonts w:hint="eastAsia"/>
                <w:b/>
              </w:rPr>
              <w:t>并且数据前的复选框不可选择</w:t>
            </w:r>
            <w:r>
              <w:rPr>
                <w:rFonts w:hint="eastAsia"/>
              </w:rPr>
              <w:t>。</w:t>
            </w:r>
            <w:r>
              <w:rPr>
                <w:rFonts w:hint="eastAsia"/>
                <w:b/>
              </w:rPr>
              <w:t>若当前登录用户属于运维角色则给出所有操作功能的权限。</w:t>
            </w:r>
          </w:p>
          <w:p w14:paraId="782CD969" w14:textId="77777777" w:rsidR="00B97356" w:rsidRDefault="00B97356" w:rsidP="00F36554">
            <w:pPr>
              <w:numPr>
                <w:ilvl w:val="0"/>
                <w:numId w:val="32"/>
              </w:numPr>
            </w:pPr>
            <w:r>
              <w:rPr>
                <w:rFonts w:hint="eastAsia"/>
              </w:rPr>
              <w:t>列表按创建时间倒序排列，即最近创建的排在最前面。</w:t>
            </w:r>
          </w:p>
          <w:p w14:paraId="6B9D7FD0" w14:textId="77777777" w:rsidR="00B97356" w:rsidRDefault="00B97356" w:rsidP="00F36554">
            <w:pPr>
              <w:numPr>
                <w:ilvl w:val="0"/>
                <w:numId w:val="32"/>
              </w:numPr>
            </w:pPr>
            <w:r>
              <w:rPr>
                <w:rFonts w:hint="eastAsia"/>
              </w:rPr>
              <w:t>列表中的数据长度不允许超出一行的默认宽度，如出现数据换行的情况必须做内容截取，超出部分用“</w:t>
            </w:r>
            <w:r>
              <w:rPr>
                <w:rFonts w:hint="eastAsia"/>
              </w:rPr>
              <w:t>...</w:t>
            </w:r>
            <w:r>
              <w:rPr>
                <w:rFonts w:hint="eastAsia"/>
              </w:rPr>
              <w:t>”三个省略号替换，并增加浮动提示。</w:t>
            </w:r>
          </w:p>
          <w:p w14:paraId="143D3358" w14:textId="77777777" w:rsidR="00B97356" w:rsidRDefault="00B97356" w:rsidP="00F36554">
            <w:pPr>
              <w:numPr>
                <w:ilvl w:val="0"/>
                <w:numId w:val="32"/>
              </w:numPr>
            </w:pPr>
            <w:r>
              <w:rPr>
                <w:rFonts w:hint="eastAsia"/>
              </w:rPr>
              <w:t>列表中的数据若不存在使用“</w:t>
            </w:r>
            <w:r>
              <w:rPr>
                <w:sz w:val="21"/>
              </w:rPr>
              <w:t>-</w:t>
            </w:r>
            <w:r>
              <w:rPr>
                <w:rFonts w:hint="eastAsia"/>
              </w:rPr>
              <w:t>”代替。</w:t>
            </w:r>
          </w:p>
        </w:tc>
      </w:tr>
      <w:tr w:rsidR="00B97356" w14:paraId="74EADFF0" w14:textId="77777777" w:rsidTr="00F36554">
        <w:tc>
          <w:tcPr>
            <w:tcW w:w="1075" w:type="dxa"/>
          </w:tcPr>
          <w:p w14:paraId="6CB194A6" w14:textId="77777777" w:rsidR="00B97356" w:rsidRDefault="00B97356" w:rsidP="00F36554">
            <w:r>
              <w:rPr>
                <w:rFonts w:hint="eastAsia"/>
              </w:rPr>
              <w:t>新增</w:t>
            </w:r>
          </w:p>
        </w:tc>
        <w:tc>
          <w:tcPr>
            <w:tcW w:w="7453" w:type="dxa"/>
          </w:tcPr>
          <w:p w14:paraId="73A0A51B" w14:textId="77777777" w:rsidR="00B97356" w:rsidRDefault="00B97356" w:rsidP="00F36554">
            <w:r>
              <w:rPr>
                <w:rFonts w:hint="eastAsia"/>
              </w:rPr>
              <w:t>弹出编辑界面</w:t>
            </w:r>
          </w:p>
        </w:tc>
      </w:tr>
      <w:tr w:rsidR="00B97356" w14:paraId="50873FD2" w14:textId="77777777" w:rsidTr="00F36554">
        <w:tc>
          <w:tcPr>
            <w:tcW w:w="1075" w:type="dxa"/>
          </w:tcPr>
          <w:p w14:paraId="719DE003" w14:textId="77777777" w:rsidR="00B97356" w:rsidRDefault="00B97356" w:rsidP="00F36554">
            <w:r>
              <w:rPr>
                <w:rFonts w:hint="eastAsia"/>
              </w:rPr>
              <w:t>详情</w:t>
            </w:r>
          </w:p>
        </w:tc>
        <w:tc>
          <w:tcPr>
            <w:tcW w:w="7453" w:type="dxa"/>
          </w:tcPr>
          <w:p w14:paraId="50A7CD99" w14:textId="77777777" w:rsidR="00B97356" w:rsidRDefault="00B97356" w:rsidP="00F36554">
            <w:r>
              <w:rPr>
                <w:rFonts w:hint="eastAsia"/>
              </w:rPr>
              <w:t>弹出一条船的详细信息页面，展示字段和布局方式参见编辑</w:t>
            </w:r>
            <w:r>
              <w:rPr>
                <w:rFonts w:hint="eastAsia"/>
              </w:rPr>
              <w:t>/</w:t>
            </w:r>
            <w:r>
              <w:rPr>
                <w:rFonts w:hint="eastAsia"/>
              </w:rPr>
              <w:t>新增船舶界面，字段的内容以不可编辑的文本框展示</w:t>
            </w:r>
          </w:p>
        </w:tc>
      </w:tr>
      <w:tr w:rsidR="00B97356" w14:paraId="21C75C2A" w14:textId="77777777" w:rsidTr="00F36554">
        <w:tc>
          <w:tcPr>
            <w:tcW w:w="1075" w:type="dxa"/>
          </w:tcPr>
          <w:p w14:paraId="6FA841F0" w14:textId="77777777" w:rsidR="00B97356" w:rsidRPr="00046897" w:rsidRDefault="00B97356" w:rsidP="00F36554">
            <w:pPr>
              <w:rPr>
                <w:highlight w:val="yellow"/>
              </w:rPr>
            </w:pPr>
            <w:r w:rsidRPr="00046897">
              <w:rPr>
                <w:rFonts w:hint="eastAsia"/>
                <w:highlight w:val="yellow"/>
              </w:rPr>
              <w:t>导入</w:t>
            </w:r>
          </w:p>
        </w:tc>
        <w:tc>
          <w:tcPr>
            <w:tcW w:w="7453" w:type="dxa"/>
          </w:tcPr>
          <w:p w14:paraId="24F68E8C" w14:textId="77777777" w:rsidR="00B97356" w:rsidRPr="00046897" w:rsidRDefault="00B97356" w:rsidP="00F36554">
            <w:pPr>
              <w:rPr>
                <w:highlight w:val="yellow"/>
              </w:rPr>
            </w:pPr>
            <w:r w:rsidRPr="00046897">
              <w:rPr>
                <w:rFonts w:hint="eastAsia"/>
                <w:highlight w:val="yellow"/>
              </w:rPr>
              <w:t>隐藏，暂不实现</w:t>
            </w:r>
          </w:p>
        </w:tc>
      </w:tr>
      <w:tr w:rsidR="00B97356" w14:paraId="42140AF3" w14:textId="77777777" w:rsidTr="00F36554">
        <w:tc>
          <w:tcPr>
            <w:tcW w:w="1075" w:type="dxa"/>
          </w:tcPr>
          <w:p w14:paraId="78277FC9" w14:textId="77777777" w:rsidR="00B97356" w:rsidRDefault="00B97356" w:rsidP="00F36554">
            <w:r>
              <w:rPr>
                <w:rFonts w:hint="eastAsia"/>
              </w:rPr>
              <w:t>删除</w:t>
            </w:r>
          </w:p>
        </w:tc>
        <w:tc>
          <w:tcPr>
            <w:tcW w:w="7453" w:type="dxa"/>
          </w:tcPr>
          <w:p w14:paraId="1E5E3BA1" w14:textId="77777777" w:rsidR="00B97356" w:rsidRDefault="00B97356" w:rsidP="00F36554">
            <w:pPr>
              <w:numPr>
                <w:ilvl w:val="0"/>
                <w:numId w:val="32"/>
              </w:numPr>
            </w:pPr>
            <w:r>
              <w:rPr>
                <w:rFonts w:hint="eastAsia"/>
              </w:rPr>
              <w:t>提示“是否确认删除</w:t>
            </w:r>
            <w:r>
              <w:rPr>
                <w:rFonts w:hint="eastAsia"/>
              </w:rPr>
              <w:t xml:space="preserve"> (</w:t>
            </w:r>
            <w:r>
              <w:rPr>
                <w:rFonts w:hint="eastAsia"/>
              </w:rPr>
              <w:t>船舶代码</w:t>
            </w:r>
            <w:r>
              <w:rPr>
                <w:rFonts w:hint="eastAsia"/>
              </w:rPr>
              <w:t xml:space="preserve"> </w:t>
            </w:r>
            <w:r>
              <w:rPr>
                <w:rFonts w:hint="eastAsia"/>
              </w:rPr>
              <w:t>英</w:t>
            </w:r>
            <w:r>
              <w:rPr>
                <w:rFonts w:hint="eastAsia"/>
              </w:rPr>
              <w:t>/</w:t>
            </w:r>
            <w:r>
              <w:rPr>
                <w:rFonts w:hint="eastAsia"/>
              </w:rPr>
              <w:t>中文船名</w:t>
            </w:r>
            <w:r>
              <w:rPr>
                <w:rFonts w:hint="eastAsia"/>
              </w:rPr>
              <w:t>)</w:t>
            </w:r>
            <w:r>
              <w:rPr>
                <w:rFonts w:hint="eastAsia"/>
              </w:rPr>
              <w:t>？”，未选择任何数据提示“请选择船舶”</w:t>
            </w:r>
          </w:p>
          <w:p w14:paraId="202261D6" w14:textId="77777777" w:rsidR="00B97356" w:rsidRDefault="00B97356" w:rsidP="00F36554">
            <w:pPr>
              <w:numPr>
                <w:ilvl w:val="0"/>
                <w:numId w:val="32"/>
              </w:numPr>
            </w:pPr>
            <w:r>
              <w:rPr>
                <w:rFonts w:hint="eastAsia"/>
              </w:rPr>
              <w:t>查询“</w:t>
            </w:r>
            <w:r>
              <w:rPr>
                <w:rFonts w:hint="eastAsia"/>
              </w:rPr>
              <w:t>SHIP_ROUTE_SHIPDETAIL&lt;</w:t>
            </w:r>
            <w:r>
              <w:rPr>
                <w:rFonts w:hint="eastAsia"/>
              </w:rPr>
              <w:t>航线信息船明细表</w:t>
            </w:r>
            <w:r>
              <w:rPr>
                <w:rFonts w:hint="eastAsia"/>
              </w:rPr>
              <w:t>&gt;</w:t>
            </w:r>
            <w:r>
              <w:rPr>
                <w:rFonts w:hint="eastAsia"/>
              </w:rPr>
              <w:t>”判断要删除船舶数据的</w:t>
            </w:r>
            <w:r>
              <w:rPr>
                <w:rFonts w:hint="eastAsia"/>
              </w:rPr>
              <w:t>SHIP_INFO_SEQ</w:t>
            </w:r>
            <w:r>
              <w:rPr>
                <w:rFonts w:hint="eastAsia"/>
              </w:rPr>
              <w:t>是否存在于表中，已存在提示用户：</w:t>
            </w:r>
            <w:r>
              <w:rPr>
                <w:rFonts w:hint="eastAsia"/>
              </w:rPr>
              <w:t>[</w:t>
            </w:r>
            <w:r>
              <w:rPr>
                <w:rFonts w:hint="eastAsia"/>
              </w:rPr>
              <w:t>“航线代码</w:t>
            </w:r>
            <w:r>
              <w:rPr>
                <w:rFonts w:hint="eastAsia"/>
              </w:rPr>
              <w:t>/</w:t>
            </w:r>
            <w:r>
              <w:rPr>
                <w:rFonts w:hint="eastAsia"/>
              </w:rPr>
              <w:t>名称”已使用该船，不允许删除</w:t>
            </w:r>
            <w:r>
              <w:rPr>
                <w:rFonts w:hint="eastAsia"/>
              </w:rPr>
              <w:t>]</w:t>
            </w:r>
            <w:r>
              <w:rPr>
                <w:rFonts w:hint="eastAsia"/>
              </w:rPr>
              <w:t>，如有多条航线引用该船则提示</w:t>
            </w:r>
            <w:r>
              <w:rPr>
                <w:rFonts w:hint="eastAsia"/>
              </w:rPr>
              <w:t>[[</w:t>
            </w:r>
            <w:r>
              <w:rPr>
                <w:rFonts w:hint="eastAsia"/>
              </w:rPr>
              <w:t>“航线代码</w:t>
            </w:r>
            <w:r>
              <w:rPr>
                <w:rFonts w:hint="eastAsia"/>
              </w:rPr>
              <w:t>/</w:t>
            </w:r>
            <w:r>
              <w:rPr>
                <w:rFonts w:hint="eastAsia"/>
              </w:rPr>
              <w:t>名称</w:t>
            </w:r>
            <w:r>
              <w:rPr>
                <w:rFonts w:hint="eastAsia"/>
              </w:rPr>
              <w:t>1</w:t>
            </w:r>
            <w:r>
              <w:rPr>
                <w:rFonts w:hint="eastAsia"/>
              </w:rPr>
              <w:t>”</w:t>
            </w:r>
            <w:r>
              <w:rPr>
                <w:rFonts w:hint="eastAsia"/>
              </w:rPr>
              <w:t>,</w:t>
            </w:r>
            <w:r>
              <w:rPr>
                <w:rFonts w:hint="eastAsia"/>
              </w:rPr>
              <w:t>“航线代码</w:t>
            </w:r>
            <w:r>
              <w:rPr>
                <w:rFonts w:hint="eastAsia"/>
              </w:rPr>
              <w:t>/</w:t>
            </w:r>
            <w:r>
              <w:rPr>
                <w:rFonts w:hint="eastAsia"/>
              </w:rPr>
              <w:t>名称</w:t>
            </w:r>
            <w:r>
              <w:rPr>
                <w:rFonts w:hint="eastAsia"/>
              </w:rPr>
              <w:t>2</w:t>
            </w:r>
            <w:r>
              <w:rPr>
                <w:rFonts w:hint="eastAsia"/>
              </w:rPr>
              <w:t>”</w:t>
            </w:r>
            <w:r>
              <w:rPr>
                <w:rFonts w:hint="eastAsia"/>
              </w:rPr>
              <w:t>,</w:t>
            </w:r>
            <w:r>
              <w:rPr>
                <w:rFonts w:hint="eastAsia"/>
              </w:rPr>
              <w:t>“航线代码</w:t>
            </w:r>
            <w:r>
              <w:rPr>
                <w:rFonts w:hint="eastAsia"/>
              </w:rPr>
              <w:t>/</w:t>
            </w:r>
            <w:r>
              <w:rPr>
                <w:rFonts w:hint="eastAsia"/>
              </w:rPr>
              <w:t>名称</w:t>
            </w:r>
            <w:r>
              <w:rPr>
                <w:rFonts w:hint="eastAsia"/>
              </w:rPr>
              <w:t>3</w:t>
            </w:r>
            <w:r>
              <w:rPr>
                <w:rFonts w:hint="eastAsia"/>
              </w:rPr>
              <w:t>”</w:t>
            </w:r>
            <w:r>
              <w:rPr>
                <w:rFonts w:hint="eastAsia"/>
              </w:rPr>
              <w:t>]</w:t>
            </w:r>
            <w:r>
              <w:rPr>
                <w:rFonts w:hint="eastAsia"/>
              </w:rPr>
              <w:t>已使用该船，请将船舶从对应航线中移除之后再进行删除。</w:t>
            </w:r>
            <w:r>
              <w:rPr>
                <w:rFonts w:hint="eastAsia"/>
              </w:rPr>
              <w:t>]</w:t>
            </w:r>
          </w:p>
          <w:p w14:paraId="62101A1E" w14:textId="77777777" w:rsidR="00B97356" w:rsidRDefault="00B97356" w:rsidP="00F36554">
            <w:pPr>
              <w:numPr>
                <w:ilvl w:val="0"/>
                <w:numId w:val="32"/>
              </w:numPr>
            </w:pPr>
            <w:r>
              <w:rPr>
                <w:rFonts w:hint="eastAsia"/>
              </w:rPr>
              <w:t>对记录做标记删除。即将</w:t>
            </w:r>
            <w:r>
              <w:rPr>
                <w:rFonts w:hint="eastAsia"/>
              </w:rPr>
              <w:t>STATUS</w:t>
            </w:r>
            <w:r>
              <w:rPr>
                <w:rFonts w:hint="eastAsia"/>
              </w:rPr>
              <w:t>修改为“</w:t>
            </w:r>
            <w:r>
              <w:rPr>
                <w:rFonts w:hint="eastAsia"/>
              </w:rPr>
              <w:t>-10</w:t>
            </w:r>
            <w:r>
              <w:rPr>
                <w:rFonts w:hint="eastAsia"/>
              </w:rPr>
              <w:t>删除数据”，并修改记录的时间戳</w:t>
            </w:r>
          </w:p>
          <w:p w14:paraId="1EC6E6C3" w14:textId="77777777" w:rsidR="00B97356" w:rsidRDefault="00B97356" w:rsidP="00F36554">
            <w:r>
              <w:rPr>
                <w:rFonts w:hint="eastAsia"/>
              </w:rPr>
              <w:t>调用日志接口，记录删除操作日志：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4"/>
              <w:gridCol w:w="838"/>
              <w:gridCol w:w="3315"/>
              <w:gridCol w:w="807"/>
              <w:gridCol w:w="1493"/>
            </w:tblGrid>
            <w:tr w:rsidR="00B97356" w14:paraId="72781E77" w14:textId="77777777" w:rsidTr="00F36554">
              <w:trPr>
                <w:trHeight w:val="295"/>
              </w:trPr>
              <w:tc>
                <w:tcPr>
                  <w:tcW w:w="774" w:type="dxa"/>
                  <w:shd w:val="clear" w:color="auto" w:fill="BFBFBF"/>
                </w:tcPr>
                <w:p w14:paraId="4F8F95F7" w14:textId="77777777" w:rsidR="00B97356" w:rsidRDefault="00B97356" w:rsidP="00F36554">
                  <w:r>
                    <w:rPr>
                      <w:rFonts w:hint="eastAsia"/>
                    </w:rPr>
                    <w:t>标题</w:t>
                  </w:r>
                </w:p>
              </w:tc>
              <w:tc>
                <w:tcPr>
                  <w:tcW w:w="838" w:type="dxa"/>
                  <w:shd w:val="clear" w:color="auto" w:fill="BFBFBF"/>
                </w:tcPr>
                <w:p w14:paraId="5278F760" w14:textId="77777777" w:rsidR="00B97356" w:rsidRDefault="00B97356" w:rsidP="00F36554">
                  <w:r>
                    <w:rPr>
                      <w:rFonts w:hint="eastAsia"/>
                    </w:rPr>
                    <w:t>LEVEL</w:t>
                  </w:r>
                </w:p>
              </w:tc>
              <w:tc>
                <w:tcPr>
                  <w:tcW w:w="3315" w:type="dxa"/>
                  <w:shd w:val="clear" w:color="auto" w:fill="BFBFBF"/>
                </w:tcPr>
                <w:p w14:paraId="05B70521" w14:textId="77777777" w:rsidR="00B97356" w:rsidRDefault="00B97356" w:rsidP="00F36554">
                  <w:r>
                    <w:rPr>
                      <w:rFonts w:hint="eastAsia"/>
                    </w:rPr>
                    <w:t>内容</w:t>
                  </w:r>
                </w:p>
              </w:tc>
              <w:tc>
                <w:tcPr>
                  <w:tcW w:w="807" w:type="dxa"/>
                  <w:shd w:val="clear" w:color="auto" w:fill="BFBFBF"/>
                </w:tcPr>
                <w:p w14:paraId="594C8200" w14:textId="77777777" w:rsidR="00B97356" w:rsidRDefault="00B97356" w:rsidP="00F36554">
                  <w:r>
                    <w:rPr>
                      <w:rFonts w:hint="eastAsia"/>
                    </w:rPr>
                    <w:t>接口</w:t>
                  </w:r>
                </w:p>
              </w:tc>
              <w:tc>
                <w:tcPr>
                  <w:tcW w:w="1493" w:type="dxa"/>
                  <w:shd w:val="clear" w:color="auto" w:fill="BFBFBF"/>
                </w:tcPr>
                <w:p w14:paraId="672430FC" w14:textId="77777777" w:rsidR="00B97356" w:rsidRDefault="00B97356" w:rsidP="00F36554">
                  <w:r>
                    <w:rPr>
                      <w:rFonts w:hint="eastAsia"/>
                    </w:rPr>
                    <w:t>备注</w:t>
                  </w:r>
                </w:p>
              </w:tc>
            </w:tr>
            <w:tr w:rsidR="00B97356" w14:paraId="360C661B" w14:textId="77777777" w:rsidTr="00F36554">
              <w:trPr>
                <w:trHeight w:val="875"/>
              </w:trPr>
              <w:tc>
                <w:tcPr>
                  <w:tcW w:w="774" w:type="dxa"/>
                </w:tcPr>
                <w:p w14:paraId="0535C328" w14:textId="77777777" w:rsidR="00B97356" w:rsidRDefault="00B97356" w:rsidP="00F36554">
                  <w:r>
                    <w:rPr>
                      <w:rFonts w:hint="eastAsia"/>
                    </w:rPr>
                    <w:t>删除船舶</w:t>
                  </w:r>
                </w:p>
              </w:tc>
              <w:tc>
                <w:tcPr>
                  <w:tcW w:w="838" w:type="dxa"/>
                </w:tcPr>
                <w:p w14:paraId="7A8C75D2" w14:textId="77777777" w:rsidR="00B97356" w:rsidRDefault="00B97356" w:rsidP="00F36554">
                  <w:r>
                    <w:rPr>
                      <w:rFonts w:hint="eastAsia"/>
                    </w:rPr>
                    <w:t>INFO</w:t>
                  </w:r>
                </w:p>
              </w:tc>
              <w:tc>
                <w:tcPr>
                  <w:tcW w:w="3315" w:type="dxa"/>
                </w:tcPr>
                <w:p w14:paraId="79910481" w14:textId="77777777" w:rsidR="00B97356" w:rsidRDefault="00B97356" w:rsidP="00F36554">
                  <w:r>
                    <w:rPr>
                      <w:rFonts w:hint="eastAsia"/>
                    </w:rPr>
                    <w:t>用户</w:t>
                  </w:r>
                  <w:r>
                    <w:rPr>
                      <w:rFonts w:hint="eastAsia"/>
                    </w:rPr>
                    <w:t>{</w:t>
                  </w:r>
                  <w:r>
                    <w:rPr>
                      <w:rFonts w:hint="eastAsia"/>
                    </w:rPr>
                    <w:t>用户账户</w:t>
                  </w:r>
                  <w:r>
                    <w:rPr>
                      <w:rFonts w:hint="eastAsia"/>
                    </w:rPr>
                    <w:t>}</w:t>
                  </w:r>
                  <w:r>
                    <w:rPr>
                      <w:rFonts w:hint="eastAsia"/>
                    </w:rPr>
                    <w:t>删除了船公司</w:t>
                  </w:r>
                  <w:r>
                    <w:rPr>
                      <w:rFonts w:hint="eastAsia"/>
                    </w:rPr>
                    <w:t>{</w:t>
                  </w:r>
                  <w:r>
                    <w:rPr>
                      <w:rFonts w:hint="eastAsia"/>
                    </w:rPr>
                    <w:t>船公司</w:t>
                  </w:r>
                  <w:r>
                    <w:rPr>
                      <w:rFonts w:hint="eastAsia"/>
                    </w:rPr>
                    <w:t>SEQ}-</w:t>
                  </w:r>
                  <w:r>
                    <w:rPr>
                      <w:rFonts w:hint="eastAsia"/>
                    </w:rPr>
                    <w:t>下属操作公司</w:t>
                  </w:r>
                  <w:r>
                    <w:rPr>
                      <w:rFonts w:hint="eastAsia"/>
                    </w:rPr>
                    <w:t>{</w:t>
                  </w:r>
                  <w:r>
                    <w:rPr>
                      <w:rFonts w:hint="eastAsia"/>
                    </w:rPr>
                    <w:t>下属操作公司</w:t>
                  </w:r>
                  <w:r>
                    <w:rPr>
                      <w:rFonts w:hint="eastAsia"/>
                    </w:rPr>
                    <w:t>SEQ}</w:t>
                  </w:r>
                  <w:r>
                    <w:rPr>
                      <w:rFonts w:hint="eastAsia"/>
                    </w:rPr>
                    <w:t>的船舶信息，</w:t>
                  </w:r>
                  <w:r>
                    <w:rPr>
                      <w:rFonts w:hint="eastAsia"/>
                    </w:rPr>
                    <w:t xml:space="preserve"> </w:t>
                  </w:r>
                  <w:r>
                    <w:rPr>
                      <w:rFonts w:hint="eastAsia"/>
                    </w:rPr>
                    <w:t>船名</w:t>
                  </w:r>
                  <w:r>
                    <w:rPr>
                      <w:rFonts w:hint="eastAsia"/>
                    </w:rPr>
                    <w:t>{</w:t>
                  </w:r>
                  <w:r>
                    <w:rPr>
                      <w:rFonts w:hint="eastAsia"/>
                    </w:rPr>
                    <w:t>船舶代码</w:t>
                  </w:r>
                  <w:r>
                    <w:rPr>
                      <w:rFonts w:hint="eastAsia"/>
                    </w:rPr>
                    <w:t>}-{</w:t>
                  </w:r>
                  <w:r>
                    <w:rPr>
                      <w:rFonts w:hint="eastAsia"/>
                    </w:rPr>
                    <w:t>船舶英文名称</w:t>
                  </w:r>
                  <w:r>
                    <w:rPr>
                      <w:rFonts w:hint="eastAsia"/>
                    </w:rPr>
                    <w:t>}</w:t>
                  </w:r>
                  <w:r>
                    <w:rPr>
                      <w:rFonts w:hint="eastAsia"/>
                    </w:rPr>
                    <w:t>，相关</w:t>
                  </w:r>
                  <w:r>
                    <w:rPr>
                      <w:rFonts w:hint="eastAsia"/>
                    </w:rPr>
                    <w:t>SEQ{ SHIP_INFO_SEQ }</w:t>
                  </w:r>
                </w:p>
              </w:tc>
              <w:tc>
                <w:tcPr>
                  <w:tcW w:w="807" w:type="dxa"/>
                </w:tcPr>
                <w:p w14:paraId="4B66B595" w14:textId="77777777" w:rsidR="00B97356" w:rsidRDefault="00B97356" w:rsidP="00F36554">
                  <w:r>
                    <w:rPr>
                      <w:rFonts w:hint="eastAsia"/>
                    </w:rPr>
                    <w:t>常规异常</w:t>
                  </w:r>
                </w:p>
                <w:p w14:paraId="3E51048C" w14:textId="77777777" w:rsidR="00B97356" w:rsidRDefault="00B97356" w:rsidP="00F36554"/>
              </w:tc>
              <w:tc>
                <w:tcPr>
                  <w:tcW w:w="1493" w:type="dxa"/>
                </w:tcPr>
                <w:p w14:paraId="45284C85" w14:textId="77777777" w:rsidR="00B97356" w:rsidRDefault="00B97356" w:rsidP="00F36554">
                  <w:r>
                    <w:rPr>
                      <w:rFonts w:hint="eastAsia"/>
                    </w:rPr>
                    <w:t>无</w:t>
                  </w:r>
                </w:p>
              </w:tc>
            </w:tr>
          </w:tbl>
          <w:p w14:paraId="14B5E0D8" w14:textId="77777777" w:rsidR="00B97356" w:rsidRDefault="00B97356" w:rsidP="00F36554">
            <w:pPr>
              <w:numPr>
                <w:ilvl w:val="0"/>
                <w:numId w:val="32"/>
              </w:numPr>
            </w:pPr>
            <w:r>
              <w:rPr>
                <w:rFonts w:hint="eastAsia"/>
              </w:rPr>
              <w:t>批量删除时，采用单条循环操作模式，选中的记录顺序处理，事物独立。当出现不能删除的情况时，终止删除操作，已经删除的数据不回滚。</w:t>
            </w:r>
          </w:p>
          <w:p w14:paraId="207F7971" w14:textId="77777777" w:rsidR="00B97356" w:rsidRDefault="00B97356" w:rsidP="00F36554">
            <w:r>
              <w:rPr>
                <w:rFonts w:hint="eastAsia"/>
              </w:rPr>
              <w:t>注：如果船舶数据已存在“航线信息船明细”表但又非要删除，必须在航线中先删除该船舶的引用。</w:t>
            </w:r>
          </w:p>
          <w:p w14:paraId="556295A7" w14:textId="77777777" w:rsidR="00B97356" w:rsidRDefault="00B97356" w:rsidP="00F36554">
            <w:pPr>
              <w:numPr>
                <w:ilvl w:val="0"/>
                <w:numId w:val="32"/>
              </w:numPr>
            </w:pPr>
            <w:r>
              <w:rPr>
                <w:rFonts w:hint="eastAsia"/>
              </w:rPr>
              <w:t>参考航线管理。</w:t>
            </w:r>
          </w:p>
        </w:tc>
      </w:tr>
    </w:tbl>
    <w:p w14:paraId="15F4D99B" w14:textId="77777777" w:rsidR="00B97356" w:rsidRDefault="00B97356" w:rsidP="00B97356">
      <w:bookmarkStart w:id="23" w:name="_编辑/新增船舶"/>
    </w:p>
    <w:p w14:paraId="6D4CD42A" w14:textId="77777777" w:rsidR="00B97356" w:rsidRDefault="00B97356" w:rsidP="00B97356">
      <w:pPr>
        <w:pStyle w:val="3"/>
        <w:ind w:left="900" w:right="180"/>
      </w:pPr>
      <w:r>
        <w:rPr>
          <w:rFonts w:hint="eastAsia"/>
        </w:rPr>
        <w:lastRenderedPageBreak/>
        <w:t>编辑页面</w:t>
      </w:r>
      <w:bookmarkEnd w:id="23"/>
    </w:p>
    <w:p w14:paraId="37744CB0" w14:textId="77777777" w:rsidR="00B97356" w:rsidRDefault="00B97356" w:rsidP="00B97356">
      <w:r>
        <w:rPr>
          <w:noProof/>
        </w:rPr>
        <w:drawing>
          <wp:inline distT="0" distB="0" distL="0" distR="0" wp14:anchorId="294B3A75" wp14:editId="460E55D9">
            <wp:extent cx="5268595" cy="2927985"/>
            <wp:effectExtent l="0" t="0" r="8255" b="5715"/>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8595" cy="2927985"/>
                    </a:xfrm>
                    <a:prstGeom prst="rect">
                      <a:avLst/>
                    </a:prstGeom>
                    <a:noFill/>
                    <a:ln>
                      <a:noFill/>
                    </a:ln>
                  </pic:spPr>
                </pic:pic>
              </a:graphicData>
            </a:graphic>
          </wp:inline>
        </w:drawing>
      </w:r>
    </w:p>
    <w:p w14:paraId="03AED87A" w14:textId="77777777" w:rsidR="00B97356" w:rsidRDefault="00B97356" w:rsidP="00B97356">
      <w:pPr>
        <w:jc w:val="center"/>
      </w:pPr>
      <w:r>
        <w:rPr>
          <w:rFonts w:hint="eastAsia"/>
        </w:rPr>
        <w:t>船舶信息（图</w:t>
      </w:r>
      <w:r>
        <w:rPr>
          <w:rFonts w:hint="eastAsia"/>
        </w:rPr>
        <w:t>2</w:t>
      </w:r>
      <w:r>
        <w:rPr>
          <w:rFonts w:hint="eastAsia"/>
        </w:rPr>
        <w:t>）</w:t>
      </w:r>
    </w:p>
    <w:p w14:paraId="65B3804F" w14:textId="77777777" w:rsidR="00B97356" w:rsidRDefault="00B97356" w:rsidP="00B97356">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5"/>
        <w:gridCol w:w="7453"/>
      </w:tblGrid>
      <w:tr w:rsidR="00B97356" w14:paraId="2D123073" w14:textId="77777777" w:rsidTr="00F36554">
        <w:tc>
          <w:tcPr>
            <w:tcW w:w="1075" w:type="dxa"/>
            <w:shd w:val="clear" w:color="auto" w:fill="A6A6A6"/>
          </w:tcPr>
          <w:p w14:paraId="324E352F" w14:textId="77777777" w:rsidR="00B97356" w:rsidRDefault="00B97356" w:rsidP="00F36554">
            <w:pPr>
              <w:jc w:val="center"/>
              <w:rPr>
                <w:b/>
              </w:rPr>
            </w:pPr>
            <w:r>
              <w:rPr>
                <w:rFonts w:hint="eastAsia"/>
                <w:b/>
              </w:rPr>
              <w:t>页面元素</w:t>
            </w:r>
          </w:p>
        </w:tc>
        <w:tc>
          <w:tcPr>
            <w:tcW w:w="7453" w:type="dxa"/>
            <w:shd w:val="clear" w:color="auto" w:fill="A6A6A6"/>
          </w:tcPr>
          <w:p w14:paraId="7D5B27C8" w14:textId="77777777" w:rsidR="00B97356" w:rsidRDefault="00B97356" w:rsidP="00F36554">
            <w:pPr>
              <w:jc w:val="center"/>
              <w:rPr>
                <w:b/>
              </w:rPr>
            </w:pPr>
            <w:r>
              <w:rPr>
                <w:rFonts w:hint="eastAsia"/>
                <w:b/>
              </w:rPr>
              <w:t>描述</w:t>
            </w:r>
          </w:p>
        </w:tc>
      </w:tr>
      <w:tr w:rsidR="00B97356" w14:paraId="5A3ADADA" w14:textId="77777777" w:rsidTr="00F36554">
        <w:tc>
          <w:tcPr>
            <w:tcW w:w="1075" w:type="dxa"/>
          </w:tcPr>
          <w:p w14:paraId="2DD96AF1" w14:textId="77777777" w:rsidR="00B97356" w:rsidRDefault="00B97356" w:rsidP="00F36554">
            <w:pPr>
              <w:jc w:val="left"/>
              <w:rPr>
                <w:b/>
              </w:rPr>
            </w:pPr>
            <w:r>
              <w:rPr>
                <w:rFonts w:hint="eastAsia"/>
              </w:rPr>
              <w:t>船舶国籍</w:t>
            </w:r>
          </w:p>
        </w:tc>
        <w:tc>
          <w:tcPr>
            <w:tcW w:w="7453" w:type="dxa"/>
          </w:tcPr>
          <w:p w14:paraId="08E87E1D" w14:textId="77777777" w:rsidR="00B97356" w:rsidRDefault="00B97356" w:rsidP="00F36554">
            <w:pPr>
              <w:jc w:val="left"/>
              <w:rPr>
                <w:b/>
              </w:rPr>
            </w:pPr>
            <w:r>
              <w:rPr>
                <w:rFonts w:hint="eastAsia"/>
              </w:rPr>
              <w:t>使用</w:t>
            </w:r>
            <w:hyperlink w:anchor="_船舶国籍区域选择器列表" w:history="1">
              <w:r>
                <w:rPr>
                  <w:rStyle w:val="af1"/>
                  <w:rFonts w:hint="eastAsia"/>
                </w:rPr>
                <w:t>船舶国籍区域选择器列表</w:t>
              </w:r>
            </w:hyperlink>
            <w:r>
              <w:rPr>
                <w:rFonts w:hint="eastAsia"/>
              </w:rPr>
              <w:t>，选择列表数据返回船舶国籍代码到文本框不需要显示国家名称需要保存国籍名称。</w:t>
            </w:r>
          </w:p>
        </w:tc>
      </w:tr>
      <w:tr w:rsidR="00B97356" w14:paraId="4F0BA596" w14:textId="77777777" w:rsidTr="00F36554">
        <w:tc>
          <w:tcPr>
            <w:tcW w:w="1075" w:type="dxa"/>
          </w:tcPr>
          <w:p w14:paraId="1EEABF81" w14:textId="77777777" w:rsidR="00B97356" w:rsidRDefault="00B97356" w:rsidP="00F36554">
            <w:pPr>
              <w:jc w:val="left"/>
              <w:rPr>
                <w:b/>
              </w:rPr>
            </w:pPr>
            <w:r>
              <w:rPr>
                <w:rFonts w:hint="eastAsia"/>
              </w:rPr>
              <w:t>船籍港</w:t>
            </w:r>
          </w:p>
        </w:tc>
        <w:tc>
          <w:tcPr>
            <w:tcW w:w="7453" w:type="dxa"/>
          </w:tcPr>
          <w:p w14:paraId="2EC17754" w14:textId="77777777" w:rsidR="00B97356" w:rsidRDefault="00B97356" w:rsidP="00F36554">
            <w:pPr>
              <w:rPr>
                <w:b/>
              </w:rPr>
            </w:pPr>
            <w:r>
              <w:rPr>
                <w:rFonts w:hint="eastAsia"/>
              </w:rPr>
              <w:t>使用</w:t>
            </w:r>
            <w:hyperlink w:anchor="_港口选择器" w:history="1">
              <w:r>
                <w:rPr>
                  <w:rStyle w:val="af1"/>
                  <w:rFonts w:hint="eastAsia"/>
                </w:rPr>
                <w:t>港口选择器</w:t>
              </w:r>
            </w:hyperlink>
            <w:r>
              <w:rPr>
                <w:rFonts w:hint="eastAsia"/>
              </w:rPr>
              <w:t>，选择列表数据返回船籍港代码到文本框不需要显示港口名称需要保存港口名称。</w:t>
            </w:r>
          </w:p>
        </w:tc>
      </w:tr>
      <w:tr w:rsidR="00B97356" w14:paraId="01538CC5" w14:textId="77777777" w:rsidTr="00F36554">
        <w:tc>
          <w:tcPr>
            <w:tcW w:w="1075" w:type="dxa"/>
          </w:tcPr>
          <w:p w14:paraId="0CDC3DB1" w14:textId="77777777" w:rsidR="00B97356" w:rsidRDefault="00B97356" w:rsidP="00F36554">
            <w:pPr>
              <w:jc w:val="left"/>
              <w:rPr>
                <w:b/>
              </w:rPr>
            </w:pPr>
            <w:r>
              <w:rPr>
                <w:rFonts w:hint="eastAsia"/>
              </w:rPr>
              <w:t>IMO</w:t>
            </w:r>
            <w:r>
              <w:rPr>
                <w:rFonts w:hint="eastAsia"/>
              </w:rPr>
              <w:t>编号</w:t>
            </w:r>
          </w:p>
        </w:tc>
        <w:tc>
          <w:tcPr>
            <w:tcW w:w="7453" w:type="dxa"/>
          </w:tcPr>
          <w:p w14:paraId="78376CBD" w14:textId="77777777" w:rsidR="00B97356" w:rsidRDefault="00B97356" w:rsidP="00F36554">
            <w:pPr>
              <w:jc w:val="left"/>
              <w:rPr>
                <w:b/>
              </w:rPr>
            </w:pPr>
            <w:r>
              <w:rPr>
                <w:rFonts w:hint="eastAsia"/>
              </w:rPr>
              <w:t>文本框输入，必填项。</w:t>
            </w:r>
          </w:p>
        </w:tc>
      </w:tr>
      <w:tr w:rsidR="00B97356" w14:paraId="52805DAB" w14:textId="77777777" w:rsidTr="00F36554">
        <w:tc>
          <w:tcPr>
            <w:tcW w:w="1075" w:type="dxa"/>
          </w:tcPr>
          <w:p w14:paraId="7D4C09A6" w14:textId="77777777" w:rsidR="00B97356" w:rsidRDefault="00B97356" w:rsidP="00F36554">
            <w:pPr>
              <w:jc w:val="left"/>
            </w:pPr>
            <w:r>
              <w:rPr>
                <w:rFonts w:hint="eastAsia"/>
              </w:rPr>
              <w:t>船公司</w:t>
            </w:r>
          </w:p>
        </w:tc>
        <w:tc>
          <w:tcPr>
            <w:tcW w:w="7453" w:type="dxa"/>
          </w:tcPr>
          <w:p w14:paraId="691B2C53" w14:textId="77777777" w:rsidR="00B97356" w:rsidRDefault="00B97356" w:rsidP="00F36554">
            <w:pPr>
              <w:jc w:val="left"/>
            </w:pPr>
            <w:r>
              <w:rPr>
                <w:rFonts w:hint="eastAsia"/>
              </w:rPr>
              <w:t>如果当前登录用户属于船公司角色，默认为对应的船公司，禁止编辑；如果是运维角色，船公司显示为下拉，数据来源“</w:t>
            </w:r>
            <w:r>
              <w:rPr>
                <w:rFonts w:hint="eastAsia"/>
              </w:rPr>
              <w:t>TCOMP&lt;</w:t>
            </w:r>
            <w:r>
              <w:rPr>
                <w:rFonts w:hint="eastAsia"/>
              </w:rPr>
              <w:t>公司资料表</w:t>
            </w:r>
            <w:r>
              <w:rPr>
                <w:rFonts w:hint="eastAsia"/>
              </w:rPr>
              <w:t>&gt;TCOMP_SEQ</w:t>
            </w:r>
            <w:r>
              <w:rPr>
                <w:rFonts w:hint="eastAsia"/>
              </w:rPr>
              <w:t>与</w:t>
            </w:r>
            <w:r>
              <w:rPr>
                <w:rFonts w:hint="eastAsia"/>
              </w:rPr>
              <w:t>TCOMP_GROUP&lt;</w:t>
            </w:r>
            <w:r>
              <w:rPr>
                <w:rFonts w:hint="eastAsia"/>
              </w:rPr>
              <w:t>公司组织</w:t>
            </w:r>
            <w:r>
              <w:rPr>
                <w:rFonts w:hint="eastAsia"/>
              </w:rPr>
              <w:t>&gt;::</w:t>
            </w:r>
            <w:r>
              <w:t>COMP_SEQ</w:t>
            </w:r>
            <w:r>
              <w:rPr>
                <w:rFonts w:hint="eastAsia"/>
              </w:rPr>
              <w:t>关联”。填写方式参考“</w:t>
            </w:r>
            <w:r>
              <w:rPr>
                <w:rFonts w:hint="eastAsia"/>
                <w:b/>
              </w:rPr>
              <w:t>船舶管理</w:t>
            </w:r>
            <w:r>
              <w:rPr>
                <w:rFonts w:hint="eastAsia"/>
                <w:b/>
              </w:rPr>
              <w:t>-</w:t>
            </w:r>
            <w:r>
              <w:rPr>
                <w:rFonts w:hint="eastAsia"/>
                <w:b/>
              </w:rPr>
              <w:t>列表页面</w:t>
            </w:r>
            <w:r>
              <w:rPr>
                <w:rFonts w:hint="eastAsia"/>
                <w:b/>
              </w:rPr>
              <w:t>-</w:t>
            </w:r>
            <w:r>
              <w:rPr>
                <w:rFonts w:hint="eastAsia"/>
                <w:b/>
              </w:rPr>
              <w:t>查询条件</w:t>
            </w:r>
            <w:r>
              <w:rPr>
                <w:rFonts w:hint="eastAsia"/>
                <w:b/>
              </w:rPr>
              <w:t>-</w:t>
            </w:r>
            <w:r>
              <w:rPr>
                <w:rFonts w:hint="eastAsia"/>
                <w:b/>
              </w:rPr>
              <w:t>船公司</w:t>
            </w:r>
            <w:r>
              <w:rPr>
                <w:rFonts w:hint="eastAsia"/>
              </w:rPr>
              <w:t>”说明。</w:t>
            </w:r>
          </w:p>
        </w:tc>
      </w:tr>
      <w:tr w:rsidR="00B97356" w14:paraId="53EA09A2" w14:textId="77777777" w:rsidTr="00F36554">
        <w:tc>
          <w:tcPr>
            <w:tcW w:w="1075" w:type="dxa"/>
          </w:tcPr>
          <w:p w14:paraId="21964A15" w14:textId="77777777" w:rsidR="00B97356" w:rsidRDefault="00B97356" w:rsidP="00F36554">
            <w:pPr>
              <w:jc w:val="left"/>
            </w:pPr>
            <w:r>
              <w:rPr>
                <w:rFonts w:hint="eastAsia"/>
              </w:rPr>
              <w:t>船型</w:t>
            </w:r>
          </w:p>
        </w:tc>
        <w:tc>
          <w:tcPr>
            <w:tcW w:w="7453" w:type="dxa"/>
          </w:tcPr>
          <w:p w14:paraId="1DA4BCC1" w14:textId="77777777" w:rsidR="00B97356" w:rsidRDefault="00B97356" w:rsidP="00F36554">
            <w:r>
              <w:rPr>
                <w:rFonts w:hint="eastAsia"/>
              </w:rPr>
              <w:t>下拉必填项，取</w:t>
            </w:r>
            <w:r>
              <w:rPr>
                <w:rFonts w:hint="eastAsia"/>
              </w:rPr>
              <w:t>DICT_CODE</w:t>
            </w:r>
            <w:r>
              <w:rPr>
                <w:rFonts w:hint="eastAsia"/>
              </w:rPr>
              <w:t>表</w:t>
            </w:r>
            <w:r>
              <w:rPr>
                <w:rFonts w:hint="eastAsia"/>
              </w:rPr>
              <w:t>DICT_TYPE=</w:t>
            </w:r>
            <w:r>
              <w:rPr>
                <w:rFonts w:hint="eastAsia"/>
                <w:b/>
              </w:rPr>
              <w:t>SHIP_TYPE</w:t>
            </w:r>
            <w:r>
              <w:rPr>
                <w:rFonts w:hint="eastAsia"/>
              </w:rPr>
              <w:t>数据，根据当前系统语言环境显示中文或英文名称。</w:t>
            </w:r>
          </w:p>
        </w:tc>
      </w:tr>
      <w:tr w:rsidR="00B97356" w14:paraId="0868C0F2" w14:textId="77777777" w:rsidTr="00F36554">
        <w:tc>
          <w:tcPr>
            <w:tcW w:w="1075" w:type="dxa"/>
          </w:tcPr>
          <w:p w14:paraId="54807DAB" w14:textId="77777777" w:rsidR="00B97356" w:rsidRDefault="00B97356" w:rsidP="00F36554">
            <w:pPr>
              <w:jc w:val="left"/>
            </w:pPr>
            <w:r>
              <w:rPr>
                <w:rFonts w:hint="eastAsia"/>
              </w:rPr>
              <w:t>船舶种类</w:t>
            </w:r>
          </w:p>
        </w:tc>
        <w:tc>
          <w:tcPr>
            <w:tcW w:w="7453" w:type="dxa"/>
          </w:tcPr>
          <w:p w14:paraId="6061DF96" w14:textId="77777777" w:rsidR="00B97356" w:rsidRDefault="00B97356" w:rsidP="00F36554">
            <w:r>
              <w:rPr>
                <w:rFonts w:hint="eastAsia"/>
              </w:rPr>
              <w:t>下拉非必填项，取</w:t>
            </w:r>
            <w:r>
              <w:rPr>
                <w:rFonts w:hint="eastAsia"/>
              </w:rPr>
              <w:t>DICT_CODE</w:t>
            </w:r>
            <w:r>
              <w:rPr>
                <w:rFonts w:hint="eastAsia"/>
              </w:rPr>
              <w:t>表</w:t>
            </w:r>
            <w:r>
              <w:rPr>
                <w:rFonts w:hint="eastAsia"/>
              </w:rPr>
              <w:t>DICT_TYPE=SHIP_CLASS</w:t>
            </w:r>
            <w:r>
              <w:rPr>
                <w:rFonts w:hint="eastAsia"/>
              </w:rPr>
              <w:t>数据，根据当前系统语言</w:t>
            </w:r>
          </w:p>
          <w:p w14:paraId="25CB6EDC" w14:textId="77777777" w:rsidR="00B97356" w:rsidRDefault="00B97356" w:rsidP="00F36554">
            <w:r>
              <w:rPr>
                <w:rFonts w:hint="eastAsia"/>
              </w:rPr>
              <w:t>环境显示中文或英文名称。</w:t>
            </w:r>
          </w:p>
        </w:tc>
      </w:tr>
      <w:tr w:rsidR="00B97356" w14:paraId="26432FFE" w14:textId="77777777" w:rsidTr="00F36554">
        <w:tc>
          <w:tcPr>
            <w:tcW w:w="1075" w:type="dxa"/>
          </w:tcPr>
          <w:p w14:paraId="35BEC148" w14:textId="77777777" w:rsidR="00B97356" w:rsidRDefault="00B97356" w:rsidP="00F36554">
            <w:pPr>
              <w:jc w:val="left"/>
              <w:rPr>
                <w:strike/>
              </w:rPr>
            </w:pPr>
            <w:r>
              <w:rPr>
                <w:rFonts w:hint="eastAsia"/>
                <w:strike/>
              </w:rPr>
              <w:t>备案日期</w:t>
            </w:r>
          </w:p>
          <w:p w14:paraId="7209B7ED" w14:textId="77777777" w:rsidR="00B97356" w:rsidRDefault="00B97356" w:rsidP="00F36554">
            <w:pPr>
              <w:jc w:val="left"/>
              <w:rPr>
                <w:strike/>
              </w:rPr>
            </w:pPr>
            <w:r>
              <w:rPr>
                <w:rFonts w:hint="eastAsia"/>
              </w:rPr>
              <w:t>建造时间</w:t>
            </w:r>
          </w:p>
        </w:tc>
        <w:tc>
          <w:tcPr>
            <w:tcW w:w="7453" w:type="dxa"/>
          </w:tcPr>
          <w:p w14:paraId="79E1F7F4" w14:textId="77777777" w:rsidR="00B97356" w:rsidRDefault="00B97356" w:rsidP="00F36554">
            <w:pPr>
              <w:jc w:val="left"/>
            </w:pPr>
            <w:r>
              <w:rPr>
                <w:rFonts w:hint="eastAsia"/>
              </w:rPr>
              <w:t>日期控件，不需要时间。</w:t>
            </w:r>
          </w:p>
          <w:p w14:paraId="6CF24B64" w14:textId="77777777" w:rsidR="00B97356" w:rsidRDefault="00B97356" w:rsidP="00F36554">
            <w:r>
              <w:rPr>
                <w:rFonts w:hint="eastAsia"/>
              </w:rPr>
              <w:t>明细页面中的列标题“备案时间”，文字修改为“建造时间”。数据库不变更，依旧对应“</w:t>
            </w:r>
            <w:r>
              <w:t>PUT_DATE</w:t>
            </w:r>
            <w:r>
              <w:rPr>
                <w:rFonts w:hint="eastAsia"/>
              </w:rPr>
              <w:t>”字段；格式验证和非空检查不变更。包括“新增、修改”的编辑界面和“详情”的查看页面</w:t>
            </w:r>
          </w:p>
        </w:tc>
      </w:tr>
      <w:tr w:rsidR="00B97356" w14:paraId="7F75CFEB" w14:textId="77777777" w:rsidTr="00F36554">
        <w:tc>
          <w:tcPr>
            <w:tcW w:w="1075" w:type="dxa"/>
          </w:tcPr>
          <w:p w14:paraId="7A94F611" w14:textId="77777777" w:rsidR="00B97356" w:rsidRDefault="00B97356" w:rsidP="00F36554">
            <w:pPr>
              <w:jc w:val="left"/>
            </w:pPr>
            <w:r>
              <w:rPr>
                <w:rFonts w:hint="eastAsia"/>
              </w:rPr>
              <w:t>船旗信息</w:t>
            </w:r>
          </w:p>
        </w:tc>
        <w:tc>
          <w:tcPr>
            <w:tcW w:w="7453" w:type="dxa"/>
          </w:tcPr>
          <w:p w14:paraId="3FB0DF5D" w14:textId="77777777" w:rsidR="00B97356" w:rsidRDefault="00B97356" w:rsidP="00F36554">
            <w:pPr>
              <w:jc w:val="left"/>
            </w:pPr>
            <w:r>
              <w:rPr>
                <w:rFonts w:hint="eastAsia"/>
              </w:rPr>
              <w:t>从“</w:t>
            </w:r>
            <w:r>
              <w:rPr>
                <w:rFonts w:hint="eastAsia"/>
              </w:rPr>
              <w:t>SHIP_ATTR&lt;</w:t>
            </w:r>
            <w:r>
              <w:rPr>
                <w:rFonts w:hint="eastAsia"/>
              </w:rPr>
              <w:t>船附件</w:t>
            </w:r>
            <w:r>
              <w:rPr>
                <w:rFonts w:hint="eastAsia"/>
              </w:rPr>
              <w:t>&gt;</w:t>
            </w:r>
            <w:r>
              <w:rPr>
                <w:rFonts w:hint="eastAsia"/>
              </w:rPr>
              <w:t>”表获取，参考</w:t>
            </w:r>
            <w:r>
              <w:rPr>
                <w:rFonts w:hint="eastAsia"/>
              </w:rPr>
              <w:t>Eir</w:t>
            </w:r>
            <w:r>
              <w:rPr>
                <w:rFonts w:hint="eastAsia"/>
              </w:rPr>
              <w:t>中校验码的处理方式。</w:t>
            </w:r>
          </w:p>
        </w:tc>
      </w:tr>
      <w:tr w:rsidR="00B97356" w14:paraId="145AC364" w14:textId="77777777" w:rsidTr="00F36554">
        <w:tc>
          <w:tcPr>
            <w:tcW w:w="1075" w:type="dxa"/>
          </w:tcPr>
          <w:p w14:paraId="65B6621B" w14:textId="77777777" w:rsidR="00B97356" w:rsidRDefault="00B97356" w:rsidP="00F36554">
            <w:pPr>
              <w:jc w:val="left"/>
            </w:pPr>
            <w:r>
              <w:rPr>
                <w:rFonts w:hint="eastAsia"/>
              </w:rPr>
              <w:t>状态栏</w:t>
            </w:r>
          </w:p>
        </w:tc>
        <w:tc>
          <w:tcPr>
            <w:tcW w:w="7453" w:type="dxa"/>
          </w:tcPr>
          <w:p w14:paraId="20DE89D7" w14:textId="77777777" w:rsidR="00B97356" w:rsidRDefault="00B97356" w:rsidP="00F36554">
            <w:pPr>
              <w:jc w:val="left"/>
            </w:pPr>
            <w:r>
              <w:rPr>
                <w:rFonts w:hint="eastAsia"/>
              </w:rPr>
              <w:t>“有效”对应“</w:t>
            </w:r>
            <w:r>
              <w:rPr>
                <w:rFonts w:hint="eastAsia"/>
              </w:rPr>
              <w:t>STATUS 10</w:t>
            </w:r>
            <w:r>
              <w:rPr>
                <w:rFonts w:hint="eastAsia"/>
              </w:rPr>
              <w:t>”，“无效”对应“</w:t>
            </w:r>
            <w:r>
              <w:rPr>
                <w:rFonts w:hint="eastAsia"/>
              </w:rPr>
              <w:t>STATUS -10</w:t>
            </w:r>
            <w:r>
              <w:rPr>
                <w:rFonts w:hint="eastAsia"/>
              </w:rPr>
              <w:t>”。</w:t>
            </w:r>
          </w:p>
        </w:tc>
      </w:tr>
      <w:tr w:rsidR="00B97356" w14:paraId="5888B967" w14:textId="77777777" w:rsidTr="00F36554">
        <w:tc>
          <w:tcPr>
            <w:tcW w:w="1075" w:type="dxa"/>
          </w:tcPr>
          <w:p w14:paraId="79069556" w14:textId="77777777" w:rsidR="00B97356" w:rsidRDefault="00B97356" w:rsidP="00F36554">
            <w:pPr>
              <w:jc w:val="left"/>
            </w:pPr>
            <w:r>
              <w:rPr>
                <w:rFonts w:hint="eastAsia"/>
              </w:rPr>
              <w:t>操作公司</w:t>
            </w:r>
          </w:p>
        </w:tc>
        <w:tc>
          <w:tcPr>
            <w:tcW w:w="7453" w:type="dxa"/>
          </w:tcPr>
          <w:p w14:paraId="0C9C056C" w14:textId="77777777" w:rsidR="00B97356" w:rsidRDefault="00B97356" w:rsidP="00F36554">
            <w:pPr>
              <w:jc w:val="left"/>
            </w:pPr>
            <w:r>
              <w:rPr>
                <w:rFonts w:hint="eastAsia"/>
              </w:rPr>
              <w:t>名称：默认为操作公司中文名称，用户设置英文语言环境那么需要显示英文版的“操作公司中文名称”。</w:t>
            </w:r>
            <w:r>
              <w:rPr>
                <w:rFonts w:hint="eastAsia"/>
                <w:b/>
              </w:rPr>
              <w:t>如果是运维人员操作可以下拉显示船公司和下属操作公司名称，操作公司需和船公司关联。</w:t>
            </w:r>
          </w:p>
        </w:tc>
      </w:tr>
      <w:tr w:rsidR="00B97356" w14:paraId="7EE8BD90" w14:textId="77777777" w:rsidTr="00F36554">
        <w:tc>
          <w:tcPr>
            <w:tcW w:w="1075" w:type="dxa"/>
            <w:shd w:val="clear" w:color="auto" w:fill="D9D9D9"/>
          </w:tcPr>
          <w:p w14:paraId="103D94F7" w14:textId="77777777" w:rsidR="00B97356" w:rsidRDefault="00B97356" w:rsidP="00F36554">
            <w:r>
              <w:rPr>
                <w:rFonts w:hint="eastAsia"/>
              </w:rPr>
              <w:t>交互</w:t>
            </w:r>
          </w:p>
        </w:tc>
        <w:tc>
          <w:tcPr>
            <w:tcW w:w="7453" w:type="dxa"/>
            <w:shd w:val="clear" w:color="auto" w:fill="D9D9D9"/>
          </w:tcPr>
          <w:p w14:paraId="25887477" w14:textId="77777777" w:rsidR="00B97356" w:rsidRDefault="00B97356" w:rsidP="00F36554"/>
        </w:tc>
      </w:tr>
      <w:tr w:rsidR="00B97356" w14:paraId="242EDB21" w14:textId="77777777" w:rsidTr="00F36554">
        <w:tc>
          <w:tcPr>
            <w:tcW w:w="1075" w:type="dxa"/>
          </w:tcPr>
          <w:p w14:paraId="41BD3054" w14:textId="77777777" w:rsidR="00B97356" w:rsidRDefault="00B97356" w:rsidP="00F36554">
            <w:r>
              <w:rPr>
                <w:rFonts w:hint="eastAsia"/>
              </w:rPr>
              <w:t>新增</w:t>
            </w:r>
          </w:p>
        </w:tc>
        <w:tc>
          <w:tcPr>
            <w:tcW w:w="7453" w:type="dxa"/>
          </w:tcPr>
          <w:p w14:paraId="11F3D977" w14:textId="77777777" w:rsidR="00B97356" w:rsidRDefault="00B97356" w:rsidP="00F36554">
            <w:pPr>
              <w:numPr>
                <w:ilvl w:val="0"/>
                <w:numId w:val="33"/>
              </w:numPr>
            </w:pPr>
            <w:r>
              <w:rPr>
                <w:rFonts w:hint="eastAsia"/>
              </w:rPr>
              <w:t>数据校验：</w:t>
            </w:r>
          </w:p>
          <w:p w14:paraId="52EA60A1" w14:textId="77777777" w:rsidR="00B97356" w:rsidRDefault="00B97356" w:rsidP="00F36554">
            <w:pPr>
              <w:numPr>
                <w:ilvl w:val="0"/>
                <w:numId w:val="34"/>
              </w:numPr>
            </w:pPr>
            <w:r>
              <w:rPr>
                <w:rFonts w:hint="eastAsia"/>
              </w:rPr>
              <w:t>检查必填字段，对应列表</w:t>
            </w:r>
          </w:p>
          <w:p w14:paraId="0489D563" w14:textId="77777777" w:rsidR="00B97356" w:rsidRDefault="00B97356" w:rsidP="00F36554">
            <w:r>
              <w:rPr>
                <w:rFonts w:hint="eastAsia"/>
              </w:rPr>
              <w:t>SHIP_INFO&lt;</w:t>
            </w:r>
            <w:r>
              <w:rPr>
                <w:rFonts w:hint="eastAsia"/>
              </w:rPr>
              <w:t>船信息管理</w:t>
            </w:r>
            <w:r>
              <w:rPr>
                <w:rFonts w:hint="eastAsia"/>
              </w:rPr>
              <w:t>&gt;</w:t>
            </w:r>
          </w:p>
          <w:p w14:paraId="36CBE2B9" w14:textId="77777777" w:rsidR="00B97356" w:rsidRDefault="00B97356" w:rsidP="00F36554">
            <w:pPr>
              <w:tabs>
                <w:tab w:val="left" w:pos="4260"/>
              </w:tabs>
            </w:pPr>
            <w:r>
              <w:rPr>
                <w:rFonts w:hint="eastAsia"/>
              </w:rPr>
              <w:lastRenderedPageBreak/>
              <w:t>船舶代码</w:t>
            </w:r>
            <w:r>
              <w:rPr>
                <w:rFonts w:hint="eastAsia"/>
              </w:rPr>
              <w:t xml:space="preserve"> SHIP_CODE&lt;</w:t>
            </w:r>
            <w:r>
              <w:rPr>
                <w:rFonts w:hint="eastAsia"/>
              </w:rPr>
              <w:t>船舶代码</w:t>
            </w:r>
            <w:r>
              <w:rPr>
                <w:rFonts w:hint="eastAsia"/>
              </w:rPr>
              <w:t>&gt;</w:t>
            </w:r>
          </w:p>
          <w:p w14:paraId="46C5B00B" w14:textId="77777777" w:rsidR="00B97356" w:rsidRDefault="00B97356" w:rsidP="00F36554">
            <w:pPr>
              <w:tabs>
                <w:tab w:val="left" w:pos="4260"/>
              </w:tabs>
            </w:pPr>
            <w:r>
              <w:rPr>
                <w:rFonts w:hint="eastAsia"/>
              </w:rPr>
              <w:t>英文船名</w:t>
            </w:r>
            <w:r>
              <w:rPr>
                <w:rFonts w:hint="eastAsia"/>
              </w:rPr>
              <w:t xml:space="preserve"> SHIP_NAME_EN&lt;</w:t>
            </w:r>
            <w:r>
              <w:rPr>
                <w:rFonts w:hint="eastAsia"/>
              </w:rPr>
              <w:t>英文船名</w:t>
            </w:r>
            <w:r>
              <w:rPr>
                <w:rFonts w:hint="eastAsia"/>
              </w:rPr>
              <w:t>&gt;</w:t>
            </w:r>
          </w:p>
          <w:p w14:paraId="28FF71DC" w14:textId="77777777" w:rsidR="00B97356" w:rsidRDefault="00B97356" w:rsidP="00F36554">
            <w:pPr>
              <w:tabs>
                <w:tab w:val="left" w:pos="4260"/>
              </w:tabs>
            </w:pPr>
            <w:r>
              <w:rPr>
                <w:rFonts w:hint="eastAsia"/>
              </w:rPr>
              <w:t>中文船名</w:t>
            </w:r>
            <w:r>
              <w:rPr>
                <w:rFonts w:hint="eastAsia"/>
              </w:rPr>
              <w:t xml:space="preserve"> SHIP_NAME_CN&lt;</w:t>
            </w:r>
            <w:r>
              <w:rPr>
                <w:rFonts w:hint="eastAsia"/>
              </w:rPr>
              <w:t>中文船名</w:t>
            </w:r>
            <w:r>
              <w:rPr>
                <w:rFonts w:hint="eastAsia"/>
              </w:rPr>
              <w:t>&gt;</w:t>
            </w:r>
          </w:p>
          <w:p w14:paraId="6ABFD2EC" w14:textId="77777777" w:rsidR="00B97356" w:rsidRDefault="00B97356" w:rsidP="00F36554">
            <w:pPr>
              <w:tabs>
                <w:tab w:val="left" w:pos="4260"/>
              </w:tabs>
            </w:pPr>
            <w:r>
              <w:rPr>
                <w:rFonts w:hint="eastAsia"/>
              </w:rPr>
              <w:t>船舶呼号</w:t>
            </w:r>
            <w:r>
              <w:rPr>
                <w:rFonts w:hint="eastAsia"/>
              </w:rPr>
              <w:t xml:space="preserve"> CALL_SIGN&lt;</w:t>
            </w:r>
            <w:r>
              <w:rPr>
                <w:rFonts w:hint="eastAsia"/>
              </w:rPr>
              <w:t>船舶呼号</w:t>
            </w:r>
            <w:r>
              <w:rPr>
                <w:rFonts w:hint="eastAsia"/>
              </w:rPr>
              <w:t>&gt;</w:t>
            </w:r>
          </w:p>
          <w:p w14:paraId="5C0B84F2" w14:textId="77777777" w:rsidR="00B97356" w:rsidRDefault="00B97356" w:rsidP="00F36554">
            <w:pPr>
              <w:tabs>
                <w:tab w:val="left" w:pos="4260"/>
              </w:tabs>
            </w:pPr>
            <w:r>
              <w:rPr>
                <w:rFonts w:hint="eastAsia"/>
              </w:rPr>
              <w:t>IMO</w:t>
            </w:r>
            <w:r>
              <w:rPr>
                <w:rFonts w:hint="eastAsia"/>
              </w:rPr>
              <w:t>编码</w:t>
            </w:r>
            <w:r>
              <w:rPr>
                <w:rFonts w:hint="eastAsia"/>
              </w:rPr>
              <w:t xml:space="preserve"> IMO_CODE&lt;IMO</w:t>
            </w:r>
            <w:r>
              <w:rPr>
                <w:rFonts w:hint="eastAsia"/>
              </w:rPr>
              <w:t>编号</w:t>
            </w:r>
            <w:r>
              <w:rPr>
                <w:rFonts w:hint="eastAsia"/>
              </w:rPr>
              <w:t>&gt;</w:t>
            </w:r>
          </w:p>
          <w:p w14:paraId="40F81041" w14:textId="77777777" w:rsidR="00B97356" w:rsidRDefault="00B97356" w:rsidP="00F36554">
            <w:pPr>
              <w:tabs>
                <w:tab w:val="left" w:pos="4260"/>
              </w:tabs>
            </w:pPr>
            <w:r>
              <w:rPr>
                <w:rFonts w:hint="eastAsia"/>
              </w:rPr>
              <w:t>船舶国籍</w:t>
            </w:r>
            <w:r>
              <w:rPr>
                <w:rFonts w:hint="eastAsia"/>
              </w:rPr>
              <w:t xml:space="preserve"> SHIP_COUNTRY&lt;</w:t>
            </w:r>
            <w:r>
              <w:rPr>
                <w:rFonts w:hint="eastAsia"/>
              </w:rPr>
              <w:t>船国籍</w:t>
            </w:r>
            <w:r>
              <w:rPr>
                <w:rFonts w:hint="eastAsia"/>
              </w:rPr>
              <w:t>&gt;</w:t>
            </w:r>
          </w:p>
          <w:p w14:paraId="07946D60" w14:textId="77777777" w:rsidR="00B97356" w:rsidRDefault="00B97356" w:rsidP="00F36554">
            <w:r>
              <w:rPr>
                <w:rFonts w:hint="eastAsia"/>
              </w:rPr>
              <w:t>/SHIP_COUNTRY_CODE&lt;</w:t>
            </w:r>
            <w:r>
              <w:rPr>
                <w:rFonts w:hint="eastAsia"/>
              </w:rPr>
              <w:t>船国籍代码</w:t>
            </w:r>
            <w:r>
              <w:rPr>
                <w:rFonts w:hint="eastAsia"/>
              </w:rPr>
              <w:t>&gt;</w:t>
            </w:r>
          </w:p>
          <w:p w14:paraId="6434B498" w14:textId="77777777" w:rsidR="00B97356" w:rsidRDefault="00B97356" w:rsidP="00F36554">
            <w:pPr>
              <w:tabs>
                <w:tab w:val="left" w:pos="4260"/>
              </w:tabs>
            </w:pPr>
            <w:r>
              <w:rPr>
                <w:rFonts w:hint="eastAsia"/>
              </w:rPr>
              <w:t>船东</w:t>
            </w:r>
            <w:r>
              <w:rPr>
                <w:rFonts w:hint="eastAsia"/>
              </w:rPr>
              <w:t xml:space="preserve"> SHIP_OWNER</w:t>
            </w:r>
          </w:p>
          <w:p w14:paraId="55011850" w14:textId="77777777" w:rsidR="00B97356" w:rsidRDefault="00B97356" w:rsidP="00F36554">
            <w:pPr>
              <w:tabs>
                <w:tab w:val="left" w:pos="4260"/>
              </w:tabs>
            </w:pPr>
            <w:r>
              <w:rPr>
                <w:rFonts w:hint="eastAsia"/>
              </w:rPr>
              <w:t>船公司</w:t>
            </w:r>
            <w:r>
              <w:rPr>
                <w:rFonts w:hint="eastAsia"/>
              </w:rPr>
              <w:t xml:space="preserve"> OWNER_SEQ&lt;</w:t>
            </w:r>
            <w:r>
              <w:rPr>
                <w:rFonts w:hint="eastAsia"/>
              </w:rPr>
              <w:t>船公司</w:t>
            </w:r>
            <w:r>
              <w:rPr>
                <w:rFonts w:hint="eastAsia"/>
              </w:rPr>
              <w:t>&gt;</w:t>
            </w:r>
            <w:r>
              <w:rPr>
                <w:rFonts w:hint="eastAsia"/>
              </w:rPr>
              <w:t>默认用户所属船公司</w:t>
            </w:r>
          </w:p>
          <w:p w14:paraId="260EA0E3" w14:textId="77777777" w:rsidR="00B97356" w:rsidRDefault="00B97356" w:rsidP="00F36554">
            <w:pPr>
              <w:tabs>
                <w:tab w:val="left" w:pos="4260"/>
              </w:tabs>
            </w:pPr>
            <w:r>
              <w:rPr>
                <w:rFonts w:hint="eastAsia"/>
              </w:rPr>
              <w:t>船型</w:t>
            </w:r>
            <w:r>
              <w:rPr>
                <w:rFonts w:hint="eastAsia"/>
              </w:rPr>
              <w:t xml:space="preserve"> SHIP_TYPE&lt;</w:t>
            </w:r>
            <w:r>
              <w:rPr>
                <w:rFonts w:hint="eastAsia"/>
              </w:rPr>
              <w:t>船型</w:t>
            </w:r>
            <w:r>
              <w:rPr>
                <w:rFonts w:hint="eastAsia"/>
              </w:rPr>
              <w:t>&gt;/SHIP_TYPE_NAME&lt;</w:t>
            </w:r>
            <w:r>
              <w:rPr>
                <w:rFonts w:hint="eastAsia"/>
              </w:rPr>
              <w:t>船型</w:t>
            </w:r>
            <w:r>
              <w:rPr>
                <w:rFonts w:hint="eastAsia"/>
              </w:rPr>
              <w:t>&gt;</w:t>
            </w:r>
          </w:p>
          <w:p w14:paraId="1A3EE68E" w14:textId="77777777" w:rsidR="00B97356" w:rsidRDefault="00B97356" w:rsidP="00F36554">
            <w:pPr>
              <w:tabs>
                <w:tab w:val="left" w:pos="4260"/>
              </w:tabs>
            </w:pPr>
            <w:r>
              <w:rPr>
                <w:rFonts w:hint="eastAsia"/>
              </w:rPr>
              <w:t>舱位数</w:t>
            </w:r>
            <w:r>
              <w:rPr>
                <w:rFonts w:hint="eastAsia"/>
              </w:rPr>
              <w:t xml:space="preserve"> TEU_LOADING&lt;</w:t>
            </w:r>
            <w:r>
              <w:rPr>
                <w:rFonts w:hint="eastAsia"/>
              </w:rPr>
              <w:t>舱位数</w:t>
            </w:r>
            <w:r>
              <w:rPr>
                <w:rFonts w:hint="eastAsia"/>
              </w:rPr>
              <w:t>&gt;</w:t>
            </w:r>
          </w:p>
          <w:p w14:paraId="7A1F9100" w14:textId="77777777" w:rsidR="00B97356" w:rsidRDefault="00B97356" w:rsidP="00F36554">
            <w:r>
              <w:rPr>
                <w:rFonts w:hint="eastAsia"/>
              </w:rPr>
              <w:t>PS</w:t>
            </w:r>
            <w:r>
              <w:rPr>
                <w:rFonts w:hint="eastAsia"/>
              </w:rPr>
              <w:t>：原型中的船旗不在定义为必填字段</w:t>
            </w:r>
          </w:p>
          <w:p w14:paraId="280AAEC7" w14:textId="77777777" w:rsidR="00B97356" w:rsidRDefault="00B97356" w:rsidP="00F36554">
            <w:pPr>
              <w:numPr>
                <w:ilvl w:val="0"/>
                <w:numId w:val="34"/>
              </w:numPr>
            </w:pPr>
            <w:r>
              <w:rPr>
                <w:rFonts w:hint="eastAsia"/>
              </w:rPr>
              <w:t>查重处理：在“</w:t>
            </w:r>
            <w:r>
              <w:rPr>
                <w:rFonts w:hint="eastAsia"/>
              </w:rPr>
              <w:t>SHIP_INFO&lt;</w:t>
            </w:r>
            <w:r>
              <w:rPr>
                <w:rFonts w:hint="eastAsia"/>
              </w:rPr>
              <w:t>船信息管理</w:t>
            </w:r>
            <w:r>
              <w:rPr>
                <w:rFonts w:hint="eastAsia"/>
              </w:rPr>
              <w:t>&gt;</w:t>
            </w:r>
            <w:r>
              <w:rPr>
                <w:rFonts w:hint="eastAsia"/>
              </w:rPr>
              <w:t>”表中分别检查“船舶代码，英文船名”是否重复，仅检查有效的数据。存在重复时提示用户“</w:t>
            </w:r>
            <w:r>
              <w:rPr>
                <w:rFonts w:hint="eastAsia"/>
              </w:rPr>
              <w:t>{</w:t>
            </w:r>
            <w:r>
              <w:rPr>
                <w:rFonts w:hint="eastAsia"/>
              </w:rPr>
              <w:t>船舶代码</w:t>
            </w:r>
            <w:r>
              <w:rPr>
                <w:rFonts w:hint="eastAsia"/>
              </w:rPr>
              <w:t>/</w:t>
            </w:r>
            <w:r>
              <w:rPr>
                <w:rFonts w:hint="eastAsia"/>
              </w:rPr>
              <w:t>英文船名</w:t>
            </w:r>
            <w:r>
              <w:rPr>
                <w:rFonts w:hint="eastAsia"/>
              </w:rPr>
              <w:t>}</w:t>
            </w:r>
            <w:r>
              <w:rPr>
                <w:rFonts w:hint="eastAsia"/>
              </w:rPr>
              <w:t>已经存在，请检查。”</w:t>
            </w:r>
          </w:p>
          <w:p w14:paraId="3CDFD2D9" w14:textId="77777777" w:rsidR="00B97356" w:rsidRDefault="00B97356" w:rsidP="00F36554">
            <w:pPr>
              <w:numPr>
                <w:ilvl w:val="0"/>
                <w:numId w:val="33"/>
              </w:numPr>
            </w:pPr>
            <w:r>
              <w:rPr>
                <w:rFonts w:hint="eastAsia"/>
              </w:rPr>
              <w:t xml:space="preserve"> </w:t>
            </w:r>
            <w:r>
              <w:rPr>
                <w:rFonts w:hint="eastAsia"/>
              </w:rPr>
              <w:t>去除空格处理：船舶代码和英文船名需要排除字符串前后的空格在进行数据检查。</w:t>
            </w:r>
          </w:p>
          <w:p w14:paraId="71A89E67" w14:textId="77777777" w:rsidR="00B97356" w:rsidRDefault="00B97356" w:rsidP="00F36554">
            <w:pPr>
              <w:numPr>
                <w:ilvl w:val="0"/>
                <w:numId w:val="33"/>
              </w:numPr>
            </w:pPr>
            <w:r>
              <w:rPr>
                <w:rFonts w:hint="eastAsia"/>
              </w:rPr>
              <w:t xml:space="preserve"> </w:t>
            </w:r>
            <w:r>
              <w:rPr>
                <w:rFonts w:hint="eastAsia"/>
              </w:rPr>
              <w:t>“舱位数，甲板数，舱内数”为数字类型，如果录入的内容非数字的，提示用户录入错误。（</w:t>
            </w:r>
            <w:r>
              <w:rPr>
                <w:rFonts w:hint="eastAsia"/>
              </w:rPr>
              <w:t>JS</w:t>
            </w:r>
            <w:r>
              <w:rPr>
                <w:rFonts w:hint="eastAsia"/>
              </w:rPr>
              <w:t>在录入时进行第一次检查，为了避免数据异常在保存之前还需要再次检查）</w:t>
            </w:r>
          </w:p>
          <w:p w14:paraId="6CD1D1DF" w14:textId="77777777" w:rsidR="00B97356" w:rsidRDefault="00B97356" w:rsidP="00F36554">
            <w:pPr>
              <w:numPr>
                <w:ilvl w:val="0"/>
                <w:numId w:val="33"/>
              </w:numPr>
            </w:pPr>
            <w:r>
              <w:rPr>
                <w:rFonts w:hint="eastAsia"/>
              </w:rPr>
              <w:t>将录入的船舶字段数据正确的对应到船信息表，然后写入船舶信息表。主表和子表的操作需要同一事物。</w:t>
            </w:r>
          </w:p>
          <w:p w14:paraId="486D4CF9" w14:textId="77777777" w:rsidR="00B97356" w:rsidRDefault="00B97356" w:rsidP="00F36554">
            <w:pPr>
              <w:numPr>
                <w:ilvl w:val="0"/>
                <w:numId w:val="33"/>
              </w:numPr>
            </w:pPr>
            <w:r>
              <w:rPr>
                <w:rFonts w:hint="eastAsia"/>
              </w:rPr>
              <w:t>如有船旗附件则参考“图片上传逻辑”，将船旗文件的二进制流保存到“</w:t>
            </w:r>
            <w:r>
              <w:rPr>
                <w:rFonts w:hint="eastAsia"/>
              </w:rPr>
              <w:t>SHIP_ATTR&lt;</w:t>
            </w:r>
            <w:r>
              <w:rPr>
                <w:rFonts w:hint="eastAsia"/>
              </w:rPr>
              <w:t>船附件</w:t>
            </w:r>
            <w:r>
              <w:rPr>
                <w:rFonts w:hint="eastAsia"/>
              </w:rPr>
              <w:t>&gt;</w:t>
            </w:r>
            <w:r>
              <w:rPr>
                <w:rFonts w:hint="eastAsia"/>
              </w:rPr>
              <w:t>”表中。</w:t>
            </w:r>
          </w:p>
        </w:tc>
      </w:tr>
      <w:tr w:rsidR="00B97356" w14:paraId="1C964EAC" w14:textId="77777777" w:rsidTr="00F36554">
        <w:tc>
          <w:tcPr>
            <w:tcW w:w="1075" w:type="dxa"/>
          </w:tcPr>
          <w:p w14:paraId="34993F54" w14:textId="77777777" w:rsidR="00B97356" w:rsidRDefault="00B97356" w:rsidP="00F36554">
            <w:r>
              <w:rPr>
                <w:rFonts w:hint="eastAsia"/>
              </w:rPr>
              <w:lastRenderedPageBreak/>
              <w:t>编辑</w:t>
            </w:r>
          </w:p>
        </w:tc>
        <w:tc>
          <w:tcPr>
            <w:tcW w:w="7453" w:type="dxa"/>
          </w:tcPr>
          <w:p w14:paraId="761F5826" w14:textId="77777777" w:rsidR="00B97356" w:rsidRDefault="00B97356" w:rsidP="00F36554">
            <w:pPr>
              <w:numPr>
                <w:ilvl w:val="0"/>
                <w:numId w:val="35"/>
              </w:numPr>
            </w:pPr>
            <w:r>
              <w:rPr>
                <w:rFonts w:hint="eastAsia"/>
              </w:rPr>
              <w:t>进入编辑船舶页面前查询“航线信息船明细”表判断船舶数据的【</w:t>
            </w:r>
            <w:r>
              <w:rPr>
                <w:rFonts w:hint="eastAsia"/>
              </w:rPr>
              <w:t>SHIP_INFO_SEQ</w:t>
            </w:r>
            <w:r>
              <w:rPr>
                <w:rFonts w:hint="eastAsia"/>
              </w:rPr>
              <w:t>、</w:t>
            </w:r>
            <w:r>
              <w:rPr>
                <w:rFonts w:hint="eastAsia"/>
              </w:rPr>
              <w:t>STATUS=10</w:t>
            </w:r>
            <w:r>
              <w:rPr>
                <w:rFonts w:hint="eastAsia"/>
              </w:rPr>
              <w:t>（有效）】是否存在于表中，已存在页面上不允许更改“船舶代码”“英文船名”，否则允许更改。</w:t>
            </w:r>
          </w:p>
          <w:p w14:paraId="2B859375" w14:textId="77777777" w:rsidR="00B97356" w:rsidRDefault="00B97356" w:rsidP="00F36554">
            <w:pPr>
              <w:numPr>
                <w:ilvl w:val="0"/>
                <w:numId w:val="35"/>
              </w:numPr>
            </w:pPr>
            <w:r>
              <w:rPr>
                <w:rFonts w:hint="eastAsia"/>
              </w:rPr>
              <w:t>向后台提交船公司用户修改过字段数据，再根据</w:t>
            </w:r>
            <w:r>
              <w:rPr>
                <w:rFonts w:hint="eastAsia"/>
              </w:rPr>
              <w:t>SHIP_INFO_SEQ</w:t>
            </w:r>
            <w:r>
              <w:rPr>
                <w:rFonts w:hint="eastAsia"/>
              </w:rPr>
              <w:t>将修改过字段数据更新到船信息表。</w:t>
            </w:r>
          </w:p>
          <w:p w14:paraId="3E76A77A" w14:textId="77777777" w:rsidR="00B97356" w:rsidRDefault="00B97356" w:rsidP="00F36554">
            <w:r>
              <w:rPr>
                <w:rFonts w:hint="eastAsia"/>
              </w:rPr>
              <w:t>3.</w:t>
            </w:r>
            <w:r>
              <w:rPr>
                <w:rFonts w:hint="eastAsia"/>
              </w:rPr>
              <w:t>编辑数据保存时，如果用户没有重新上传文件的，不需要更新“</w:t>
            </w:r>
            <w:r>
              <w:rPr>
                <w:rFonts w:hint="eastAsia"/>
              </w:rPr>
              <w:t>SHIP_ATTR&lt;</w:t>
            </w:r>
            <w:r>
              <w:rPr>
                <w:rFonts w:hint="eastAsia"/>
              </w:rPr>
              <w:t>船附件</w:t>
            </w:r>
            <w:r>
              <w:rPr>
                <w:rFonts w:hint="eastAsia"/>
              </w:rPr>
              <w:t>&gt;</w:t>
            </w:r>
            <w:r>
              <w:rPr>
                <w:rFonts w:hint="eastAsia"/>
              </w:rPr>
              <w:t>”表。</w:t>
            </w:r>
          </w:p>
          <w:p w14:paraId="6903C118" w14:textId="77777777" w:rsidR="00B97356" w:rsidRDefault="00B97356" w:rsidP="00F36554">
            <w:r>
              <w:rPr>
                <w:rFonts w:hint="eastAsia"/>
              </w:rPr>
              <w:t>4.</w:t>
            </w:r>
            <w:r>
              <w:rPr>
                <w:rFonts w:hint="eastAsia"/>
              </w:rPr>
              <w:t>如船公司用户重新上传“船旗”图片则根据</w:t>
            </w:r>
            <w:r>
              <w:rPr>
                <w:rFonts w:hint="eastAsia"/>
              </w:rPr>
              <w:t>SHIP_INFO_SEQ</w:t>
            </w:r>
            <w:r>
              <w:rPr>
                <w:rFonts w:hint="eastAsia"/>
              </w:rPr>
              <w:t>在船附件表找到附件数据，将新上传图片的文件名称、文件大小、文件类型、文件内容覆盖原有附件数据。</w:t>
            </w:r>
          </w:p>
          <w:p w14:paraId="5013A463" w14:textId="77777777" w:rsidR="00B97356" w:rsidRDefault="00B97356" w:rsidP="00F36554">
            <w:r>
              <w:rPr>
                <w:rFonts w:hint="eastAsia"/>
              </w:rPr>
              <w:t xml:space="preserve">5. </w:t>
            </w:r>
            <w:r>
              <w:rPr>
                <w:rFonts w:hint="eastAsia"/>
              </w:rPr>
              <w:t>编辑船舶信息时隐藏“连续发布”按钮。</w:t>
            </w:r>
          </w:p>
        </w:tc>
      </w:tr>
      <w:tr w:rsidR="00B97356" w14:paraId="1433E827" w14:textId="77777777" w:rsidTr="00F36554">
        <w:tc>
          <w:tcPr>
            <w:tcW w:w="1075" w:type="dxa"/>
          </w:tcPr>
          <w:p w14:paraId="4D54D4C1" w14:textId="77777777" w:rsidR="00B97356" w:rsidRDefault="00B97356" w:rsidP="00F36554">
            <w:r>
              <w:rPr>
                <w:rFonts w:hint="eastAsia"/>
              </w:rPr>
              <w:t>图片上传逻辑</w:t>
            </w:r>
          </w:p>
        </w:tc>
        <w:tc>
          <w:tcPr>
            <w:tcW w:w="7453" w:type="dxa"/>
          </w:tcPr>
          <w:p w14:paraId="4A72D9C3" w14:textId="77777777" w:rsidR="00B97356" w:rsidRDefault="00B97356" w:rsidP="00F36554">
            <w:r>
              <w:rPr>
                <w:rFonts w:hint="eastAsia"/>
              </w:rPr>
              <w:t>用户点击船旗“上传”弹出文件选择框，只支持</w:t>
            </w:r>
            <w:r>
              <w:rPr>
                <w:rFonts w:hint="eastAsia"/>
              </w:rPr>
              <w:t>*.jpg</w:t>
            </w:r>
            <w:r>
              <w:rPr>
                <w:rFonts w:hint="eastAsia"/>
              </w:rPr>
              <w:t>、</w:t>
            </w:r>
            <w:r>
              <w:rPr>
                <w:rFonts w:hint="eastAsia"/>
              </w:rPr>
              <w:t>*.png</w:t>
            </w:r>
            <w:r>
              <w:rPr>
                <w:rFonts w:hint="eastAsia"/>
              </w:rPr>
              <w:t>两种格式，只支持</w:t>
            </w:r>
            <w:r>
              <w:rPr>
                <w:rFonts w:hint="eastAsia"/>
              </w:rPr>
              <w:t>1M</w:t>
            </w:r>
            <w:r>
              <w:rPr>
                <w:rFonts w:hint="eastAsia"/>
              </w:rPr>
              <w:t>以内大小图片做保存。</w:t>
            </w:r>
          </w:p>
          <w:p w14:paraId="3318EC07" w14:textId="77777777" w:rsidR="00B97356" w:rsidRDefault="00B97356" w:rsidP="00F36554">
            <w:r>
              <w:rPr>
                <w:rFonts w:hint="eastAsia"/>
              </w:rPr>
              <w:t>2.</w:t>
            </w:r>
            <w:r>
              <w:rPr>
                <w:rFonts w:hint="eastAsia"/>
              </w:rPr>
              <w:t>预览：用户选择了文件之后需要支持预览功能，即用户选择了船旗图片在图片展示区域显示缩小版的船旗图片，其固定大小，不做缩放。</w:t>
            </w:r>
          </w:p>
          <w:p w14:paraId="5E238861" w14:textId="77777777" w:rsidR="00B97356" w:rsidRDefault="00B97356" w:rsidP="00F36554">
            <w:r>
              <w:rPr>
                <w:rFonts w:hint="eastAsia"/>
              </w:rPr>
              <w:t>3.</w:t>
            </w:r>
            <w:r>
              <w:rPr>
                <w:rFonts w:hint="eastAsia"/>
              </w:rPr>
              <w:t>默认图片：“船旗”字段改为不是必填项，如果船旗数据为空的，需要显示为</w:t>
            </w:r>
            <w:r>
              <w:rPr>
                <w:rFonts w:hint="eastAsia"/>
              </w:rPr>
              <w:t xml:space="preserve"> </w:t>
            </w:r>
            <w:r>
              <w:rPr>
                <w:rFonts w:hint="eastAsia"/>
              </w:rPr>
              <w:t>“无图片”的默认图片（白底红字即可，作为图形资源加载使用）</w:t>
            </w:r>
          </w:p>
        </w:tc>
      </w:tr>
      <w:tr w:rsidR="00B97356" w14:paraId="02FD61AB" w14:textId="77777777" w:rsidTr="00F36554">
        <w:tc>
          <w:tcPr>
            <w:tcW w:w="1075" w:type="dxa"/>
          </w:tcPr>
          <w:p w14:paraId="265DDDC3" w14:textId="77777777" w:rsidR="00B97356" w:rsidRDefault="00B97356" w:rsidP="00F36554">
            <w:r>
              <w:rPr>
                <w:rFonts w:hint="eastAsia"/>
              </w:rPr>
              <w:t>连续发布</w:t>
            </w:r>
          </w:p>
        </w:tc>
        <w:tc>
          <w:tcPr>
            <w:tcW w:w="7453" w:type="dxa"/>
          </w:tcPr>
          <w:p w14:paraId="7A114127" w14:textId="77777777" w:rsidR="00B97356" w:rsidRDefault="00B97356" w:rsidP="00F36554">
            <w:r>
              <w:rPr>
                <w:rFonts w:hint="eastAsia"/>
              </w:rPr>
              <w:t>用户点击“连续发布”提示用户“发布（船舶代码</w:t>
            </w:r>
            <w:r>
              <w:rPr>
                <w:rFonts w:hint="eastAsia"/>
              </w:rPr>
              <w:t xml:space="preserve"> </w:t>
            </w:r>
            <w:r>
              <w:rPr>
                <w:rFonts w:hint="eastAsia"/>
              </w:rPr>
              <w:t>英文船名）成功”，重置编辑页面所有数据并继续停留在编辑页面可供用户二次输入。</w:t>
            </w:r>
          </w:p>
        </w:tc>
      </w:tr>
      <w:tr w:rsidR="00B97356" w14:paraId="36B97022" w14:textId="77777777" w:rsidTr="00F36554">
        <w:tc>
          <w:tcPr>
            <w:tcW w:w="1075" w:type="dxa"/>
          </w:tcPr>
          <w:p w14:paraId="4D989132" w14:textId="77777777" w:rsidR="00B97356" w:rsidRDefault="00B97356" w:rsidP="00F36554">
            <w:r>
              <w:rPr>
                <w:rFonts w:hint="eastAsia"/>
              </w:rPr>
              <w:t>发布</w:t>
            </w:r>
          </w:p>
        </w:tc>
        <w:tc>
          <w:tcPr>
            <w:tcW w:w="7453" w:type="dxa"/>
          </w:tcPr>
          <w:p w14:paraId="71070E38" w14:textId="77777777" w:rsidR="00B97356" w:rsidRDefault="00B97356" w:rsidP="00F36554">
            <w:r>
              <w:rPr>
                <w:rFonts w:hint="eastAsia"/>
              </w:rPr>
              <w:t>用户点击“发布”提示用户“发布（船舶代码</w:t>
            </w:r>
            <w:r>
              <w:rPr>
                <w:rFonts w:hint="eastAsia"/>
              </w:rPr>
              <w:t xml:space="preserve"> </w:t>
            </w:r>
            <w:r>
              <w:rPr>
                <w:rFonts w:hint="eastAsia"/>
              </w:rPr>
              <w:t>英文船名）成功”，关闭弹出的编辑界面跳转至船舶查询界面。</w:t>
            </w:r>
          </w:p>
        </w:tc>
      </w:tr>
      <w:tr w:rsidR="00B97356" w14:paraId="7C3FDC98" w14:textId="77777777" w:rsidTr="00F36554">
        <w:tc>
          <w:tcPr>
            <w:tcW w:w="1075" w:type="dxa"/>
          </w:tcPr>
          <w:p w14:paraId="030F9083" w14:textId="77777777" w:rsidR="00B97356" w:rsidRDefault="00B97356" w:rsidP="00F36554"/>
        </w:tc>
        <w:tc>
          <w:tcPr>
            <w:tcW w:w="7453" w:type="dxa"/>
          </w:tcPr>
          <w:p w14:paraId="0727A1FF" w14:textId="77777777" w:rsidR="00B97356" w:rsidRDefault="00B97356" w:rsidP="00F36554">
            <w:r>
              <w:rPr>
                <w:rFonts w:hint="eastAsia"/>
              </w:rPr>
              <w:t>数据保存变更</w:t>
            </w:r>
          </w:p>
          <w:p w14:paraId="167E7428" w14:textId="77777777" w:rsidR="00B97356" w:rsidRDefault="00B97356" w:rsidP="00F36554">
            <w:r>
              <w:rPr>
                <w:rFonts w:hint="eastAsia"/>
              </w:rPr>
              <w:t>查重处理：在“</w:t>
            </w:r>
            <w:r>
              <w:rPr>
                <w:rFonts w:hint="eastAsia"/>
              </w:rPr>
              <w:t>SHIP_INFO&lt;</w:t>
            </w:r>
            <w:r>
              <w:rPr>
                <w:rFonts w:hint="eastAsia"/>
              </w:rPr>
              <w:t>船信息管理</w:t>
            </w:r>
            <w:r>
              <w:rPr>
                <w:rFonts w:hint="eastAsia"/>
              </w:rPr>
              <w:t>&gt;</w:t>
            </w:r>
            <w:r>
              <w:rPr>
                <w:rFonts w:hint="eastAsia"/>
              </w:rPr>
              <w:t>”表中分别检查“船舶代码，英文船名”是否重复，仅检查有效的数据。存在重复时提示用户。</w:t>
            </w:r>
          </w:p>
          <w:p w14:paraId="0C3AD5B4" w14:textId="77777777" w:rsidR="00B97356" w:rsidRDefault="00B97356" w:rsidP="00F36554"/>
          <w:p w14:paraId="482500F1" w14:textId="77777777" w:rsidR="00B97356" w:rsidRDefault="00B97356" w:rsidP="00F36554">
            <w:r>
              <w:rPr>
                <w:rFonts w:hint="eastAsia"/>
              </w:rPr>
              <w:t>BKM100257</w:t>
            </w:r>
            <w:r>
              <w:rPr>
                <w:rFonts w:hint="eastAsia"/>
              </w:rPr>
              <w:tab/>
            </w:r>
            <w:r>
              <w:rPr>
                <w:rFonts w:hint="eastAsia"/>
              </w:rPr>
              <w:t>录入的船舶信息中已经存在相同船舶代码的船信息，当前录入的信息不能保存，请检查录入的数据。</w:t>
            </w:r>
          </w:p>
          <w:p w14:paraId="4EA1F5A1" w14:textId="77777777" w:rsidR="00B97356" w:rsidRDefault="00B97356" w:rsidP="00F36554">
            <w:r>
              <w:rPr>
                <w:rFonts w:hint="eastAsia"/>
              </w:rPr>
              <w:t>BKM100258</w:t>
            </w:r>
            <w:r>
              <w:rPr>
                <w:rFonts w:hint="eastAsia"/>
              </w:rPr>
              <w:tab/>
            </w:r>
            <w:r>
              <w:rPr>
                <w:rFonts w:hint="eastAsia"/>
              </w:rPr>
              <w:t>录入的英文船名中已经存在相同船名的信息，当前录入的信息不能保存，请检查录入的数据。</w:t>
            </w:r>
          </w:p>
          <w:p w14:paraId="3658FC01" w14:textId="77777777" w:rsidR="00B97356" w:rsidRDefault="00B97356" w:rsidP="00F36554"/>
          <w:p w14:paraId="0EC87607" w14:textId="77777777" w:rsidR="00B97356" w:rsidRDefault="00B97356" w:rsidP="00F36554">
            <w:r>
              <w:rPr>
                <w:rFonts w:hint="eastAsia"/>
              </w:rPr>
              <w:t>录入控制</w:t>
            </w:r>
          </w:p>
          <w:p w14:paraId="3B649ED8" w14:textId="77777777" w:rsidR="00B97356" w:rsidRDefault="00B97356" w:rsidP="00F36554">
            <w:r>
              <w:rPr>
                <w:rFonts w:hint="eastAsia"/>
              </w:rPr>
              <w:t>船舶英文名称在录入时，自动转成大写字母。业务含义是船舶名称仅支持大写。</w:t>
            </w:r>
          </w:p>
          <w:p w14:paraId="1E2E9611" w14:textId="77777777" w:rsidR="00B97356" w:rsidRDefault="00B97356" w:rsidP="00F36554">
            <w:r>
              <w:rPr>
                <w:rFonts w:hint="eastAsia"/>
              </w:rPr>
              <w:t>舱位数</w:t>
            </w:r>
            <w:r>
              <w:rPr>
                <w:rFonts w:hint="eastAsia"/>
              </w:rPr>
              <w:t>(TEU)</w:t>
            </w:r>
            <w:r>
              <w:rPr>
                <w:rFonts w:hint="eastAsia"/>
              </w:rPr>
              <w:t>，在录入时必须检验是大于</w:t>
            </w:r>
            <w:r>
              <w:rPr>
                <w:rFonts w:hint="eastAsia"/>
              </w:rPr>
              <w:t>0</w:t>
            </w:r>
            <w:r>
              <w:rPr>
                <w:rFonts w:hint="eastAsia"/>
              </w:rPr>
              <w:t>的整数。后面的逻辑中有需要根据这个数字计算剩余舱位数。</w:t>
            </w:r>
          </w:p>
        </w:tc>
      </w:tr>
    </w:tbl>
    <w:p w14:paraId="38FEABEE" w14:textId="77777777" w:rsidR="00B97356" w:rsidRDefault="00B97356" w:rsidP="00B97356"/>
    <w:p w14:paraId="1D1694EB" w14:textId="77777777" w:rsidR="00B97356" w:rsidRDefault="00B97356" w:rsidP="00B97356">
      <w:pPr>
        <w:pStyle w:val="3"/>
        <w:ind w:left="481" w:right="180"/>
      </w:pPr>
      <w:r>
        <w:rPr>
          <w:rFonts w:hint="eastAsia"/>
        </w:rPr>
        <w:t>港口选择器</w:t>
      </w:r>
    </w:p>
    <w:p w14:paraId="065BAB7B" w14:textId="77777777" w:rsidR="00B97356" w:rsidRDefault="00B97356" w:rsidP="00B97356">
      <w:r>
        <w:rPr>
          <w:noProof/>
        </w:rPr>
        <w:drawing>
          <wp:inline distT="0" distB="0" distL="0" distR="0" wp14:anchorId="2F003A47" wp14:editId="36C88478">
            <wp:extent cx="5274310" cy="3712210"/>
            <wp:effectExtent l="0" t="0" r="2540" b="254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712210"/>
                    </a:xfrm>
                    <a:prstGeom prst="rect">
                      <a:avLst/>
                    </a:prstGeom>
                    <a:noFill/>
                    <a:ln>
                      <a:noFill/>
                    </a:ln>
                  </pic:spPr>
                </pic:pic>
              </a:graphicData>
            </a:graphic>
          </wp:inline>
        </w:drawing>
      </w:r>
    </w:p>
    <w:p w14:paraId="05CE3254" w14:textId="77777777" w:rsidR="00B97356" w:rsidRDefault="00B97356" w:rsidP="00B97356">
      <w:pPr>
        <w:jc w:val="left"/>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5"/>
        <w:gridCol w:w="7453"/>
      </w:tblGrid>
      <w:tr w:rsidR="00B97356" w14:paraId="29E18141" w14:textId="77777777" w:rsidTr="00F36554">
        <w:trPr>
          <w:trHeight w:val="247"/>
        </w:trPr>
        <w:tc>
          <w:tcPr>
            <w:tcW w:w="1075" w:type="dxa"/>
            <w:shd w:val="clear" w:color="auto" w:fill="A6A6A6"/>
          </w:tcPr>
          <w:p w14:paraId="526D6D2C" w14:textId="77777777" w:rsidR="00B97356" w:rsidRDefault="00B97356" w:rsidP="00F36554">
            <w:pPr>
              <w:jc w:val="center"/>
              <w:rPr>
                <w:b/>
              </w:rPr>
            </w:pPr>
            <w:r>
              <w:rPr>
                <w:rFonts w:hint="eastAsia"/>
                <w:b/>
              </w:rPr>
              <w:t>页面元素</w:t>
            </w:r>
          </w:p>
        </w:tc>
        <w:tc>
          <w:tcPr>
            <w:tcW w:w="7453" w:type="dxa"/>
            <w:shd w:val="clear" w:color="auto" w:fill="A6A6A6"/>
          </w:tcPr>
          <w:p w14:paraId="4B0214B7" w14:textId="77777777" w:rsidR="00B97356" w:rsidRDefault="00B97356" w:rsidP="00F36554">
            <w:pPr>
              <w:jc w:val="center"/>
              <w:rPr>
                <w:b/>
              </w:rPr>
            </w:pPr>
            <w:r>
              <w:rPr>
                <w:rFonts w:hint="eastAsia"/>
                <w:b/>
              </w:rPr>
              <w:t>描述</w:t>
            </w:r>
          </w:p>
        </w:tc>
      </w:tr>
      <w:tr w:rsidR="00B97356" w14:paraId="262916AB" w14:textId="77777777" w:rsidTr="00F36554">
        <w:tc>
          <w:tcPr>
            <w:tcW w:w="1075" w:type="dxa"/>
            <w:shd w:val="clear" w:color="auto" w:fill="D9D9D9"/>
          </w:tcPr>
          <w:p w14:paraId="4B286D1C" w14:textId="77777777" w:rsidR="00B97356" w:rsidRDefault="00B97356" w:rsidP="00F36554">
            <w:pPr>
              <w:rPr>
                <w:b/>
              </w:rPr>
            </w:pPr>
            <w:r>
              <w:rPr>
                <w:rFonts w:hint="eastAsia"/>
              </w:rPr>
              <w:t>查询条件</w:t>
            </w:r>
          </w:p>
        </w:tc>
        <w:tc>
          <w:tcPr>
            <w:tcW w:w="7453" w:type="dxa"/>
            <w:shd w:val="clear" w:color="auto" w:fill="D9D9D9"/>
          </w:tcPr>
          <w:p w14:paraId="68EEA47C" w14:textId="77777777" w:rsidR="00B97356" w:rsidRDefault="00B97356" w:rsidP="00F36554">
            <w:pPr>
              <w:rPr>
                <w:b/>
              </w:rPr>
            </w:pPr>
          </w:p>
        </w:tc>
      </w:tr>
      <w:tr w:rsidR="00B97356" w14:paraId="0B075791" w14:textId="77777777" w:rsidTr="00F36554">
        <w:tc>
          <w:tcPr>
            <w:tcW w:w="1075" w:type="dxa"/>
          </w:tcPr>
          <w:p w14:paraId="11576DFF" w14:textId="77777777" w:rsidR="00B97356" w:rsidRDefault="00B97356" w:rsidP="00F36554">
            <w:pPr>
              <w:jc w:val="left"/>
            </w:pPr>
            <w:r>
              <w:rPr>
                <w:rFonts w:hint="eastAsia"/>
              </w:rPr>
              <w:t>港口代码、港口名称</w:t>
            </w:r>
          </w:p>
        </w:tc>
        <w:tc>
          <w:tcPr>
            <w:tcW w:w="7453" w:type="dxa"/>
          </w:tcPr>
          <w:p w14:paraId="62239B3D" w14:textId="77777777" w:rsidR="00B97356" w:rsidRDefault="00B97356" w:rsidP="00F36554">
            <w:pPr>
              <w:jc w:val="left"/>
            </w:pPr>
            <w:r>
              <w:rPr>
                <w:rFonts w:hint="eastAsia"/>
              </w:rPr>
              <w:t>文本框支持模糊查询非必填可为空。不区分查询条件内容的大小写。</w:t>
            </w:r>
          </w:p>
        </w:tc>
      </w:tr>
      <w:tr w:rsidR="00B97356" w14:paraId="0981E932" w14:textId="77777777" w:rsidTr="00F36554">
        <w:tc>
          <w:tcPr>
            <w:tcW w:w="1075" w:type="dxa"/>
            <w:shd w:val="clear" w:color="auto" w:fill="E0E0E0"/>
          </w:tcPr>
          <w:p w14:paraId="33B71870" w14:textId="77777777" w:rsidR="00B97356" w:rsidRDefault="00B97356" w:rsidP="00F36554">
            <w:r>
              <w:rPr>
                <w:rFonts w:hint="eastAsia"/>
              </w:rPr>
              <w:t>交互</w:t>
            </w:r>
          </w:p>
        </w:tc>
        <w:tc>
          <w:tcPr>
            <w:tcW w:w="7453" w:type="dxa"/>
            <w:shd w:val="clear" w:color="auto" w:fill="E0E0E0"/>
          </w:tcPr>
          <w:p w14:paraId="12315476" w14:textId="77777777" w:rsidR="00B97356" w:rsidRDefault="00B97356" w:rsidP="00F36554"/>
        </w:tc>
      </w:tr>
      <w:tr w:rsidR="00B97356" w14:paraId="0835AB19" w14:textId="77777777" w:rsidTr="00F36554">
        <w:tc>
          <w:tcPr>
            <w:tcW w:w="1075" w:type="dxa"/>
          </w:tcPr>
          <w:p w14:paraId="57DBCABA" w14:textId="77777777" w:rsidR="00B97356" w:rsidRDefault="00B97356" w:rsidP="00F36554">
            <w:pPr>
              <w:jc w:val="left"/>
            </w:pPr>
            <w:r>
              <w:rPr>
                <w:rFonts w:hint="eastAsia"/>
              </w:rPr>
              <w:t>加载过程</w:t>
            </w:r>
          </w:p>
        </w:tc>
        <w:tc>
          <w:tcPr>
            <w:tcW w:w="7453" w:type="dxa"/>
          </w:tcPr>
          <w:p w14:paraId="25FD17D1" w14:textId="77777777" w:rsidR="00B97356" w:rsidRDefault="00B97356" w:rsidP="00F36554">
            <w:pPr>
              <w:numPr>
                <w:ilvl w:val="0"/>
                <w:numId w:val="36"/>
              </w:numPr>
            </w:pPr>
            <w:r>
              <w:rPr>
                <w:rFonts w:hint="eastAsia"/>
              </w:rPr>
              <w:t>参考以下默认语句：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7"/>
            </w:tblGrid>
            <w:tr w:rsidR="00B97356" w14:paraId="60C54E49" w14:textId="77777777" w:rsidTr="00F36554">
              <w:trPr>
                <w:trHeight w:val="2506"/>
              </w:trPr>
              <w:tc>
                <w:tcPr>
                  <w:tcW w:w="7087" w:type="dxa"/>
                </w:tcPr>
                <w:p w14:paraId="79876305" w14:textId="77777777" w:rsidR="00B97356" w:rsidRDefault="00B97356" w:rsidP="00F36554">
                  <w:pPr>
                    <w:widowControl w:val="0"/>
                    <w:autoSpaceDE w:val="0"/>
                    <w:autoSpaceDN w:val="0"/>
                    <w:rPr>
                      <w:rFonts w:eastAsia="Î¢ÈíÑÅºÚ"/>
                      <w:color w:val="000000"/>
                      <w:sz w:val="22"/>
                      <w:highlight w:val="white"/>
                    </w:rPr>
                  </w:pPr>
                  <w:r>
                    <w:rPr>
                      <w:rFonts w:eastAsia="Î¢ÈíÑÅºÚ"/>
                      <w:color w:val="008080"/>
                      <w:sz w:val="22"/>
                      <w:highlight w:val="white"/>
                    </w:rPr>
                    <w:lastRenderedPageBreak/>
                    <w:t>select</w:t>
                  </w:r>
                  <w:r>
                    <w:rPr>
                      <w:rFonts w:eastAsia="Î¢ÈíÑÅºÚ"/>
                      <w:color w:val="000000"/>
                      <w:sz w:val="22"/>
                      <w:highlight w:val="white"/>
                    </w:rPr>
                    <w:t xml:space="preserve"> a.port_code</w:t>
                  </w:r>
                  <w:r>
                    <w:rPr>
                      <w:rFonts w:eastAsia="Î¢ÈíÑÅºÚ"/>
                      <w:color w:val="000080"/>
                      <w:sz w:val="22"/>
                      <w:highlight w:val="white"/>
                    </w:rPr>
                    <w:t>,</w:t>
                  </w:r>
                  <w:r>
                    <w:rPr>
                      <w:rFonts w:eastAsia="Î¢ÈíÑÅºÚ"/>
                      <w:color w:val="000000"/>
                      <w:sz w:val="22"/>
                      <w:highlight w:val="white"/>
                    </w:rPr>
                    <w:t xml:space="preserve"> a.port_name_cn</w:t>
                  </w:r>
                  <w:r>
                    <w:rPr>
                      <w:rFonts w:eastAsia="Î¢ÈíÑÅºÚ"/>
                      <w:color w:val="000080"/>
                      <w:sz w:val="22"/>
                      <w:highlight w:val="white"/>
                    </w:rPr>
                    <w:t>,</w:t>
                  </w:r>
                  <w:r>
                    <w:rPr>
                      <w:rFonts w:eastAsia="Î¢ÈíÑÅºÚ"/>
                      <w:color w:val="000000"/>
                      <w:sz w:val="22"/>
                      <w:highlight w:val="white"/>
                    </w:rPr>
                    <w:t xml:space="preserve"> a.port_name_en</w:t>
                  </w:r>
                  <w:r>
                    <w:rPr>
                      <w:rFonts w:eastAsia="Î¢ÈíÑÅºÚ"/>
                      <w:color w:val="000080"/>
                      <w:sz w:val="22"/>
                      <w:highlight w:val="white"/>
                    </w:rPr>
                    <w:t>,</w:t>
                  </w:r>
                  <w:r>
                    <w:rPr>
                      <w:rFonts w:eastAsia="Î¢ÈíÑÅºÚ"/>
                      <w:color w:val="000000"/>
                      <w:sz w:val="22"/>
                      <w:highlight w:val="white"/>
                    </w:rPr>
                    <w:t xml:space="preserve">  b.customs_id</w:t>
                  </w:r>
                  <w:r>
                    <w:rPr>
                      <w:rFonts w:eastAsia="Î¢ÈíÑÅºÚ"/>
                      <w:color w:val="000080"/>
                      <w:sz w:val="22"/>
                      <w:highlight w:val="white"/>
                    </w:rPr>
                    <w:t>,</w:t>
                  </w:r>
                  <w:r>
                    <w:rPr>
                      <w:rFonts w:eastAsia="Î¢ÈíÑÅºÚ"/>
                      <w:color w:val="000000"/>
                      <w:sz w:val="22"/>
                      <w:highlight w:val="white"/>
                    </w:rPr>
                    <w:t xml:space="preserve"> b. customs_name</w:t>
                  </w:r>
                  <w:r>
                    <w:rPr>
                      <w:rFonts w:eastAsia="Î¢ÈíÑÅºÚ"/>
                      <w:color w:val="000080"/>
                      <w:sz w:val="22"/>
                      <w:highlight w:val="white"/>
                    </w:rPr>
                    <w:t>,</w:t>
                  </w:r>
                  <w:r>
                    <w:rPr>
                      <w:rFonts w:eastAsia="Î¢ÈíÑÅºÚ" w:hint="eastAsia"/>
                      <w:color w:val="000080"/>
                      <w:sz w:val="22"/>
                      <w:highlight w:val="white"/>
                    </w:rPr>
                    <w:t xml:space="preserve"> </w:t>
                  </w:r>
                  <w:r>
                    <w:rPr>
                      <w:rFonts w:eastAsia="Î¢ÈíÑÅºÚ"/>
                      <w:color w:val="000000"/>
                      <w:sz w:val="22"/>
                      <w:highlight w:val="white"/>
                    </w:rPr>
                    <w:t>a.nation_code</w:t>
                  </w:r>
                  <w:r>
                    <w:rPr>
                      <w:rFonts w:eastAsia="Î¢ÈíÑÅºÚ"/>
                      <w:color w:val="000080"/>
                      <w:sz w:val="22"/>
                      <w:highlight w:val="white"/>
                    </w:rPr>
                    <w:t>,</w:t>
                  </w:r>
                  <w:r>
                    <w:rPr>
                      <w:rFonts w:eastAsia="Î¢ÈíÑÅºÚ"/>
                      <w:color w:val="000000"/>
                      <w:sz w:val="22"/>
                      <w:highlight w:val="white"/>
                    </w:rPr>
                    <w:t xml:space="preserve"> a.nation_name_cn</w:t>
                  </w:r>
                  <w:r>
                    <w:rPr>
                      <w:rFonts w:eastAsia="Î¢ÈíÑÅºÚ"/>
                      <w:color w:val="000080"/>
                      <w:sz w:val="22"/>
                      <w:highlight w:val="white"/>
                    </w:rPr>
                    <w:t>,</w:t>
                  </w:r>
                  <w:r>
                    <w:rPr>
                      <w:rFonts w:eastAsia="Î¢ÈíÑÅºÚ"/>
                      <w:color w:val="000000"/>
                      <w:sz w:val="22"/>
                      <w:highlight w:val="white"/>
                    </w:rPr>
                    <w:t xml:space="preserve"> a.nation_name_en</w:t>
                  </w:r>
                  <w:r>
                    <w:rPr>
                      <w:rFonts w:eastAsia="Î¢ÈíÑÅºÚ"/>
                      <w:color w:val="000080"/>
                      <w:sz w:val="22"/>
                      <w:highlight w:val="white"/>
                    </w:rPr>
                    <w:t>,</w:t>
                  </w:r>
                  <w:r>
                    <w:rPr>
                      <w:rFonts w:eastAsia="Î¢ÈíÑÅºÚ"/>
                      <w:color w:val="000000"/>
                      <w:sz w:val="22"/>
                      <w:highlight w:val="white"/>
                    </w:rPr>
                    <w:t xml:space="preserve"> a.area_code</w:t>
                  </w:r>
                  <w:r>
                    <w:rPr>
                      <w:rFonts w:eastAsia="Î¢ÈíÑÅºÚ"/>
                      <w:color w:val="000080"/>
                      <w:sz w:val="22"/>
                      <w:highlight w:val="white"/>
                    </w:rPr>
                    <w:t>,</w:t>
                  </w:r>
                  <w:r>
                    <w:rPr>
                      <w:rFonts w:eastAsia="Î¢ÈíÑÅºÚ"/>
                      <w:color w:val="000000"/>
                      <w:sz w:val="22"/>
                      <w:highlight w:val="white"/>
                    </w:rPr>
                    <w:t xml:space="preserve"> a.area_name_cn</w:t>
                  </w:r>
                  <w:r>
                    <w:rPr>
                      <w:rFonts w:eastAsia="Î¢ÈíÑÅºÚ"/>
                      <w:color w:val="000080"/>
                      <w:sz w:val="22"/>
                      <w:highlight w:val="white"/>
                    </w:rPr>
                    <w:t>,</w:t>
                  </w:r>
                  <w:r>
                    <w:rPr>
                      <w:rFonts w:eastAsia="Î¢ÈíÑÅºÚ"/>
                      <w:color w:val="000000"/>
                      <w:sz w:val="22"/>
                      <w:highlight w:val="white"/>
                    </w:rPr>
                    <w:t xml:space="preserve"> a.area_name_en </w:t>
                  </w:r>
                  <w:r>
                    <w:rPr>
                      <w:rFonts w:eastAsia="Î¢ÈíÑÅºÚ"/>
                      <w:color w:val="008080"/>
                      <w:sz w:val="22"/>
                      <w:highlight w:val="white"/>
                    </w:rPr>
                    <w:t>from</w:t>
                  </w:r>
                  <w:r>
                    <w:rPr>
                      <w:rFonts w:eastAsia="Î¢ÈíÑÅºÚ"/>
                      <w:color w:val="000000"/>
                      <w:sz w:val="22"/>
                      <w:highlight w:val="white"/>
                    </w:rPr>
                    <w:t xml:space="preserve"> dict_port_code a </w:t>
                  </w:r>
                </w:p>
                <w:p w14:paraId="59EEBC90" w14:textId="77777777" w:rsidR="00B97356" w:rsidRDefault="00B97356" w:rsidP="00F36554">
                  <w:pPr>
                    <w:widowControl w:val="0"/>
                    <w:autoSpaceDE w:val="0"/>
                    <w:autoSpaceDN w:val="0"/>
                    <w:rPr>
                      <w:rFonts w:eastAsia="Î¢ÈíÑÅºÚ"/>
                      <w:color w:val="000000"/>
                      <w:sz w:val="22"/>
                      <w:highlight w:val="white"/>
                    </w:rPr>
                  </w:pPr>
                  <w:r>
                    <w:rPr>
                      <w:rFonts w:eastAsia="Î¢ÈíÑÅºÚ"/>
                      <w:color w:val="008080"/>
                      <w:sz w:val="22"/>
                      <w:highlight w:val="white"/>
                    </w:rPr>
                    <w:t>left</w:t>
                  </w:r>
                  <w:r>
                    <w:rPr>
                      <w:rFonts w:eastAsia="Î¢ÈíÑÅºÚ"/>
                      <w:color w:val="000000"/>
                      <w:sz w:val="22"/>
                      <w:highlight w:val="white"/>
                    </w:rPr>
                    <w:t xml:space="preserve"> </w:t>
                  </w:r>
                  <w:r>
                    <w:rPr>
                      <w:rFonts w:eastAsia="Î¢ÈíÑÅºÚ"/>
                      <w:color w:val="008080"/>
                      <w:sz w:val="22"/>
                      <w:highlight w:val="white"/>
                    </w:rPr>
                    <w:t>join</w:t>
                  </w:r>
                  <w:r>
                    <w:rPr>
                      <w:rFonts w:eastAsia="Î¢ÈíÑÅºÚ"/>
                      <w:color w:val="000000"/>
                      <w:sz w:val="22"/>
                      <w:highlight w:val="white"/>
                    </w:rPr>
                    <w:t xml:space="preserve"> dict_customs_area b </w:t>
                  </w:r>
                  <w:r>
                    <w:rPr>
                      <w:rFonts w:eastAsia="Î¢ÈíÑÅºÚ"/>
                      <w:color w:val="008080"/>
                      <w:sz w:val="22"/>
                      <w:highlight w:val="white"/>
                    </w:rPr>
                    <w:t>on</w:t>
                  </w:r>
                  <w:r>
                    <w:rPr>
                      <w:rFonts w:eastAsia="Î¢ÈíÑÅºÚ"/>
                      <w:color w:val="000000"/>
                      <w:sz w:val="22"/>
                      <w:highlight w:val="white"/>
                    </w:rPr>
                    <w:t xml:space="preserve"> a.port_code</w:t>
                  </w:r>
                  <w:r>
                    <w:rPr>
                      <w:rFonts w:eastAsia="Î¢ÈíÑÅºÚ"/>
                      <w:color w:val="000080"/>
                      <w:sz w:val="22"/>
                      <w:highlight w:val="white"/>
                    </w:rPr>
                    <w:t>=</w:t>
                  </w:r>
                  <w:r>
                    <w:rPr>
                      <w:rFonts w:eastAsia="Î¢ÈíÑÅºÚ"/>
                      <w:color w:val="000000"/>
                      <w:sz w:val="22"/>
                      <w:highlight w:val="white"/>
                    </w:rPr>
                    <w:t xml:space="preserve">b.port_id </w:t>
                  </w:r>
                </w:p>
                <w:p w14:paraId="36C4C2FE" w14:textId="77777777" w:rsidR="00B97356" w:rsidRDefault="00B97356" w:rsidP="00F36554">
                  <w:pPr>
                    <w:widowControl w:val="0"/>
                    <w:autoSpaceDE w:val="0"/>
                    <w:autoSpaceDN w:val="0"/>
                    <w:rPr>
                      <w:rFonts w:eastAsia="Î¢ÈíÑÅºÚ"/>
                      <w:color w:val="000000"/>
                      <w:sz w:val="22"/>
                      <w:highlight w:val="white"/>
                    </w:rPr>
                  </w:pPr>
                  <w:r>
                    <w:rPr>
                      <w:rFonts w:eastAsia="Î¢ÈíÑÅºÚ"/>
                      <w:color w:val="008080"/>
                      <w:sz w:val="22"/>
                      <w:highlight w:val="white"/>
                    </w:rPr>
                    <w:t>where</w:t>
                  </w:r>
                  <w:r>
                    <w:rPr>
                      <w:rFonts w:eastAsia="Î¢ÈíÑÅºÚ"/>
                      <w:color w:val="000000"/>
                      <w:sz w:val="22"/>
                      <w:highlight w:val="white"/>
                    </w:rPr>
                    <w:t xml:space="preserve">  </w:t>
                  </w:r>
                  <w:r>
                    <w:rPr>
                      <w:rFonts w:eastAsia="Î¢ÈíÑÅºÚ"/>
                      <w:color w:val="000080"/>
                      <w:sz w:val="22"/>
                      <w:highlight w:val="white"/>
                    </w:rPr>
                    <w:t>(</w:t>
                  </w:r>
                  <w:r>
                    <w:rPr>
                      <w:rFonts w:eastAsia="Î¢ÈíÑÅºÚ"/>
                      <w:color w:val="000000"/>
                      <w:sz w:val="22"/>
                      <w:highlight w:val="white"/>
                    </w:rPr>
                    <w:t xml:space="preserve">a.owner_seq </w:t>
                  </w:r>
                  <w:r>
                    <w:rPr>
                      <w:rFonts w:eastAsia="Î¢ÈíÑÅºÚ"/>
                      <w:color w:val="000080"/>
                      <w:sz w:val="22"/>
                      <w:highlight w:val="white"/>
                    </w:rPr>
                    <w:t>=</w:t>
                  </w:r>
                  <w:r>
                    <w:rPr>
                      <w:rFonts w:eastAsia="Î¢ÈíÑÅºÚ"/>
                      <w:color w:val="000000"/>
                      <w:sz w:val="22"/>
                      <w:highlight w:val="white"/>
                    </w:rPr>
                    <w:t xml:space="preserve"> </w:t>
                  </w:r>
                  <w:r>
                    <w:rPr>
                      <w:rFonts w:eastAsia="Î¢ÈíÑÅºÚ"/>
                      <w:color w:val="0000FF"/>
                      <w:sz w:val="22"/>
                      <w:highlight w:val="white"/>
                    </w:rPr>
                    <w:t>0</w:t>
                  </w:r>
                  <w:r>
                    <w:rPr>
                      <w:rFonts w:eastAsia="Î¢ÈíÑÅºÚ"/>
                      <w:color w:val="000000"/>
                      <w:sz w:val="22"/>
                      <w:highlight w:val="white"/>
                    </w:rPr>
                    <w:t xml:space="preserve">  </w:t>
                  </w:r>
                  <w:r>
                    <w:rPr>
                      <w:rFonts w:eastAsia="Î¢ÈíÑÅºÚ"/>
                      <w:color w:val="008080"/>
                      <w:sz w:val="22"/>
                      <w:highlight w:val="white"/>
                    </w:rPr>
                    <w:t>or</w:t>
                  </w:r>
                  <w:r>
                    <w:rPr>
                      <w:rFonts w:eastAsia="Î¢ÈíÑÅºÚ"/>
                      <w:color w:val="000000"/>
                      <w:sz w:val="22"/>
                      <w:highlight w:val="white"/>
                    </w:rPr>
                    <w:t xml:space="preserve"> a.owner_seq </w:t>
                  </w:r>
                  <w:r>
                    <w:rPr>
                      <w:rFonts w:eastAsia="Î¢ÈíÑÅºÚ"/>
                      <w:color w:val="000080"/>
                      <w:sz w:val="22"/>
                      <w:highlight w:val="white"/>
                    </w:rPr>
                    <w:t>=</w:t>
                  </w:r>
                  <w:r>
                    <w:rPr>
                      <w:rFonts w:eastAsia="Î¢ÈíÑÅºÚ"/>
                      <w:color w:val="000000"/>
                      <w:sz w:val="22"/>
                      <w:highlight w:val="white"/>
                    </w:rPr>
                    <w:t xml:space="preserve"> </w:t>
                  </w:r>
                  <w:r>
                    <w:rPr>
                      <w:rFonts w:eastAsia="Î¢ÈíÑÅºÚ"/>
                      <w:color w:val="0000FF"/>
                      <w:sz w:val="22"/>
                      <w:highlight w:val="white"/>
                    </w:rPr>
                    <w:t>船公司</w:t>
                  </w:r>
                  <w:r>
                    <w:rPr>
                      <w:rFonts w:eastAsia="Î¢ÈíÑÅºÚ"/>
                      <w:color w:val="0000FF"/>
                      <w:sz w:val="22"/>
                      <w:highlight w:val="white"/>
                    </w:rPr>
                    <w:t>OWNER_SEQ</w:t>
                  </w:r>
                  <w:r>
                    <w:rPr>
                      <w:rFonts w:eastAsia="Î¢ÈíÑÅºÚ"/>
                      <w:color w:val="000080"/>
                      <w:sz w:val="22"/>
                      <w:highlight w:val="white"/>
                    </w:rPr>
                    <w:t>)</w:t>
                  </w:r>
                  <w:r>
                    <w:rPr>
                      <w:rFonts w:eastAsia="Î¢ÈíÑÅºÚ"/>
                      <w:color w:val="000000"/>
                      <w:sz w:val="22"/>
                      <w:highlight w:val="white"/>
                    </w:rPr>
                    <w:t xml:space="preserve"> </w:t>
                  </w:r>
                  <w:r>
                    <w:rPr>
                      <w:rFonts w:eastAsia="Î¢ÈíÑÅºÚ"/>
                      <w:color w:val="008080"/>
                      <w:sz w:val="22"/>
                      <w:highlight w:val="white"/>
                    </w:rPr>
                    <w:t>and</w:t>
                  </w:r>
                  <w:r>
                    <w:rPr>
                      <w:rFonts w:eastAsia="Î¢ÈíÑÅºÚ"/>
                      <w:color w:val="000000"/>
                      <w:sz w:val="22"/>
                      <w:highlight w:val="white"/>
                    </w:rPr>
                    <w:t xml:space="preserve"> a.status</w:t>
                  </w:r>
                  <w:r>
                    <w:rPr>
                      <w:rFonts w:eastAsia="Î¢ÈíÑÅºÚ"/>
                      <w:color w:val="000080"/>
                      <w:sz w:val="22"/>
                      <w:highlight w:val="white"/>
                    </w:rPr>
                    <w:t>=</w:t>
                  </w:r>
                  <w:r>
                    <w:rPr>
                      <w:rFonts w:eastAsia="Î¢ÈíÑÅºÚ"/>
                      <w:color w:val="000000"/>
                      <w:sz w:val="22"/>
                      <w:highlight w:val="white"/>
                    </w:rPr>
                    <w:t xml:space="preserve"> </w:t>
                  </w:r>
                  <w:r>
                    <w:rPr>
                      <w:rFonts w:eastAsia="Î¢ÈíÑÅºÚ"/>
                      <w:color w:val="0000FF"/>
                      <w:sz w:val="22"/>
                      <w:highlight w:val="white"/>
                    </w:rPr>
                    <w:t>10</w:t>
                  </w:r>
                  <w:r>
                    <w:rPr>
                      <w:rFonts w:eastAsia="Î¢ÈíÑÅºÚ"/>
                      <w:color w:val="000000"/>
                      <w:sz w:val="22"/>
                      <w:highlight w:val="white"/>
                    </w:rPr>
                    <w:t xml:space="preserve"> </w:t>
                  </w:r>
                  <w:r>
                    <w:rPr>
                      <w:rFonts w:eastAsia="Î¢ÈíÑÅºÚ"/>
                      <w:i/>
                      <w:color w:val="FF0000"/>
                      <w:sz w:val="22"/>
                      <w:highlight w:val="white"/>
                    </w:rPr>
                    <w:t>--and a.PORT_CODE ='CNYTN'  --</w:t>
                  </w:r>
                  <w:r>
                    <w:rPr>
                      <w:rFonts w:eastAsia="Î¢ÈíÑÅºÚ"/>
                      <w:i/>
                      <w:color w:val="FF0000"/>
                      <w:sz w:val="22"/>
                      <w:highlight w:val="white"/>
                    </w:rPr>
                    <w:t>查询条件</w:t>
                  </w:r>
                </w:p>
                <w:p w14:paraId="35796C95" w14:textId="77777777" w:rsidR="00B97356" w:rsidRDefault="00B97356" w:rsidP="00F36554">
                  <w:pPr>
                    <w:widowControl w:val="0"/>
                    <w:autoSpaceDE w:val="0"/>
                    <w:autoSpaceDN w:val="0"/>
                    <w:rPr>
                      <w:rFonts w:eastAsia="Î¢ÈíÑÅºÚ"/>
                      <w:color w:val="000000"/>
                      <w:sz w:val="22"/>
                      <w:highlight w:val="white"/>
                    </w:rPr>
                  </w:pPr>
                  <w:r>
                    <w:rPr>
                      <w:rFonts w:eastAsia="Î¢ÈíÑÅºÚ"/>
                      <w:color w:val="000000"/>
                      <w:sz w:val="22"/>
                      <w:highlight w:val="white"/>
                    </w:rPr>
                    <w:t xml:space="preserve"> </w:t>
                  </w:r>
                  <w:r>
                    <w:rPr>
                      <w:rFonts w:eastAsia="Î¢ÈíÑÅºÚ"/>
                      <w:color w:val="008080"/>
                      <w:sz w:val="22"/>
                      <w:highlight w:val="white"/>
                    </w:rPr>
                    <w:t>and</w:t>
                  </w:r>
                  <w:r>
                    <w:rPr>
                      <w:rFonts w:eastAsia="Î¢ÈíÑÅºÚ"/>
                      <w:color w:val="000000"/>
                      <w:sz w:val="22"/>
                      <w:highlight w:val="white"/>
                    </w:rPr>
                    <w:t xml:space="preserve"> a.cover_codes </w:t>
                  </w:r>
                  <w:r>
                    <w:rPr>
                      <w:rFonts w:eastAsia="Î¢ÈíÑÅºÚ"/>
                      <w:color w:val="008080"/>
                      <w:sz w:val="22"/>
                      <w:highlight w:val="white"/>
                    </w:rPr>
                    <w:t>not</w:t>
                  </w:r>
                  <w:r>
                    <w:rPr>
                      <w:rFonts w:eastAsia="Î¢ÈíÑÅºÚ"/>
                      <w:color w:val="000000"/>
                      <w:sz w:val="22"/>
                      <w:highlight w:val="white"/>
                    </w:rPr>
                    <w:t xml:space="preserve">  </w:t>
                  </w:r>
                  <w:r>
                    <w:rPr>
                      <w:rFonts w:eastAsia="Î¢ÈíÑÅºÚ"/>
                      <w:color w:val="008080"/>
                      <w:sz w:val="22"/>
                      <w:highlight w:val="white"/>
                    </w:rPr>
                    <w:t>like</w:t>
                  </w:r>
                  <w:r>
                    <w:rPr>
                      <w:rFonts w:eastAsia="Î¢ÈíÑÅºÚ"/>
                      <w:color w:val="000000"/>
                      <w:sz w:val="22"/>
                      <w:highlight w:val="white"/>
                    </w:rPr>
                    <w:t xml:space="preserve"> </w:t>
                  </w:r>
                  <w:r>
                    <w:rPr>
                      <w:rFonts w:eastAsia="Î¢ÈíÑÅºÚ"/>
                      <w:color w:val="0000FF"/>
                      <w:sz w:val="22"/>
                      <w:highlight w:val="white"/>
                    </w:rPr>
                    <w:t>'%,</w:t>
                  </w:r>
                  <w:r>
                    <w:rPr>
                      <w:rFonts w:eastAsia="Î¢ÈíÑÅºÚ"/>
                      <w:color w:val="0000FF"/>
                      <w:sz w:val="22"/>
                      <w:highlight w:val="white"/>
                    </w:rPr>
                    <w:t>船公司</w:t>
                  </w:r>
                  <w:r>
                    <w:rPr>
                      <w:rFonts w:eastAsia="Î¢ÈíÑÅºÚ"/>
                      <w:color w:val="0000FF"/>
                      <w:sz w:val="22"/>
                      <w:highlight w:val="white"/>
                    </w:rPr>
                    <w:t>OWNER_SEQ,%'</w:t>
                  </w:r>
                  <w:r>
                    <w:rPr>
                      <w:rFonts w:eastAsia="Î¢ÈíÑÅºÚ"/>
                      <w:color w:val="000000"/>
                      <w:sz w:val="22"/>
                      <w:highlight w:val="white"/>
                    </w:rPr>
                    <w:t xml:space="preserve"> </w:t>
                  </w:r>
                </w:p>
                <w:p w14:paraId="0E474F99" w14:textId="77777777" w:rsidR="00B97356" w:rsidRDefault="00B97356" w:rsidP="00F36554">
                  <w:r>
                    <w:rPr>
                      <w:rFonts w:eastAsia="Î¢ÈíÑÅºÚ"/>
                      <w:color w:val="000000"/>
                      <w:sz w:val="22"/>
                      <w:highlight w:val="white"/>
                    </w:rPr>
                    <w:t xml:space="preserve"> </w:t>
                  </w:r>
                  <w:r>
                    <w:rPr>
                      <w:rFonts w:eastAsia="Î¢ÈíÑÅºÚ"/>
                      <w:color w:val="008080"/>
                      <w:sz w:val="22"/>
                      <w:highlight w:val="white"/>
                    </w:rPr>
                    <w:t>order</w:t>
                  </w:r>
                  <w:r>
                    <w:rPr>
                      <w:rFonts w:eastAsia="Î¢ÈíÑÅºÚ"/>
                      <w:color w:val="000000"/>
                      <w:sz w:val="22"/>
                      <w:highlight w:val="white"/>
                    </w:rPr>
                    <w:t xml:space="preserve"> </w:t>
                  </w:r>
                  <w:r>
                    <w:rPr>
                      <w:rFonts w:eastAsia="Î¢ÈíÑÅºÚ"/>
                      <w:color w:val="008080"/>
                      <w:sz w:val="22"/>
                      <w:highlight w:val="white"/>
                    </w:rPr>
                    <w:t>by</w:t>
                  </w:r>
                  <w:r>
                    <w:rPr>
                      <w:rFonts w:eastAsia="Î¢ÈíÑÅºÚ"/>
                      <w:color w:val="000000"/>
                      <w:sz w:val="22"/>
                      <w:highlight w:val="white"/>
                    </w:rPr>
                    <w:t xml:space="preserve"> a.create_date</w:t>
                  </w:r>
                </w:p>
              </w:tc>
            </w:tr>
          </w:tbl>
          <w:p w14:paraId="0C593F15" w14:textId="77777777" w:rsidR="00B97356" w:rsidRDefault="00B97356" w:rsidP="00F36554">
            <w:pPr>
              <w:numPr>
                <w:ilvl w:val="0"/>
                <w:numId w:val="36"/>
              </w:numPr>
            </w:pPr>
            <w:r>
              <w:rPr>
                <w:rFonts w:hint="eastAsia"/>
              </w:rPr>
              <w:t>列表按创建时间倒序排列，即最近创建的排在最前面。</w:t>
            </w:r>
          </w:p>
          <w:p w14:paraId="56D5C612" w14:textId="77777777" w:rsidR="00B97356" w:rsidRDefault="00B97356" w:rsidP="00F36554">
            <w:r>
              <w:rPr>
                <w:rFonts w:hint="eastAsia"/>
              </w:rPr>
              <w:t>3.</w:t>
            </w:r>
            <w:r>
              <w:rPr>
                <w:rFonts w:hint="eastAsia"/>
              </w:rPr>
              <w:t>列表中的数据长度不允许超出一行的默认宽度，如出现数据换行的情况必须做内容截取，超出部分用“</w:t>
            </w:r>
            <w:r>
              <w:rPr>
                <w:rFonts w:hint="eastAsia"/>
              </w:rPr>
              <w:t>...</w:t>
            </w:r>
            <w:r>
              <w:rPr>
                <w:rFonts w:hint="eastAsia"/>
              </w:rPr>
              <w:t>”三个省略号替换，并增加浮动提示。</w:t>
            </w:r>
          </w:p>
          <w:p w14:paraId="621C7847" w14:textId="77777777" w:rsidR="00B97356" w:rsidRDefault="00B97356" w:rsidP="00F36554">
            <w:r>
              <w:rPr>
                <w:rFonts w:hint="eastAsia"/>
              </w:rPr>
              <w:t>4.</w:t>
            </w:r>
            <w:r>
              <w:rPr>
                <w:rFonts w:hint="eastAsia"/>
              </w:rPr>
              <w:t>列表中的数据若不存在使用“</w:t>
            </w:r>
            <w:r>
              <w:rPr>
                <w:sz w:val="21"/>
              </w:rPr>
              <w:t>-</w:t>
            </w:r>
            <w:r>
              <w:rPr>
                <w:rFonts w:hint="eastAsia"/>
              </w:rPr>
              <w:t>”代替。</w:t>
            </w:r>
          </w:p>
          <w:p w14:paraId="793F3087" w14:textId="77777777" w:rsidR="00B97356" w:rsidRDefault="00B97356" w:rsidP="00F36554">
            <w:r>
              <w:rPr>
                <w:rFonts w:hint="eastAsia"/>
              </w:rPr>
              <w:t>5.</w:t>
            </w:r>
            <w:r>
              <w:rPr>
                <w:rFonts w:hint="eastAsia"/>
              </w:rPr>
              <w:t>需要分页，每页显示</w:t>
            </w:r>
            <w:r>
              <w:rPr>
                <w:rFonts w:hint="eastAsia"/>
              </w:rPr>
              <w:t>10</w:t>
            </w:r>
            <w:r>
              <w:rPr>
                <w:rFonts w:hint="eastAsia"/>
              </w:rPr>
              <w:t>条数据。</w:t>
            </w:r>
          </w:p>
        </w:tc>
      </w:tr>
      <w:tr w:rsidR="00B97356" w14:paraId="6D9D9550" w14:textId="77777777" w:rsidTr="00F36554">
        <w:trPr>
          <w:trHeight w:val="90"/>
        </w:trPr>
        <w:tc>
          <w:tcPr>
            <w:tcW w:w="1075" w:type="dxa"/>
          </w:tcPr>
          <w:p w14:paraId="0DF1A1E5" w14:textId="77777777" w:rsidR="00B97356" w:rsidRDefault="00B97356" w:rsidP="00F36554">
            <w:pPr>
              <w:jc w:val="left"/>
            </w:pPr>
            <w:r>
              <w:rPr>
                <w:rFonts w:hint="eastAsia"/>
              </w:rPr>
              <w:lastRenderedPageBreak/>
              <w:t>数据返回</w:t>
            </w:r>
          </w:p>
        </w:tc>
        <w:tc>
          <w:tcPr>
            <w:tcW w:w="7453" w:type="dxa"/>
          </w:tcPr>
          <w:p w14:paraId="09DC906F" w14:textId="77777777" w:rsidR="00B97356" w:rsidRDefault="00B97356" w:rsidP="00F36554">
            <w:pPr>
              <w:jc w:val="left"/>
            </w:pPr>
            <w:r>
              <w:rPr>
                <w:rFonts w:hint="eastAsia"/>
              </w:rPr>
              <w:t>点击选择列，返回港口信息。</w:t>
            </w:r>
          </w:p>
        </w:tc>
      </w:tr>
    </w:tbl>
    <w:p w14:paraId="51761798" w14:textId="77777777" w:rsidR="00B97356" w:rsidRDefault="00B97356" w:rsidP="00B97356">
      <w:pPr>
        <w:jc w:val="left"/>
      </w:pPr>
    </w:p>
    <w:p w14:paraId="3A741409" w14:textId="77777777" w:rsidR="00B97356" w:rsidRDefault="00B97356" w:rsidP="00B97356"/>
    <w:p w14:paraId="769B236C" w14:textId="77777777" w:rsidR="00B97356" w:rsidRDefault="00B97356" w:rsidP="00B97356">
      <w:pPr>
        <w:pStyle w:val="2"/>
        <w:ind w:right="180"/>
      </w:pPr>
      <w:bookmarkStart w:id="24" w:name="_Toc191787784"/>
      <w:r>
        <w:rPr>
          <w:rFonts w:hint="eastAsia"/>
        </w:rPr>
        <w:t>远期订舱管理</w:t>
      </w:r>
    </w:p>
    <w:p w14:paraId="38AAD953" w14:textId="77777777" w:rsidR="00B97356" w:rsidRDefault="00B97356" w:rsidP="00B97356">
      <w:pPr>
        <w:pStyle w:val="af6"/>
        <w:keepNext/>
        <w:keepLines/>
        <w:numPr>
          <w:ilvl w:val="0"/>
          <w:numId w:val="98"/>
        </w:numPr>
        <w:tabs>
          <w:tab w:val="left" w:pos="210"/>
          <w:tab w:val="left" w:pos="432"/>
        </w:tabs>
        <w:spacing w:before="140" w:after="140"/>
        <w:ind w:left="432" w:rightChars="100" w:right="180" w:firstLineChars="0" w:hanging="432"/>
        <w:outlineLvl w:val="1"/>
        <w:rPr>
          <w:rFonts w:ascii="宋体" w:hAnsi="宋体"/>
          <w:b/>
          <w:vanish/>
        </w:rPr>
      </w:pPr>
    </w:p>
    <w:p w14:paraId="0D601EFF" w14:textId="77777777" w:rsidR="00B97356" w:rsidRDefault="00B97356" w:rsidP="00B97356">
      <w:pPr>
        <w:pStyle w:val="3"/>
        <w:ind w:right="180"/>
      </w:pPr>
      <w:r>
        <w:rPr>
          <w:rFonts w:hint="eastAsia"/>
        </w:rPr>
        <w:t>需求说明</w:t>
      </w:r>
    </w:p>
    <w:p w14:paraId="3B91C7F2" w14:textId="77777777" w:rsidR="00B97356" w:rsidRDefault="00B97356" w:rsidP="00B97356">
      <w:r>
        <w:rPr>
          <w:rFonts w:hint="eastAsia"/>
        </w:rPr>
        <w:t>订舱人为了锁定和减少运输成本，根据运输计划预订船公司的远期舱位。包括远期订舱保存、修改、删除、提交，待审批单据的收回、已审批单据的撤销，复制申请和详情查看功能。</w:t>
      </w:r>
    </w:p>
    <w:p w14:paraId="62B0684D" w14:textId="77777777" w:rsidR="00B97356" w:rsidRDefault="00B97356" w:rsidP="00B97356">
      <w:pPr>
        <w:pStyle w:val="3"/>
        <w:ind w:right="180"/>
      </w:pPr>
      <w:r>
        <w:rPr>
          <w:rFonts w:hint="eastAsia"/>
        </w:rPr>
        <w:t>数据表</w:t>
      </w:r>
    </w:p>
    <w:p w14:paraId="249E4690" w14:textId="77777777" w:rsidR="00B97356" w:rsidRDefault="00B97356" w:rsidP="00B97356">
      <w:pPr>
        <w:numPr>
          <w:ilvl w:val="0"/>
          <w:numId w:val="177"/>
        </w:numPr>
      </w:pPr>
      <w:r>
        <w:rPr>
          <w:rFonts w:hint="eastAsia"/>
        </w:rPr>
        <w:t>新增表结构“</w:t>
      </w:r>
      <w:r>
        <w:rPr>
          <w:rFonts w:hint="eastAsia"/>
        </w:rPr>
        <w:t>FUTURE_PRESALE_HEAD&lt;</w:t>
      </w:r>
      <w:r>
        <w:rPr>
          <w:rFonts w:hint="eastAsia"/>
        </w:rPr>
        <w:t>远期预售主表</w:t>
      </w:r>
      <w:r>
        <w:rPr>
          <w:rFonts w:hint="eastAsia"/>
        </w:rPr>
        <w:t>&gt;</w:t>
      </w:r>
      <w:r>
        <w:rPr>
          <w:rFonts w:hint="eastAsia"/>
        </w:rPr>
        <w:t>，</w:t>
      </w:r>
      <w:r>
        <w:rPr>
          <w:rFonts w:hint="eastAsia"/>
        </w:rPr>
        <w:t>FUTURE_PRESALE_DETAIL&lt;</w:t>
      </w:r>
      <w:r>
        <w:rPr>
          <w:rFonts w:hint="eastAsia"/>
        </w:rPr>
        <w:t>远期预售明细</w:t>
      </w:r>
      <w:r>
        <w:rPr>
          <w:rFonts w:hint="eastAsia"/>
        </w:rPr>
        <w:t>&gt;</w:t>
      </w:r>
      <w:r>
        <w:rPr>
          <w:rFonts w:hint="eastAsia"/>
        </w:rPr>
        <w:t>，</w:t>
      </w:r>
      <w:r>
        <w:rPr>
          <w:rFonts w:hint="eastAsia"/>
        </w:rPr>
        <w:t>FUTURE_PRESALE_LOG&lt;</w:t>
      </w:r>
      <w:r>
        <w:rPr>
          <w:rFonts w:hint="eastAsia"/>
        </w:rPr>
        <w:t>远期预售操作日志</w:t>
      </w:r>
      <w:r>
        <w:rPr>
          <w:rFonts w:hint="eastAsia"/>
        </w:rPr>
        <w:t>&gt;</w:t>
      </w:r>
      <w:r>
        <w:rPr>
          <w:rFonts w:hint="eastAsia"/>
        </w:rPr>
        <w:t>”</w:t>
      </w:r>
    </w:p>
    <w:p w14:paraId="6705CE10" w14:textId="77777777" w:rsidR="00B97356" w:rsidRDefault="00B97356" w:rsidP="00B97356">
      <w:pPr>
        <w:numPr>
          <w:ilvl w:val="0"/>
          <w:numId w:val="177"/>
        </w:numPr>
      </w:pPr>
      <w:r>
        <w:rPr>
          <w:rFonts w:hint="eastAsia"/>
        </w:rPr>
        <w:t>FUTURE_PRESALE_HEAD&lt;</w:t>
      </w:r>
      <w:r>
        <w:rPr>
          <w:rFonts w:hint="eastAsia"/>
        </w:rPr>
        <w:t>远期预售主表</w:t>
      </w:r>
      <w:r>
        <w:rPr>
          <w:rFonts w:hint="eastAsia"/>
        </w:rPr>
        <w:t>&gt;</w:t>
      </w:r>
      <w:r>
        <w:rPr>
          <w:rFonts w:hint="eastAsia"/>
        </w:rPr>
        <w:t>，带有自动生成的订单编号，状态控制和航线绑定信息</w:t>
      </w:r>
    </w:p>
    <w:p w14:paraId="64BF2E27" w14:textId="77777777" w:rsidR="00B97356" w:rsidRDefault="00B97356" w:rsidP="00B97356">
      <w:pPr>
        <w:numPr>
          <w:ilvl w:val="0"/>
          <w:numId w:val="177"/>
        </w:numPr>
      </w:pPr>
      <w:r>
        <w:rPr>
          <w:rFonts w:hint="eastAsia"/>
        </w:rPr>
        <w:t>FUTURE_PRESALE_DETAIL&lt;</w:t>
      </w:r>
      <w:r>
        <w:rPr>
          <w:rFonts w:hint="eastAsia"/>
        </w:rPr>
        <w:t>远期预售明细</w:t>
      </w:r>
      <w:r>
        <w:rPr>
          <w:rFonts w:hint="eastAsia"/>
        </w:rPr>
        <w:t>&gt;</w:t>
      </w:r>
      <w:r>
        <w:rPr>
          <w:rFonts w:hint="eastAsia"/>
        </w:rPr>
        <w:t>，远期预售的明细表，子表，保存箱型，箱量和价格。</w:t>
      </w:r>
    </w:p>
    <w:p w14:paraId="155A6F0E" w14:textId="77777777" w:rsidR="00B97356" w:rsidRDefault="00B97356" w:rsidP="00B97356">
      <w:pPr>
        <w:numPr>
          <w:ilvl w:val="0"/>
          <w:numId w:val="177"/>
        </w:numPr>
      </w:pPr>
      <w:r>
        <w:rPr>
          <w:rFonts w:hint="eastAsia"/>
        </w:rPr>
        <w:t>FUTURE_PRESALE_LOG&lt;</w:t>
      </w:r>
      <w:r>
        <w:rPr>
          <w:rFonts w:hint="eastAsia"/>
        </w:rPr>
        <w:t>远期预售操作日志</w:t>
      </w:r>
      <w:r>
        <w:rPr>
          <w:rFonts w:hint="eastAsia"/>
        </w:rPr>
        <w:t>&gt;</w:t>
      </w:r>
      <w:r>
        <w:rPr>
          <w:rFonts w:hint="eastAsia"/>
        </w:rPr>
        <w:t>，远期预售操作日志。</w:t>
      </w:r>
    </w:p>
    <w:p w14:paraId="49631A3E" w14:textId="77777777" w:rsidR="00B97356" w:rsidRDefault="00B97356" w:rsidP="00B97356">
      <w:pPr>
        <w:numPr>
          <w:ilvl w:val="0"/>
          <w:numId w:val="177"/>
        </w:numPr>
      </w:pPr>
      <w:r>
        <w:rPr>
          <w:rFonts w:hint="eastAsia"/>
        </w:rPr>
        <w:t>FUTURE_PRESALE</w:t>
      </w:r>
      <w:r>
        <w:t>_</w:t>
      </w:r>
      <w:r>
        <w:rPr>
          <w:rFonts w:hint="eastAsia"/>
        </w:rPr>
        <w:t>ORDER</w:t>
      </w:r>
      <w:r>
        <w:t>NO_SEQ</w:t>
      </w:r>
      <w:r>
        <w:rPr>
          <w:rFonts w:hint="eastAsia"/>
        </w:rPr>
        <w:t xml:space="preserve"> </w:t>
      </w:r>
      <w:r>
        <w:rPr>
          <w:rFonts w:hint="eastAsia"/>
        </w:rPr>
        <w:t>用于生成远期预售单号</w:t>
      </w:r>
    </w:p>
    <w:p w14:paraId="79F2922A" w14:textId="77777777" w:rsidR="00B97356" w:rsidRDefault="00B97356" w:rsidP="00B97356">
      <w:pPr>
        <w:pStyle w:val="3"/>
        <w:ind w:right="180"/>
      </w:pPr>
      <w:r>
        <w:rPr>
          <w:rFonts w:hint="eastAsia"/>
        </w:rPr>
        <w:t>菜单</w:t>
      </w:r>
    </w:p>
    <w:p w14:paraId="69DE46B2" w14:textId="77777777" w:rsidR="00B97356" w:rsidRDefault="00B97356" w:rsidP="00B97356">
      <w:r>
        <w:rPr>
          <w:rFonts w:hint="eastAsia"/>
        </w:rPr>
        <w:t>订舱人</w:t>
      </w:r>
      <w:r>
        <w:rPr>
          <w:rFonts w:hint="eastAsia"/>
        </w:rPr>
        <w:t>-</w:t>
      </w:r>
      <w:r>
        <w:rPr>
          <w:rFonts w:hint="eastAsia"/>
        </w:rPr>
        <w:t>》远期订舱</w:t>
      </w:r>
      <w:r>
        <w:rPr>
          <w:rFonts w:hint="eastAsia"/>
        </w:rPr>
        <w:t>-</w:t>
      </w:r>
      <w:r>
        <w:rPr>
          <w:rFonts w:hint="eastAsia"/>
        </w:rPr>
        <w:t>》远期订舱管理</w:t>
      </w:r>
    </w:p>
    <w:p w14:paraId="0F4B1B2B" w14:textId="77777777" w:rsidR="00B97356" w:rsidRDefault="00B97356" w:rsidP="00B97356">
      <w:pPr>
        <w:pStyle w:val="3"/>
        <w:ind w:right="180"/>
      </w:pPr>
      <w:r>
        <w:rPr>
          <w:rFonts w:hint="eastAsia"/>
        </w:rPr>
        <w:lastRenderedPageBreak/>
        <w:t>列表页面</w:t>
      </w:r>
    </w:p>
    <w:p w14:paraId="4F5E07CD" w14:textId="77777777" w:rsidR="00B97356" w:rsidRDefault="00B97356" w:rsidP="00B97356">
      <w:r w:rsidRPr="00496781">
        <w:rPr>
          <w:noProof/>
        </w:rPr>
        <w:drawing>
          <wp:inline distT="0" distB="0" distL="0" distR="0" wp14:anchorId="0E95BEF7" wp14:editId="21CBB27E">
            <wp:extent cx="5486400" cy="383730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837305"/>
                    </a:xfrm>
                    <a:prstGeom prst="rect">
                      <a:avLst/>
                    </a:prstGeom>
                    <a:noFill/>
                    <a:ln>
                      <a:noFill/>
                    </a:ln>
                  </pic:spPr>
                </pic:pic>
              </a:graphicData>
            </a:graphic>
          </wp:inline>
        </w:drawing>
      </w:r>
    </w:p>
    <w:p w14:paraId="655E32BD"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701BE827" w14:textId="77777777" w:rsidTr="00F36554">
        <w:tc>
          <w:tcPr>
            <w:tcW w:w="2235" w:type="dxa"/>
            <w:shd w:val="clear" w:color="auto" w:fill="BFBFBF"/>
          </w:tcPr>
          <w:p w14:paraId="69CD72BF" w14:textId="77777777" w:rsidR="00B97356" w:rsidRDefault="00B97356" w:rsidP="00F36554">
            <w:r>
              <w:rPr>
                <w:rFonts w:hint="eastAsia"/>
              </w:rPr>
              <w:t>页面元素</w:t>
            </w:r>
          </w:p>
        </w:tc>
        <w:tc>
          <w:tcPr>
            <w:tcW w:w="6287" w:type="dxa"/>
            <w:shd w:val="clear" w:color="auto" w:fill="BFBFBF"/>
          </w:tcPr>
          <w:p w14:paraId="09B7ED6B" w14:textId="77777777" w:rsidR="00B97356" w:rsidRDefault="00B97356" w:rsidP="00F36554">
            <w:r>
              <w:rPr>
                <w:rFonts w:hint="eastAsia"/>
              </w:rPr>
              <w:t>元素说明</w:t>
            </w:r>
          </w:p>
        </w:tc>
      </w:tr>
      <w:tr w:rsidR="00B97356" w14:paraId="0596712F" w14:textId="77777777" w:rsidTr="00F36554">
        <w:tc>
          <w:tcPr>
            <w:tcW w:w="2235" w:type="dxa"/>
            <w:shd w:val="clear" w:color="auto" w:fill="BFBFBF"/>
          </w:tcPr>
          <w:p w14:paraId="79A6088A" w14:textId="77777777" w:rsidR="00B97356" w:rsidRDefault="00B97356" w:rsidP="00F36554">
            <w:r>
              <w:rPr>
                <w:rFonts w:hint="eastAsia"/>
              </w:rPr>
              <w:t>查询条件</w:t>
            </w:r>
          </w:p>
        </w:tc>
        <w:tc>
          <w:tcPr>
            <w:tcW w:w="6287" w:type="dxa"/>
            <w:shd w:val="clear" w:color="auto" w:fill="BFBFBF"/>
          </w:tcPr>
          <w:p w14:paraId="71A29762" w14:textId="77777777" w:rsidR="00B97356" w:rsidRDefault="00B97356" w:rsidP="00F36554"/>
        </w:tc>
      </w:tr>
      <w:tr w:rsidR="00B97356" w14:paraId="24AC262C" w14:textId="77777777" w:rsidTr="00F36554">
        <w:tc>
          <w:tcPr>
            <w:tcW w:w="2235" w:type="dxa"/>
          </w:tcPr>
          <w:p w14:paraId="7780BECF" w14:textId="77777777" w:rsidR="00B97356" w:rsidRDefault="00B97356" w:rsidP="00F36554">
            <w:r>
              <w:rPr>
                <w:rFonts w:hint="eastAsia"/>
              </w:rPr>
              <w:t>船公司</w:t>
            </w:r>
          </w:p>
        </w:tc>
        <w:tc>
          <w:tcPr>
            <w:tcW w:w="6287" w:type="dxa"/>
          </w:tcPr>
          <w:p w14:paraId="212507E2" w14:textId="77777777" w:rsidR="00B97356" w:rsidRDefault="00B97356" w:rsidP="00F36554">
            <w:r>
              <w:rPr>
                <w:rFonts w:hint="eastAsia"/>
              </w:rPr>
              <w:t>下拉，非必要条件。可参考订舱人的订舱管理页面。</w:t>
            </w:r>
          </w:p>
        </w:tc>
      </w:tr>
      <w:tr w:rsidR="00B97356" w14:paraId="28018486" w14:textId="77777777" w:rsidTr="00F36554">
        <w:tc>
          <w:tcPr>
            <w:tcW w:w="2235" w:type="dxa"/>
          </w:tcPr>
          <w:p w14:paraId="7B411AE1" w14:textId="77777777" w:rsidR="00B97356" w:rsidRDefault="00B97356" w:rsidP="00F36554">
            <w:r>
              <w:rPr>
                <w:rFonts w:hint="eastAsia"/>
              </w:rPr>
              <w:t>装货港</w:t>
            </w:r>
          </w:p>
        </w:tc>
        <w:tc>
          <w:tcPr>
            <w:tcW w:w="6287" w:type="dxa"/>
          </w:tcPr>
          <w:p w14:paraId="0BB13316" w14:textId="77777777" w:rsidR="00B97356" w:rsidRDefault="00B97356" w:rsidP="00F36554">
            <w:r>
              <w:rPr>
                <w:rFonts w:hint="eastAsia"/>
              </w:rPr>
              <w:t>选择器</w:t>
            </w:r>
            <w:r>
              <w:rPr>
                <w:rFonts w:hint="eastAsia"/>
              </w:rPr>
              <w:t>+</w:t>
            </w:r>
            <w:r>
              <w:rPr>
                <w:rFonts w:hint="eastAsia"/>
              </w:rPr>
              <w:t>自动完成，非必要条件。可参考订舱人的订舱管理页面。</w:t>
            </w:r>
          </w:p>
        </w:tc>
      </w:tr>
      <w:tr w:rsidR="00B97356" w14:paraId="6E6A76AB" w14:textId="77777777" w:rsidTr="00F36554">
        <w:tc>
          <w:tcPr>
            <w:tcW w:w="2235" w:type="dxa"/>
          </w:tcPr>
          <w:p w14:paraId="5D45BEA0" w14:textId="77777777" w:rsidR="00B97356" w:rsidRDefault="00B97356" w:rsidP="00F36554">
            <w:r>
              <w:rPr>
                <w:rFonts w:hint="eastAsia"/>
              </w:rPr>
              <w:t>卸货港</w:t>
            </w:r>
          </w:p>
        </w:tc>
        <w:tc>
          <w:tcPr>
            <w:tcW w:w="6287" w:type="dxa"/>
          </w:tcPr>
          <w:p w14:paraId="57AEF7EF" w14:textId="77777777" w:rsidR="00B97356" w:rsidRDefault="00B97356" w:rsidP="00F36554">
            <w:r>
              <w:rPr>
                <w:rFonts w:hint="eastAsia"/>
              </w:rPr>
              <w:t>选择器</w:t>
            </w:r>
            <w:r>
              <w:rPr>
                <w:rFonts w:hint="eastAsia"/>
              </w:rPr>
              <w:t>+</w:t>
            </w:r>
            <w:r>
              <w:rPr>
                <w:rFonts w:hint="eastAsia"/>
              </w:rPr>
              <w:t>自动完成，非必要条件。可参考订舱人的订舱管理页面。</w:t>
            </w:r>
          </w:p>
        </w:tc>
      </w:tr>
      <w:tr w:rsidR="00B97356" w14:paraId="320A8F5A" w14:textId="77777777" w:rsidTr="00F36554">
        <w:tc>
          <w:tcPr>
            <w:tcW w:w="2235" w:type="dxa"/>
          </w:tcPr>
          <w:p w14:paraId="05577F14" w14:textId="77777777" w:rsidR="00B97356" w:rsidRDefault="00B97356" w:rsidP="00F36554">
            <w:r>
              <w:rPr>
                <w:rFonts w:hint="eastAsia"/>
              </w:rPr>
              <w:t>创建日期</w:t>
            </w:r>
          </w:p>
        </w:tc>
        <w:tc>
          <w:tcPr>
            <w:tcW w:w="6287" w:type="dxa"/>
          </w:tcPr>
          <w:p w14:paraId="08B2C69C" w14:textId="77777777" w:rsidR="00B97356" w:rsidRDefault="00B97356" w:rsidP="00F36554">
            <w:r>
              <w:rPr>
                <w:rFonts w:hint="eastAsia"/>
              </w:rPr>
              <w:t>时间范围，日期选择控件，非必要条件。</w:t>
            </w:r>
          </w:p>
          <w:p w14:paraId="4D7A05D2" w14:textId="77777777" w:rsidR="00B97356" w:rsidRDefault="00B97356" w:rsidP="00F36554">
            <w:r>
              <w:rPr>
                <w:rFonts w:hint="eastAsia"/>
              </w:rPr>
              <w:t>结束时间，默认当天；</w:t>
            </w:r>
          </w:p>
          <w:p w14:paraId="5D3E1723" w14:textId="77777777" w:rsidR="00B97356" w:rsidRPr="00B65E57" w:rsidRDefault="00B97356" w:rsidP="00F36554">
            <w:r>
              <w:rPr>
                <w:rFonts w:hint="eastAsia"/>
              </w:rPr>
              <w:t>开始日期，默认当天</w:t>
            </w:r>
            <w:r>
              <w:rPr>
                <w:rFonts w:hint="eastAsia"/>
              </w:rPr>
              <w:t xml:space="preserve"> </w:t>
            </w:r>
            <w:r>
              <w:t>–</w:t>
            </w:r>
            <w:r>
              <w:rPr>
                <w:rFonts w:hint="eastAsia"/>
              </w:rPr>
              <w:t xml:space="preserve"> 14 day</w:t>
            </w:r>
          </w:p>
        </w:tc>
      </w:tr>
      <w:tr w:rsidR="00B97356" w14:paraId="284AA89A" w14:textId="77777777" w:rsidTr="00F36554">
        <w:tc>
          <w:tcPr>
            <w:tcW w:w="2235" w:type="dxa"/>
          </w:tcPr>
          <w:p w14:paraId="5A2A5047" w14:textId="77777777" w:rsidR="00B97356" w:rsidRDefault="00B97356" w:rsidP="00F36554">
            <w:r>
              <w:rPr>
                <w:rFonts w:hint="eastAsia"/>
              </w:rPr>
              <w:t>计划出运日期</w:t>
            </w:r>
          </w:p>
        </w:tc>
        <w:tc>
          <w:tcPr>
            <w:tcW w:w="6287" w:type="dxa"/>
          </w:tcPr>
          <w:p w14:paraId="245692CE" w14:textId="77777777" w:rsidR="00B97356" w:rsidRDefault="00B97356" w:rsidP="00F36554">
            <w:r>
              <w:rPr>
                <w:rFonts w:hint="eastAsia"/>
              </w:rPr>
              <w:t>时间范围，日期选择控件，非必要条件。</w:t>
            </w:r>
          </w:p>
        </w:tc>
      </w:tr>
      <w:tr w:rsidR="00B97356" w14:paraId="651C47B9" w14:textId="77777777" w:rsidTr="00F36554">
        <w:tc>
          <w:tcPr>
            <w:tcW w:w="2235" w:type="dxa"/>
          </w:tcPr>
          <w:p w14:paraId="5332E586" w14:textId="77777777" w:rsidR="00B97356" w:rsidRDefault="00B97356" w:rsidP="00F36554">
            <w:r>
              <w:rPr>
                <w:rFonts w:hint="eastAsia"/>
              </w:rPr>
              <w:t>状态</w:t>
            </w:r>
          </w:p>
        </w:tc>
        <w:tc>
          <w:tcPr>
            <w:tcW w:w="6287" w:type="dxa"/>
          </w:tcPr>
          <w:p w14:paraId="629C2DC1" w14:textId="77777777" w:rsidR="00B97356" w:rsidRDefault="00B97356" w:rsidP="00F36554">
            <w:r>
              <w:rPr>
                <w:rFonts w:hint="eastAsia"/>
              </w:rPr>
              <w:t>下拉，非必要条件。</w:t>
            </w:r>
          </w:p>
          <w:p w14:paraId="1C942A6B" w14:textId="77777777" w:rsidR="00B97356" w:rsidRDefault="00B97356" w:rsidP="00F36554">
            <w:r>
              <w:rPr>
                <w:rFonts w:hint="eastAsia"/>
              </w:rPr>
              <w:t>数据加载：</w:t>
            </w:r>
            <w:r>
              <w:rPr>
                <w:rFonts w:hint="eastAsia"/>
              </w:rPr>
              <w:t>ALL=</w:t>
            </w:r>
            <w:r>
              <w:rPr>
                <w:rFonts w:hint="eastAsia"/>
              </w:rPr>
              <w:t>不使用</w:t>
            </w:r>
            <w:r>
              <w:rPr>
                <w:rFonts w:hint="eastAsia"/>
              </w:rPr>
              <w:t xml:space="preserve"> 0</w:t>
            </w:r>
            <w:r>
              <w:rPr>
                <w:rFonts w:hint="eastAsia"/>
              </w:rPr>
              <w:t>草稿</w:t>
            </w:r>
            <w:r>
              <w:rPr>
                <w:rFonts w:hint="eastAsia"/>
              </w:rPr>
              <w:t xml:space="preserve"> 10</w:t>
            </w:r>
            <w:r>
              <w:rPr>
                <w:rFonts w:hint="eastAsia"/>
              </w:rPr>
              <w:t>待审批</w:t>
            </w:r>
            <w:r>
              <w:rPr>
                <w:rFonts w:hint="eastAsia"/>
              </w:rPr>
              <w:t xml:space="preserve"> -20</w:t>
            </w:r>
            <w:r>
              <w:rPr>
                <w:rFonts w:hint="eastAsia"/>
              </w:rPr>
              <w:t>已删除</w:t>
            </w:r>
            <w:r>
              <w:rPr>
                <w:rFonts w:hint="eastAsia"/>
              </w:rPr>
              <w:t xml:space="preserve"> -10</w:t>
            </w:r>
            <w:r>
              <w:rPr>
                <w:rFonts w:hint="eastAsia"/>
              </w:rPr>
              <w:t>已撤单</w:t>
            </w:r>
            <w:r>
              <w:rPr>
                <w:rFonts w:hint="eastAsia"/>
              </w:rPr>
              <w:t xml:space="preserve"> 100</w:t>
            </w:r>
            <w:r>
              <w:rPr>
                <w:rFonts w:hint="eastAsia"/>
              </w:rPr>
              <w:t>已放舱</w:t>
            </w:r>
            <w:r>
              <w:rPr>
                <w:rFonts w:hint="eastAsia"/>
              </w:rPr>
              <w:t xml:space="preserve"> 90</w:t>
            </w:r>
            <w:r>
              <w:rPr>
                <w:rFonts w:hint="eastAsia"/>
              </w:rPr>
              <w:t>已拒绝</w:t>
            </w:r>
            <w:r>
              <w:rPr>
                <w:rFonts w:hint="eastAsia"/>
              </w:rPr>
              <w:t xml:space="preserve"> 110</w:t>
            </w:r>
            <w:r>
              <w:rPr>
                <w:rFonts w:hint="eastAsia"/>
              </w:rPr>
              <w:t>交割中</w:t>
            </w:r>
            <w:r>
              <w:rPr>
                <w:rFonts w:hint="eastAsia"/>
              </w:rPr>
              <w:t xml:space="preserve"> 200</w:t>
            </w:r>
            <w:r>
              <w:rPr>
                <w:rFonts w:hint="eastAsia"/>
              </w:rPr>
              <w:t>已交割</w:t>
            </w:r>
          </w:p>
          <w:p w14:paraId="7B2C1486" w14:textId="77777777" w:rsidR="00B97356" w:rsidRDefault="00B97356" w:rsidP="00F36554">
            <w:r>
              <w:rPr>
                <w:rFonts w:ascii="宋体" w:hAnsi="宋体" w:hint="eastAsia"/>
                <w:color w:val="000000"/>
              </w:rPr>
              <w:t>已提交(包括以下状态：待审批、已审批、已拒绝、交割中、已交割)，默认已提交状态</w:t>
            </w:r>
          </w:p>
        </w:tc>
      </w:tr>
      <w:tr w:rsidR="00B97356" w14:paraId="38BA9D5D" w14:textId="77777777" w:rsidTr="00F36554">
        <w:tc>
          <w:tcPr>
            <w:tcW w:w="2235" w:type="dxa"/>
            <w:shd w:val="clear" w:color="auto" w:fill="BFBFBF"/>
          </w:tcPr>
          <w:p w14:paraId="08F8658B" w14:textId="77777777" w:rsidR="00B97356" w:rsidRDefault="00B97356" w:rsidP="00F36554">
            <w:r>
              <w:rPr>
                <w:rFonts w:hint="eastAsia"/>
              </w:rPr>
              <w:t>列表项</w:t>
            </w:r>
          </w:p>
        </w:tc>
        <w:tc>
          <w:tcPr>
            <w:tcW w:w="6287" w:type="dxa"/>
            <w:shd w:val="clear" w:color="auto" w:fill="BFBFBF"/>
          </w:tcPr>
          <w:p w14:paraId="3C5C3719" w14:textId="77777777" w:rsidR="00B97356" w:rsidRDefault="00B97356" w:rsidP="00F36554"/>
        </w:tc>
      </w:tr>
      <w:tr w:rsidR="00B97356" w14:paraId="5075F8C2" w14:textId="77777777" w:rsidTr="00F36554">
        <w:tc>
          <w:tcPr>
            <w:tcW w:w="2235" w:type="dxa"/>
          </w:tcPr>
          <w:p w14:paraId="6A33C61C" w14:textId="77777777" w:rsidR="00B97356" w:rsidRDefault="00B97356" w:rsidP="00F36554">
            <w:r>
              <w:rPr>
                <w:rFonts w:hint="eastAsia"/>
              </w:rPr>
              <w:t>港口</w:t>
            </w:r>
          </w:p>
        </w:tc>
        <w:tc>
          <w:tcPr>
            <w:tcW w:w="6287" w:type="dxa"/>
          </w:tcPr>
          <w:p w14:paraId="5F440B65" w14:textId="77777777" w:rsidR="00B97356" w:rsidRDefault="00B97356" w:rsidP="00F36554">
            <w:r>
              <w:rPr>
                <w:rFonts w:hint="eastAsia"/>
              </w:rPr>
              <w:t>LOADING_PORT&lt;</w:t>
            </w:r>
            <w:r>
              <w:rPr>
                <w:rFonts w:hint="eastAsia"/>
              </w:rPr>
              <w:t>装货港</w:t>
            </w:r>
            <w:r>
              <w:rPr>
                <w:rFonts w:hint="eastAsia"/>
              </w:rPr>
              <w:t xml:space="preserve">&gt; + </w:t>
            </w:r>
            <w:r>
              <w:rPr>
                <w:rFonts w:hint="eastAsia"/>
              </w:rPr>
              <w:t>“→”</w:t>
            </w:r>
            <w:r>
              <w:rPr>
                <w:rFonts w:hint="eastAsia"/>
              </w:rPr>
              <w:t xml:space="preserve"> + DESTINATION_PORT&lt;</w:t>
            </w:r>
            <w:r>
              <w:rPr>
                <w:rFonts w:hint="eastAsia"/>
              </w:rPr>
              <w:t>卸货港</w:t>
            </w:r>
            <w:r>
              <w:rPr>
                <w:rFonts w:hint="eastAsia"/>
              </w:rPr>
              <w:t>&gt;</w:t>
            </w:r>
          </w:p>
        </w:tc>
      </w:tr>
      <w:tr w:rsidR="00B97356" w14:paraId="4C0DCDC1" w14:textId="77777777" w:rsidTr="00F36554">
        <w:tc>
          <w:tcPr>
            <w:tcW w:w="2235" w:type="dxa"/>
          </w:tcPr>
          <w:p w14:paraId="58D506DD" w14:textId="77777777" w:rsidR="00B97356" w:rsidRDefault="00B97356" w:rsidP="00F36554">
            <w:r>
              <w:rPr>
                <w:rFonts w:hint="eastAsia"/>
              </w:rPr>
              <w:t>中转港</w:t>
            </w:r>
          </w:p>
        </w:tc>
        <w:tc>
          <w:tcPr>
            <w:tcW w:w="6287" w:type="dxa"/>
          </w:tcPr>
          <w:p w14:paraId="7F7524B2" w14:textId="77777777" w:rsidR="00B97356" w:rsidRDefault="00B97356" w:rsidP="00F36554">
            <w:r>
              <w:rPr>
                <w:rFonts w:hint="eastAsia"/>
              </w:rPr>
              <w:t>TRANSFER_PORT&lt;</w:t>
            </w:r>
            <w:r>
              <w:rPr>
                <w:rFonts w:hint="eastAsia"/>
              </w:rPr>
              <w:t>中转港</w:t>
            </w:r>
            <w:r>
              <w:rPr>
                <w:rFonts w:hint="eastAsia"/>
              </w:rPr>
              <w:t>&gt;</w:t>
            </w:r>
          </w:p>
        </w:tc>
      </w:tr>
      <w:tr w:rsidR="00B97356" w14:paraId="15A5BCB5" w14:textId="77777777" w:rsidTr="00F36554">
        <w:tc>
          <w:tcPr>
            <w:tcW w:w="2235" w:type="dxa"/>
          </w:tcPr>
          <w:p w14:paraId="489B4027" w14:textId="77777777" w:rsidR="00B97356" w:rsidRDefault="00B97356" w:rsidP="00F36554">
            <w:r>
              <w:rPr>
                <w:rFonts w:hint="eastAsia"/>
              </w:rPr>
              <w:t>航线</w:t>
            </w:r>
          </w:p>
        </w:tc>
        <w:tc>
          <w:tcPr>
            <w:tcW w:w="6287" w:type="dxa"/>
          </w:tcPr>
          <w:p w14:paraId="06F8E63F" w14:textId="77777777" w:rsidR="00B97356" w:rsidRDefault="00B97356" w:rsidP="00F36554">
            <w:r>
              <w:rPr>
                <w:rFonts w:hint="eastAsia"/>
              </w:rPr>
              <w:t>ROUTE_CODE&lt;</w:t>
            </w:r>
            <w:r>
              <w:rPr>
                <w:rFonts w:hint="eastAsia"/>
              </w:rPr>
              <w:t>航线代码</w:t>
            </w:r>
            <w:r>
              <w:rPr>
                <w:rFonts w:hint="eastAsia"/>
              </w:rPr>
              <w:t>&gt;</w:t>
            </w:r>
          </w:p>
        </w:tc>
      </w:tr>
      <w:tr w:rsidR="00B97356" w14:paraId="5B8C9B66" w14:textId="77777777" w:rsidTr="00F36554">
        <w:tc>
          <w:tcPr>
            <w:tcW w:w="2235" w:type="dxa"/>
          </w:tcPr>
          <w:p w14:paraId="1245199D" w14:textId="77777777" w:rsidR="00B97356" w:rsidRDefault="00B97356" w:rsidP="00F36554">
            <w:r>
              <w:rPr>
                <w:rFonts w:hint="eastAsia"/>
              </w:rPr>
              <w:t>船公司</w:t>
            </w:r>
          </w:p>
        </w:tc>
        <w:tc>
          <w:tcPr>
            <w:tcW w:w="6287" w:type="dxa"/>
          </w:tcPr>
          <w:p w14:paraId="7FF455CD" w14:textId="77777777" w:rsidR="00B97356" w:rsidRDefault="00B97356" w:rsidP="00F36554">
            <w:r>
              <w:rPr>
                <w:rFonts w:hint="eastAsia"/>
              </w:rPr>
              <w:t>OWNER_CODE&lt;</w:t>
            </w:r>
            <w:r>
              <w:rPr>
                <w:rFonts w:hint="eastAsia"/>
              </w:rPr>
              <w:t>船公司代码</w:t>
            </w:r>
            <w:r>
              <w:rPr>
                <w:rFonts w:hint="eastAsia"/>
              </w:rPr>
              <w:t>&gt;</w:t>
            </w:r>
          </w:p>
        </w:tc>
      </w:tr>
      <w:tr w:rsidR="00B97356" w14:paraId="65FA6C6C" w14:textId="77777777" w:rsidTr="00F36554">
        <w:tc>
          <w:tcPr>
            <w:tcW w:w="2235" w:type="dxa"/>
          </w:tcPr>
          <w:p w14:paraId="3C3270B2" w14:textId="77777777" w:rsidR="00B97356" w:rsidRDefault="00B97356" w:rsidP="00F36554">
            <w:r>
              <w:rPr>
                <w:rFonts w:hint="eastAsia"/>
              </w:rPr>
              <w:t>计划出运日期</w:t>
            </w:r>
          </w:p>
        </w:tc>
        <w:tc>
          <w:tcPr>
            <w:tcW w:w="6287" w:type="dxa"/>
          </w:tcPr>
          <w:p w14:paraId="761A31EE" w14:textId="77777777" w:rsidR="00B97356" w:rsidRDefault="00B97356" w:rsidP="00F36554">
            <w:r>
              <w:rPr>
                <w:rFonts w:hint="eastAsia"/>
              </w:rPr>
              <w:t>WEEK_NO&lt;</w:t>
            </w:r>
            <w:r>
              <w:rPr>
                <w:rFonts w:hint="eastAsia"/>
              </w:rPr>
              <w:t>出运周数</w:t>
            </w:r>
            <w:r>
              <w:rPr>
                <w:rFonts w:hint="eastAsia"/>
              </w:rPr>
              <w:t>&gt; + "(" + WEEK_BEGIN&lt;</w:t>
            </w:r>
            <w:r>
              <w:rPr>
                <w:rFonts w:hint="eastAsia"/>
              </w:rPr>
              <w:t>格式化</w:t>
            </w:r>
            <w:r>
              <w:rPr>
                <w:rFonts w:hint="eastAsia"/>
              </w:rPr>
              <w:t>yyyy/MM/dd&gt; + "~" + WEEK_END&lt;</w:t>
            </w:r>
            <w:r>
              <w:rPr>
                <w:rFonts w:hint="eastAsia"/>
              </w:rPr>
              <w:t>格式化</w:t>
            </w:r>
            <w:r>
              <w:rPr>
                <w:rFonts w:hint="eastAsia"/>
              </w:rPr>
              <w:t>MM/dd&gt; + ")"</w:t>
            </w:r>
          </w:p>
        </w:tc>
      </w:tr>
      <w:tr w:rsidR="00B97356" w14:paraId="1A3BCD66" w14:textId="77777777" w:rsidTr="00F36554">
        <w:tc>
          <w:tcPr>
            <w:tcW w:w="2235" w:type="dxa"/>
          </w:tcPr>
          <w:p w14:paraId="531E59E7" w14:textId="77777777" w:rsidR="00B97356" w:rsidRDefault="00B97356" w:rsidP="00F36554">
            <w:r>
              <w:rPr>
                <w:rFonts w:hint="eastAsia"/>
              </w:rPr>
              <w:t>箱量</w:t>
            </w:r>
          </w:p>
        </w:tc>
        <w:tc>
          <w:tcPr>
            <w:tcW w:w="6287" w:type="dxa"/>
          </w:tcPr>
          <w:p w14:paraId="4E6BD79F" w14:textId="77777777" w:rsidR="00B97356" w:rsidRDefault="00B97356" w:rsidP="00F36554">
            <w:r>
              <w:rPr>
                <w:rFonts w:hint="eastAsia"/>
              </w:rPr>
              <w:t>CONTA_SIZE_SUM&lt;</w:t>
            </w:r>
            <w:r>
              <w:rPr>
                <w:rFonts w:hint="eastAsia"/>
              </w:rPr>
              <w:t>订单箱量汇总</w:t>
            </w:r>
            <w:r>
              <w:rPr>
                <w:rFonts w:hint="eastAsia"/>
              </w:rPr>
              <w:t>&gt;</w:t>
            </w:r>
          </w:p>
        </w:tc>
      </w:tr>
      <w:tr w:rsidR="00B97356" w14:paraId="70128396" w14:textId="77777777" w:rsidTr="00F36554">
        <w:tc>
          <w:tcPr>
            <w:tcW w:w="2235" w:type="dxa"/>
          </w:tcPr>
          <w:p w14:paraId="03438558" w14:textId="77777777" w:rsidR="00B97356" w:rsidRDefault="00B97356" w:rsidP="00F36554">
            <w:r>
              <w:rPr>
                <w:rFonts w:hint="eastAsia"/>
              </w:rPr>
              <w:lastRenderedPageBreak/>
              <w:t>创建人</w:t>
            </w:r>
          </w:p>
        </w:tc>
        <w:tc>
          <w:tcPr>
            <w:tcW w:w="6287" w:type="dxa"/>
          </w:tcPr>
          <w:p w14:paraId="505F38CA" w14:textId="77777777" w:rsidR="00B97356" w:rsidRDefault="00B97356" w:rsidP="00F36554">
            <w:r>
              <w:rPr>
                <w:rFonts w:hint="eastAsia"/>
              </w:rPr>
              <w:t>CREATE_USER&lt;</w:t>
            </w:r>
            <w:r>
              <w:rPr>
                <w:rFonts w:hint="eastAsia"/>
              </w:rPr>
              <w:t>创建用户</w:t>
            </w:r>
            <w:r>
              <w:rPr>
                <w:rFonts w:hint="eastAsia"/>
              </w:rPr>
              <w:t>&gt;</w:t>
            </w:r>
          </w:p>
        </w:tc>
      </w:tr>
      <w:tr w:rsidR="00B97356" w14:paraId="424F8558" w14:textId="77777777" w:rsidTr="00F36554">
        <w:tc>
          <w:tcPr>
            <w:tcW w:w="2235" w:type="dxa"/>
          </w:tcPr>
          <w:p w14:paraId="114EF90C" w14:textId="77777777" w:rsidR="00B97356" w:rsidRDefault="00B97356" w:rsidP="00F36554">
            <w:r>
              <w:rPr>
                <w:rFonts w:hint="eastAsia"/>
              </w:rPr>
              <w:t>创建日期</w:t>
            </w:r>
          </w:p>
        </w:tc>
        <w:tc>
          <w:tcPr>
            <w:tcW w:w="6287" w:type="dxa"/>
          </w:tcPr>
          <w:p w14:paraId="1DB4F609" w14:textId="77777777" w:rsidR="00B97356" w:rsidRDefault="00B97356" w:rsidP="00F36554">
            <w:r>
              <w:rPr>
                <w:rFonts w:hint="eastAsia"/>
              </w:rPr>
              <w:t>CREATE_DATE&lt;</w:t>
            </w:r>
            <w:r>
              <w:rPr>
                <w:rFonts w:hint="eastAsia"/>
              </w:rPr>
              <w:t>创建时间</w:t>
            </w:r>
            <w:r>
              <w:rPr>
                <w:rFonts w:hint="eastAsia"/>
              </w:rPr>
              <w:t>&gt;</w:t>
            </w:r>
          </w:p>
        </w:tc>
      </w:tr>
      <w:tr w:rsidR="00B97356" w14:paraId="2F5FC150" w14:textId="77777777" w:rsidTr="00F36554">
        <w:tc>
          <w:tcPr>
            <w:tcW w:w="2235" w:type="dxa"/>
          </w:tcPr>
          <w:p w14:paraId="7FBB6525" w14:textId="77777777" w:rsidR="00B97356" w:rsidRDefault="00B97356" w:rsidP="00F36554">
            <w:r>
              <w:rPr>
                <w:rFonts w:hint="eastAsia"/>
              </w:rPr>
              <w:t>状态</w:t>
            </w:r>
          </w:p>
        </w:tc>
        <w:tc>
          <w:tcPr>
            <w:tcW w:w="6287" w:type="dxa"/>
          </w:tcPr>
          <w:p w14:paraId="53243706" w14:textId="77777777" w:rsidR="00B97356" w:rsidRDefault="00B97356" w:rsidP="00F36554">
            <w:r>
              <w:rPr>
                <w:rFonts w:hint="eastAsia"/>
              </w:rPr>
              <w:t>STATUS</w:t>
            </w:r>
            <w:r>
              <w:rPr>
                <w:rFonts w:hint="eastAsia"/>
              </w:rPr>
              <w:t>，</w:t>
            </w:r>
            <w:r>
              <w:rPr>
                <w:rFonts w:hint="eastAsia"/>
              </w:rPr>
              <w:t>0</w:t>
            </w:r>
            <w:r>
              <w:rPr>
                <w:rFonts w:hint="eastAsia"/>
              </w:rPr>
              <w:t>草稿</w:t>
            </w:r>
            <w:r>
              <w:rPr>
                <w:rFonts w:hint="eastAsia"/>
              </w:rPr>
              <w:t xml:space="preserve"> 10</w:t>
            </w:r>
            <w:r>
              <w:rPr>
                <w:rFonts w:hint="eastAsia"/>
              </w:rPr>
              <w:t>待审批</w:t>
            </w:r>
            <w:r>
              <w:rPr>
                <w:rFonts w:hint="eastAsia"/>
              </w:rPr>
              <w:t xml:space="preserve"> -20</w:t>
            </w:r>
            <w:r>
              <w:rPr>
                <w:rFonts w:hint="eastAsia"/>
              </w:rPr>
              <w:t>已删除</w:t>
            </w:r>
            <w:r>
              <w:rPr>
                <w:rFonts w:hint="eastAsia"/>
              </w:rPr>
              <w:t xml:space="preserve"> -10</w:t>
            </w:r>
            <w:r>
              <w:rPr>
                <w:rFonts w:hint="eastAsia"/>
              </w:rPr>
              <w:t>已撤单</w:t>
            </w:r>
            <w:r>
              <w:rPr>
                <w:rFonts w:hint="eastAsia"/>
              </w:rPr>
              <w:t xml:space="preserve"> 100</w:t>
            </w:r>
            <w:r>
              <w:rPr>
                <w:rFonts w:hint="eastAsia"/>
              </w:rPr>
              <w:t>已放舱</w:t>
            </w:r>
            <w:r>
              <w:rPr>
                <w:rFonts w:hint="eastAsia"/>
              </w:rPr>
              <w:t xml:space="preserve"> 90</w:t>
            </w:r>
            <w:r>
              <w:rPr>
                <w:rFonts w:hint="eastAsia"/>
              </w:rPr>
              <w:t>已拒绝</w:t>
            </w:r>
            <w:r>
              <w:rPr>
                <w:rFonts w:hint="eastAsia"/>
              </w:rPr>
              <w:t xml:space="preserve"> 110</w:t>
            </w:r>
            <w:r>
              <w:rPr>
                <w:rFonts w:hint="eastAsia"/>
              </w:rPr>
              <w:t>交割中</w:t>
            </w:r>
            <w:r>
              <w:rPr>
                <w:rFonts w:hint="eastAsia"/>
              </w:rPr>
              <w:t xml:space="preserve"> 200</w:t>
            </w:r>
            <w:r>
              <w:rPr>
                <w:rFonts w:hint="eastAsia"/>
              </w:rPr>
              <w:t>已交割</w:t>
            </w:r>
          </w:p>
        </w:tc>
      </w:tr>
      <w:tr w:rsidR="00B97356" w14:paraId="03511BBC" w14:textId="77777777" w:rsidTr="00F36554">
        <w:tc>
          <w:tcPr>
            <w:tcW w:w="2235" w:type="dxa"/>
            <w:shd w:val="clear" w:color="auto" w:fill="BFBFBF"/>
          </w:tcPr>
          <w:p w14:paraId="0787F5A1" w14:textId="77777777" w:rsidR="00B97356" w:rsidRDefault="00B97356" w:rsidP="00F36554">
            <w:r>
              <w:rPr>
                <w:rFonts w:hint="eastAsia"/>
              </w:rPr>
              <w:t>操作</w:t>
            </w:r>
          </w:p>
        </w:tc>
        <w:tc>
          <w:tcPr>
            <w:tcW w:w="6287" w:type="dxa"/>
            <w:shd w:val="clear" w:color="auto" w:fill="BFBFBF"/>
          </w:tcPr>
          <w:p w14:paraId="05E6D39F" w14:textId="77777777" w:rsidR="00B97356" w:rsidRDefault="00B97356" w:rsidP="00F36554"/>
        </w:tc>
      </w:tr>
      <w:tr w:rsidR="00B97356" w14:paraId="16818287" w14:textId="77777777" w:rsidTr="00F36554">
        <w:tc>
          <w:tcPr>
            <w:tcW w:w="2235" w:type="dxa"/>
          </w:tcPr>
          <w:p w14:paraId="59A1ABC6" w14:textId="77777777" w:rsidR="00B97356" w:rsidRDefault="00B97356" w:rsidP="00F36554">
            <w:r>
              <w:rPr>
                <w:rFonts w:hint="eastAsia"/>
              </w:rPr>
              <w:t>页面加载</w:t>
            </w:r>
          </w:p>
        </w:tc>
        <w:tc>
          <w:tcPr>
            <w:tcW w:w="6287" w:type="dxa"/>
          </w:tcPr>
          <w:p w14:paraId="2A47B8C7" w14:textId="77777777" w:rsidR="00B97356" w:rsidRDefault="00B97356" w:rsidP="00F36554">
            <w:r>
              <w:rPr>
                <w:rFonts w:hint="eastAsia"/>
              </w:rPr>
              <w:t>默认不查询数据</w:t>
            </w:r>
          </w:p>
          <w:p w14:paraId="1C887FB7" w14:textId="77777777" w:rsidR="00B97356" w:rsidRDefault="00B97356" w:rsidP="00F36554"/>
          <w:p w14:paraId="3B9845A7" w14:textId="77777777" w:rsidR="00B97356" w:rsidRDefault="00B97356" w:rsidP="00F36554">
            <w:r>
              <w:rPr>
                <w:rFonts w:hint="eastAsia"/>
              </w:rPr>
              <w:t>增加处理“交割”按钮的可用性：</w:t>
            </w:r>
          </w:p>
          <w:p w14:paraId="5BB4FE05" w14:textId="77777777" w:rsidR="00B97356" w:rsidRDefault="00B97356" w:rsidP="00F36554">
            <w:r>
              <w:rPr>
                <w:rFonts w:hint="eastAsia"/>
              </w:rPr>
              <w:t>调用【查询】方法后，对查询返回的结果，增加调用以下逻辑：</w:t>
            </w:r>
          </w:p>
          <w:p w14:paraId="4981E44D" w14:textId="77777777" w:rsidR="00B97356" w:rsidRDefault="00B97356" w:rsidP="00F36554">
            <w:r>
              <w:rPr>
                <w:rFonts w:hint="eastAsia"/>
              </w:rPr>
              <w:t>[1]</w:t>
            </w:r>
            <w:r>
              <w:rPr>
                <w:rFonts w:hint="eastAsia"/>
              </w:rPr>
              <w:t>按照返回的结果</w:t>
            </w:r>
            <w:r w:rsidRPr="009A333E">
              <w:t>data</w:t>
            </w:r>
            <w:r>
              <w:rPr>
                <w:rFonts w:hint="eastAsia"/>
              </w:rPr>
              <w:t>.</w:t>
            </w:r>
            <w:r>
              <w:rPr>
                <w:rFonts w:hint="eastAsia"/>
              </w:rPr>
              <w:t>船公司进行分组，调用以下接口</w:t>
            </w:r>
          </w:p>
          <w:p w14:paraId="172039B0" w14:textId="77777777" w:rsidR="00B97356" w:rsidRDefault="00B97356" w:rsidP="00F36554">
            <w:r>
              <w:rPr>
                <w:rFonts w:hint="eastAsia"/>
              </w:rPr>
              <w:t>循环调用</w:t>
            </w:r>
            <w:r w:rsidRPr="009A333E">
              <w:t>data</w:t>
            </w:r>
            <w:r>
              <w:rPr>
                <w:rFonts w:hint="eastAsia"/>
              </w:rPr>
              <w:t>.</w:t>
            </w:r>
            <w:r>
              <w:rPr>
                <w:rFonts w:hint="eastAsia"/>
              </w:rPr>
              <w:t>船公司</w:t>
            </w:r>
          </w:p>
          <w:p w14:paraId="4A51D500" w14:textId="77777777" w:rsidR="00B97356" w:rsidRDefault="00B97356" w:rsidP="00F36554">
            <w:r>
              <w:rPr>
                <w:rFonts w:hint="eastAsia"/>
              </w:rPr>
              <w:t>{</w:t>
            </w:r>
          </w:p>
          <w:p w14:paraId="40654674" w14:textId="77777777" w:rsidR="00B97356" w:rsidRDefault="00B97356" w:rsidP="00F36554">
            <w:pPr>
              <w:numPr>
                <w:ilvl w:val="0"/>
                <w:numId w:val="179"/>
              </w:numPr>
            </w:pPr>
            <w:r w:rsidRPr="007577D3">
              <w:t>OMTOrder</w:t>
            </w:r>
            <w:r>
              <w:rPr>
                <w:rFonts w:hint="eastAsia"/>
              </w:rPr>
              <w:t>.</w:t>
            </w:r>
            <w:r w:rsidRPr="007577D3">
              <w:t>IsAllowOrderForFPT</w:t>
            </w:r>
          </w:p>
          <w:p w14:paraId="084CA7BC" w14:textId="77777777" w:rsidR="00B97356" w:rsidRDefault="00B97356" w:rsidP="00F36554">
            <w:r>
              <w:rPr>
                <w:rFonts w:hint="eastAsia"/>
              </w:rPr>
              <w:t>参数赋值：</w:t>
            </w:r>
          </w:p>
          <w:p w14:paraId="7FCB97BB" w14:textId="77777777" w:rsidR="00B97356" w:rsidRDefault="00B97356" w:rsidP="00F36554">
            <w:r w:rsidRPr="009A333E">
              <w:t>tcompSEQ</w:t>
            </w:r>
            <w:r>
              <w:rPr>
                <w:rFonts w:hint="eastAsia"/>
              </w:rPr>
              <w:t>：当前订舱人所属公司</w:t>
            </w:r>
            <w:r>
              <w:rPr>
                <w:rFonts w:hint="eastAsia"/>
              </w:rPr>
              <w:t>SEQ</w:t>
            </w:r>
          </w:p>
          <w:p w14:paraId="4088E93A" w14:textId="77777777" w:rsidR="00B97356" w:rsidRDefault="00B97356" w:rsidP="00F36554">
            <w:r w:rsidRPr="009A333E">
              <w:t>ownerSEQ</w:t>
            </w:r>
            <w:r>
              <w:rPr>
                <w:rFonts w:hint="eastAsia"/>
              </w:rPr>
              <w:t>：当前记录的船公司</w:t>
            </w:r>
            <w:r>
              <w:rPr>
                <w:rFonts w:hint="eastAsia"/>
              </w:rPr>
              <w:t>SEQ</w:t>
            </w:r>
          </w:p>
          <w:p w14:paraId="5F683F7E" w14:textId="77777777" w:rsidR="00B97356" w:rsidRDefault="00B97356" w:rsidP="00F36554">
            <w:r>
              <w:rPr>
                <w:rFonts w:hint="eastAsia"/>
              </w:rPr>
              <w:t>当结果返回失败后，则表示该船公司禁止该用户进行“交割”，交割按钮不可用；</w:t>
            </w:r>
          </w:p>
          <w:p w14:paraId="3D58B46B" w14:textId="77777777" w:rsidR="00B97356" w:rsidRDefault="00B97356" w:rsidP="00F36554">
            <w:r>
              <w:rPr>
                <w:rFonts w:hint="eastAsia"/>
              </w:rPr>
              <w:t>}</w:t>
            </w:r>
          </w:p>
          <w:p w14:paraId="0F0E3914" w14:textId="77777777" w:rsidR="00B97356" w:rsidRDefault="00B97356" w:rsidP="00F36554">
            <w:r>
              <w:rPr>
                <w:rFonts w:hint="eastAsia"/>
              </w:rPr>
              <w:t xml:space="preserve">[2] </w:t>
            </w:r>
            <w:r>
              <w:rPr>
                <w:rFonts w:hint="eastAsia"/>
              </w:rPr>
              <w:t>对于</w:t>
            </w:r>
            <w:r>
              <w:rPr>
                <w:rFonts w:hint="eastAsia"/>
              </w:rPr>
              <w:t>[1]</w:t>
            </w:r>
            <w:r>
              <w:rPr>
                <w:rFonts w:hint="eastAsia"/>
              </w:rPr>
              <w:t>中允许“交割”的船公司记录</w:t>
            </w:r>
            <w:r w:rsidRPr="009A333E">
              <w:t>dat</w:t>
            </w:r>
            <w:r>
              <w:rPr>
                <w:rFonts w:hint="eastAsia"/>
              </w:rPr>
              <w:t>a.</w:t>
            </w:r>
            <w:r w:rsidRPr="00E40B94">
              <w:t>FUTURE_PRESALE_HEAD</w:t>
            </w:r>
            <w:r>
              <w:rPr>
                <w:rFonts w:hint="eastAsia"/>
              </w:rPr>
              <w:t>_SEQ</w:t>
            </w:r>
            <w:r>
              <w:rPr>
                <w:rFonts w:hint="eastAsia"/>
              </w:rPr>
              <w:t>加入到</w:t>
            </w:r>
            <w:r>
              <w:rPr>
                <w:rFonts w:hint="eastAsia"/>
              </w:rPr>
              <w:t>List&lt;Decimal&gt;</w:t>
            </w:r>
            <w:r>
              <w:rPr>
                <w:rFonts w:hint="eastAsia"/>
              </w:rPr>
              <w:t>中，调用接口</w:t>
            </w:r>
          </w:p>
          <w:p w14:paraId="2FB05D54" w14:textId="77777777" w:rsidR="00B97356" w:rsidRDefault="00B97356" w:rsidP="00F36554">
            <w:r>
              <w:rPr>
                <w:rFonts w:hint="eastAsia"/>
              </w:rPr>
              <w:t xml:space="preserve">- </w:t>
            </w:r>
            <w:r w:rsidRPr="00B56F2B">
              <w:t>OMTOrder</w:t>
            </w:r>
            <w:r>
              <w:rPr>
                <w:rFonts w:hint="eastAsia"/>
              </w:rPr>
              <w:t>.</w:t>
            </w:r>
            <w:r w:rsidRPr="00B56F2B">
              <w:t>GetAllowOrderForFPT</w:t>
            </w:r>
          </w:p>
          <w:p w14:paraId="1BF927AD" w14:textId="77777777" w:rsidR="00B97356" w:rsidRDefault="00B97356" w:rsidP="00F36554">
            <w:r>
              <w:rPr>
                <w:rFonts w:hint="eastAsia"/>
              </w:rPr>
              <w:t>接口返回的</w:t>
            </w:r>
            <w:r w:rsidRPr="001F79D4">
              <w:t>allowOrderSEQList</w:t>
            </w:r>
            <w:r>
              <w:rPr>
                <w:rFonts w:hint="eastAsia"/>
              </w:rPr>
              <w:t>，表示允许“交割”；</w:t>
            </w:r>
          </w:p>
          <w:p w14:paraId="4073C840" w14:textId="77777777" w:rsidR="00B97356" w:rsidRDefault="00B97356" w:rsidP="00F36554"/>
          <w:p w14:paraId="34D62621" w14:textId="77777777" w:rsidR="00B97356" w:rsidRDefault="00B97356" w:rsidP="00F36554">
            <w:r>
              <w:rPr>
                <w:rFonts w:hint="eastAsia"/>
              </w:rPr>
              <w:t>页面加载时，只有</w:t>
            </w:r>
            <w:r w:rsidRPr="001F79D4">
              <w:t>allowOrderSEQList</w:t>
            </w:r>
            <w:r>
              <w:rPr>
                <w:rFonts w:hint="eastAsia"/>
              </w:rPr>
              <w:t>的</w:t>
            </w:r>
            <w:r w:rsidRPr="00E40B94">
              <w:t>FUTURE_PRESALE_HEAD</w:t>
            </w:r>
            <w:r>
              <w:rPr>
                <w:rFonts w:hint="eastAsia"/>
              </w:rPr>
              <w:t>_SEQ</w:t>
            </w:r>
            <w:r>
              <w:rPr>
                <w:rFonts w:hint="eastAsia"/>
              </w:rPr>
              <w:t>，“交割”按钮才可用；</w:t>
            </w:r>
          </w:p>
        </w:tc>
      </w:tr>
      <w:tr w:rsidR="00B97356" w14:paraId="3EE96DAF" w14:textId="77777777" w:rsidTr="00F36554">
        <w:tc>
          <w:tcPr>
            <w:tcW w:w="2235" w:type="dxa"/>
          </w:tcPr>
          <w:p w14:paraId="017933E9" w14:textId="77777777" w:rsidR="00B97356" w:rsidRDefault="00B97356" w:rsidP="00F36554">
            <w:r>
              <w:rPr>
                <w:rFonts w:hint="eastAsia"/>
              </w:rPr>
              <w:t>点击“港口”</w:t>
            </w:r>
          </w:p>
        </w:tc>
        <w:tc>
          <w:tcPr>
            <w:tcW w:w="6287" w:type="dxa"/>
          </w:tcPr>
          <w:p w14:paraId="21C93455" w14:textId="77777777" w:rsidR="00B97356" w:rsidRDefault="00B97356" w:rsidP="00F36554">
            <w:r>
              <w:rPr>
                <w:rFonts w:hint="eastAsia"/>
              </w:rPr>
              <w:t>弹出详情页面，传递参数</w:t>
            </w:r>
            <w:r w:rsidRPr="0062063E">
              <w:t>FUTURE_PRESALE_HEAD_SEQ</w:t>
            </w:r>
          </w:p>
        </w:tc>
      </w:tr>
      <w:tr w:rsidR="00B97356" w14:paraId="29EFEAE6" w14:textId="77777777" w:rsidTr="00F36554">
        <w:tc>
          <w:tcPr>
            <w:tcW w:w="2235" w:type="dxa"/>
          </w:tcPr>
          <w:p w14:paraId="1C219886" w14:textId="77777777" w:rsidR="00B97356" w:rsidRDefault="00B97356" w:rsidP="00F36554">
            <w:r>
              <w:rPr>
                <w:rFonts w:hint="eastAsia"/>
              </w:rPr>
              <w:t>查询</w:t>
            </w:r>
          </w:p>
        </w:tc>
        <w:tc>
          <w:tcPr>
            <w:tcW w:w="6287" w:type="dxa"/>
          </w:tcPr>
          <w:p w14:paraId="4FE5027A" w14:textId="77777777" w:rsidR="00B97356" w:rsidRDefault="00B97356" w:rsidP="00F36554">
            <w:r>
              <w:rPr>
                <w:rFonts w:hint="eastAsia"/>
              </w:rPr>
              <w:t>调用接口</w:t>
            </w:r>
            <w:r>
              <w:rPr>
                <w:rFonts w:hint="eastAsia"/>
              </w:rPr>
              <w:t>IOMTFuturePresale</w:t>
            </w:r>
            <w:r>
              <w:rPr>
                <w:rFonts w:hint="eastAsia"/>
              </w:rPr>
              <w:t>：：</w:t>
            </w:r>
            <w:r w:rsidRPr="008059E6">
              <w:t>QueryForListToCustomerByPage</w:t>
            </w:r>
            <w:r>
              <w:rPr>
                <w:rFonts w:hint="eastAsia"/>
              </w:rPr>
              <w:t>，参数</w:t>
            </w:r>
          </w:p>
          <w:p w14:paraId="1F9CEC32" w14:textId="77777777" w:rsidR="00B97356" w:rsidRDefault="00B97356" w:rsidP="00F36554">
            <w:r>
              <w:rPr>
                <w:rFonts w:hint="eastAsia"/>
              </w:rPr>
              <w:t xml:space="preserve">FuturePresalListQueryParm ownerSeq = </w:t>
            </w:r>
            <w:r>
              <w:rPr>
                <w:rFonts w:hint="eastAsia"/>
              </w:rPr>
              <w:t>页面输入的船公司查询条件</w:t>
            </w:r>
          </w:p>
          <w:p w14:paraId="621E06E4" w14:textId="77777777" w:rsidR="00B97356" w:rsidRDefault="00B97356" w:rsidP="00F36554">
            <w:r>
              <w:rPr>
                <w:rFonts w:hint="eastAsia"/>
              </w:rPr>
              <w:t xml:space="preserve">FuturePresalListQueryParm loadingPort = </w:t>
            </w:r>
            <w:r>
              <w:rPr>
                <w:rFonts w:hint="eastAsia"/>
              </w:rPr>
              <w:t>页面录入的装货港条件</w:t>
            </w:r>
          </w:p>
          <w:p w14:paraId="34FB32AB" w14:textId="77777777" w:rsidR="00B97356" w:rsidRDefault="00B97356" w:rsidP="00F36554">
            <w:r>
              <w:rPr>
                <w:rFonts w:hint="eastAsia"/>
              </w:rPr>
              <w:t xml:space="preserve">FuturePresalListQueryParm destinationPort = </w:t>
            </w:r>
            <w:r>
              <w:rPr>
                <w:rFonts w:hint="eastAsia"/>
              </w:rPr>
              <w:t>页面录入的装货港条件</w:t>
            </w:r>
          </w:p>
          <w:p w14:paraId="23D39BCC" w14:textId="77777777" w:rsidR="00B97356" w:rsidRDefault="00B97356" w:rsidP="00F36554">
            <w:r>
              <w:rPr>
                <w:rFonts w:hint="eastAsia"/>
              </w:rPr>
              <w:t xml:space="preserve">FuturePresalListQueryParm beginDate = </w:t>
            </w:r>
            <w:r>
              <w:rPr>
                <w:rFonts w:hint="eastAsia"/>
              </w:rPr>
              <w:t>页面录入的创建时间范围条件起始</w:t>
            </w:r>
          </w:p>
          <w:p w14:paraId="080C9424" w14:textId="77777777" w:rsidR="00B97356" w:rsidRDefault="00B97356" w:rsidP="00F36554">
            <w:r>
              <w:rPr>
                <w:rFonts w:hint="eastAsia"/>
              </w:rPr>
              <w:t>FuturePresalListQueryParm endDate =</w:t>
            </w:r>
            <w:r>
              <w:rPr>
                <w:rFonts w:hint="eastAsia"/>
              </w:rPr>
              <w:t>页面录入的创建时间范围条件终止</w:t>
            </w:r>
          </w:p>
          <w:p w14:paraId="659BD0F0" w14:textId="77777777" w:rsidR="00B97356" w:rsidRDefault="00B97356" w:rsidP="00F36554">
            <w:r>
              <w:rPr>
                <w:rFonts w:hint="eastAsia"/>
              </w:rPr>
              <w:t xml:space="preserve">FuturePresalListQueryParm </w:t>
            </w:r>
            <w:r>
              <w:t>status</w:t>
            </w:r>
            <w:r>
              <w:rPr>
                <w:rFonts w:hint="eastAsia"/>
              </w:rPr>
              <w:t xml:space="preserve"> = </w:t>
            </w:r>
            <w:r>
              <w:rPr>
                <w:rFonts w:hint="eastAsia"/>
              </w:rPr>
              <w:t>页面录入的条件</w:t>
            </w:r>
          </w:p>
          <w:p w14:paraId="25AB794E" w14:textId="77777777" w:rsidR="00B97356" w:rsidRDefault="00B97356" w:rsidP="00F36554">
            <w:r>
              <w:rPr>
                <w:rFonts w:hint="eastAsia"/>
              </w:rPr>
              <w:t xml:space="preserve">FuturePresalListQueryParm weekBegin = </w:t>
            </w:r>
            <w:r>
              <w:rPr>
                <w:rFonts w:hint="eastAsia"/>
              </w:rPr>
              <w:t>页面录入的起运时间范围条件起始</w:t>
            </w:r>
          </w:p>
          <w:p w14:paraId="3E597150" w14:textId="77777777" w:rsidR="00B97356" w:rsidRDefault="00B97356" w:rsidP="00F36554">
            <w:r>
              <w:rPr>
                <w:rFonts w:hint="eastAsia"/>
              </w:rPr>
              <w:t>FuturePresalListQueryParm weekEnd =</w:t>
            </w:r>
            <w:r>
              <w:rPr>
                <w:rFonts w:hint="eastAsia"/>
              </w:rPr>
              <w:t>页面录入的起运时间范围条件终止</w:t>
            </w:r>
          </w:p>
          <w:p w14:paraId="085CEAF3" w14:textId="77777777" w:rsidR="00B97356" w:rsidRDefault="00B97356" w:rsidP="00F36554">
            <w:r>
              <w:rPr>
                <w:rFonts w:hint="eastAsia"/>
              </w:rPr>
              <w:t xml:space="preserve">FuturePresalListQueryParm </w:t>
            </w:r>
            <w:r w:rsidRPr="008E182C">
              <w:t>tCompSeq</w:t>
            </w:r>
            <w:r>
              <w:rPr>
                <w:rFonts w:hint="eastAsia"/>
              </w:rPr>
              <w:t>=</w:t>
            </w:r>
            <w:r>
              <w:rPr>
                <w:rFonts w:hint="eastAsia"/>
              </w:rPr>
              <w:t>当前用户所属公司</w:t>
            </w:r>
            <w:r>
              <w:rPr>
                <w:rFonts w:hint="eastAsia"/>
              </w:rPr>
              <w:t>SEQ</w:t>
            </w:r>
          </w:p>
          <w:p w14:paraId="6FAE1A6E" w14:textId="77777777" w:rsidR="00B97356" w:rsidRDefault="00B97356" w:rsidP="00F36554">
            <w:r>
              <w:t>orderBy</w:t>
            </w:r>
            <w:r>
              <w:rPr>
                <w:rFonts w:hint="eastAsia"/>
              </w:rPr>
              <w:t xml:space="preserve"> = </w:t>
            </w:r>
            <w:r>
              <w:rPr>
                <w:rFonts w:ascii="Courier New" w:hAnsi="Courier New" w:cs="Courier New"/>
                <w:color w:val="000080"/>
                <w:kern w:val="0"/>
                <w:sz w:val="20"/>
                <w:highlight w:val="white"/>
              </w:rPr>
              <w:t xml:space="preserve">WEEK_BEGIN </w:t>
            </w:r>
            <w:r>
              <w:rPr>
                <w:rFonts w:ascii="Courier New" w:hAnsi="Courier New" w:cs="Courier New"/>
                <w:color w:val="008080"/>
                <w:kern w:val="0"/>
                <w:sz w:val="20"/>
                <w:highlight w:val="white"/>
              </w:rPr>
              <w:t>ASC</w:t>
            </w:r>
            <w:r>
              <w:rPr>
                <w:rFonts w:ascii="Courier New" w:hAnsi="Courier New" w:cs="Courier New"/>
                <w:color w:val="000080"/>
                <w:kern w:val="0"/>
                <w:sz w:val="20"/>
                <w:highlight w:val="white"/>
              </w:rPr>
              <w:t xml:space="preserve">,CREATE_DATE </w:t>
            </w:r>
            <w:r>
              <w:rPr>
                <w:rFonts w:ascii="Courier New" w:hAnsi="Courier New" w:cs="Courier New"/>
                <w:color w:val="008080"/>
                <w:kern w:val="0"/>
                <w:sz w:val="20"/>
                <w:highlight w:val="white"/>
              </w:rPr>
              <w:t>ASC</w:t>
            </w:r>
            <w:r>
              <w:rPr>
                <w:rFonts w:ascii="Courier New" w:hAnsi="Courier New" w:cs="Courier New" w:hint="eastAsia"/>
                <w:color w:val="008080"/>
                <w:kern w:val="0"/>
                <w:sz w:val="20"/>
              </w:rPr>
              <w:t>,</w:t>
            </w:r>
            <w:r>
              <w:rPr>
                <w:rFonts w:hint="eastAsia"/>
              </w:rPr>
              <w:t xml:space="preserve"> </w:t>
            </w:r>
          </w:p>
          <w:p w14:paraId="0538E9F9" w14:textId="77777777" w:rsidR="00B97356" w:rsidRDefault="00B97356" w:rsidP="00F36554">
            <w:pPr>
              <w:ind w:firstLineChars="400" w:firstLine="800"/>
            </w:pPr>
            <w:r>
              <w:rPr>
                <w:rFonts w:ascii="Courier New" w:hAnsi="Courier New" w:cs="Courier New"/>
                <w:color w:val="000080"/>
                <w:kern w:val="0"/>
                <w:sz w:val="20"/>
                <w:highlight w:val="white"/>
              </w:rPr>
              <w:t xml:space="preserve">FUTURE_PRESALE_HEAD_SEQ </w:t>
            </w:r>
            <w:r>
              <w:rPr>
                <w:rFonts w:ascii="Courier New" w:hAnsi="Courier New" w:cs="Courier New"/>
                <w:color w:val="008080"/>
                <w:kern w:val="0"/>
                <w:sz w:val="20"/>
                <w:highlight w:val="white"/>
              </w:rPr>
              <w:t>DESC</w:t>
            </w:r>
          </w:p>
          <w:p w14:paraId="73749A3E" w14:textId="77777777" w:rsidR="00B97356" w:rsidRDefault="00B97356" w:rsidP="00F36554">
            <w:r>
              <w:t>pageIndex</w:t>
            </w:r>
            <w:r>
              <w:rPr>
                <w:rFonts w:hint="eastAsia"/>
              </w:rPr>
              <w:t xml:space="preserve"> = 1</w:t>
            </w:r>
          </w:p>
          <w:p w14:paraId="5B4E43D8" w14:textId="77777777" w:rsidR="00B97356" w:rsidRDefault="00B97356" w:rsidP="00F36554">
            <w:r>
              <w:t>pageRows</w:t>
            </w:r>
            <w:r>
              <w:rPr>
                <w:rFonts w:hint="eastAsia"/>
              </w:rPr>
              <w:t xml:space="preserve"> = </w:t>
            </w:r>
            <w:r>
              <w:rPr>
                <w:rFonts w:hint="eastAsia"/>
              </w:rPr>
              <w:t>根据原型确定</w:t>
            </w:r>
          </w:p>
          <w:p w14:paraId="648D911B" w14:textId="77777777" w:rsidR="00B97356" w:rsidRDefault="00B97356" w:rsidP="00F36554">
            <w:r>
              <w:rPr>
                <w:rFonts w:hint="eastAsia"/>
              </w:rPr>
              <w:t>返回值处理</w:t>
            </w:r>
          </w:p>
          <w:p w14:paraId="26049845" w14:textId="77777777" w:rsidR="00B97356" w:rsidRDefault="00B97356" w:rsidP="00F36554">
            <w:r>
              <w:t>rowCount</w:t>
            </w:r>
            <w:r>
              <w:rPr>
                <w:rFonts w:hint="eastAsia"/>
              </w:rPr>
              <w:t xml:space="preserve"> = </w:t>
            </w:r>
            <w:r>
              <w:rPr>
                <w:rFonts w:hint="eastAsia"/>
              </w:rPr>
              <w:t>总记录数，用于分页控件</w:t>
            </w:r>
          </w:p>
          <w:p w14:paraId="19525248" w14:textId="77777777" w:rsidR="00B97356" w:rsidRDefault="00B97356" w:rsidP="00F36554">
            <w:r>
              <w:t>data</w:t>
            </w:r>
            <w:r>
              <w:rPr>
                <w:rFonts w:hint="eastAsia"/>
              </w:rPr>
              <w:t xml:space="preserve"> = </w:t>
            </w:r>
            <w:r>
              <w:rPr>
                <w:rFonts w:hint="eastAsia"/>
              </w:rPr>
              <w:t>加载到页面的数据</w:t>
            </w:r>
          </w:p>
          <w:p w14:paraId="062B4503" w14:textId="77777777" w:rsidR="00B97356" w:rsidRDefault="00B97356" w:rsidP="00F36554">
            <w:r>
              <w:rPr>
                <w:rFonts w:hint="eastAsia"/>
              </w:rPr>
              <w:lastRenderedPageBreak/>
              <w:t>调用失败时</w:t>
            </w:r>
          </w:p>
          <w:p w14:paraId="4503480D" w14:textId="77777777" w:rsidR="00B97356" w:rsidRDefault="00B97356" w:rsidP="00F36554">
            <w:r>
              <w:rPr>
                <w:rFonts w:hint="eastAsia"/>
              </w:rPr>
              <w:t>提示</w:t>
            </w:r>
            <w:r>
              <w:t>errorMsg</w:t>
            </w:r>
            <w:r>
              <w:rPr>
                <w:rFonts w:hint="eastAsia"/>
              </w:rPr>
              <w:t>，按编码规范处理多语言问题</w:t>
            </w:r>
          </w:p>
        </w:tc>
      </w:tr>
      <w:tr w:rsidR="00B97356" w14:paraId="48291841" w14:textId="77777777" w:rsidTr="00F36554">
        <w:tc>
          <w:tcPr>
            <w:tcW w:w="2235" w:type="dxa"/>
          </w:tcPr>
          <w:p w14:paraId="74133AAA" w14:textId="77777777" w:rsidR="00B97356" w:rsidRDefault="00B97356" w:rsidP="00F36554">
            <w:r>
              <w:rPr>
                <w:rFonts w:hint="eastAsia"/>
              </w:rPr>
              <w:lastRenderedPageBreak/>
              <w:t>复制</w:t>
            </w:r>
          </w:p>
        </w:tc>
        <w:tc>
          <w:tcPr>
            <w:tcW w:w="6287" w:type="dxa"/>
          </w:tcPr>
          <w:p w14:paraId="20BE860B" w14:textId="77777777" w:rsidR="00B97356" w:rsidRDefault="00B97356" w:rsidP="00F36554">
            <w:r>
              <w:rPr>
                <w:rFonts w:hint="eastAsia"/>
              </w:rPr>
              <w:t>弹出编辑页面，页面建议增加参数指定需要加载复制后的数据。参考编辑页面的元素“页面加载”</w:t>
            </w:r>
          </w:p>
        </w:tc>
      </w:tr>
      <w:tr w:rsidR="00B97356" w14:paraId="5C346A02" w14:textId="77777777" w:rsidTr="00F36554">
        <w:tc>
          <w:tcPr>
            <w:tcW w:w="2235" w:type="dxa"/>
          </w:tcPr>
          <w:p w14:paraId="6B9461A8" w14:textId="77777777" w:rsidR="00B97356" w:rsidRDefault="00B97356" w:rsidP="00F36554">
            <w:pPr>
              <w:tabs>
                <w:tab w:val="center" w:pos="1009"/>
              </w:tabs>
            </w:pPr>
            <w:r>
              <w:rPr>
                <w:rFonts w:hint="eastAsia"/>
              </w:rPr>
              <w:t>修改</w:t>
            </w:r>
          </w:p>
        </w:tc>
        <w:tc>
          <w:tcPr>
            <w:tcW w:w="6287" w:type="dxa"/>
          </w:tcPr>
          <w:p w14:paraId="36736763" w14:textId="77777777" w:rsidR="00B97356" w:rsidRDefault="00B97356" w:rsidP="00F36554">
            <w:r>
              <w:rPr>
                <w:rFonts w:hint="eastAsia"/>
              </w:rPr>
              <w:t>弹出编辑页面</w:t>
            </w:r>
          </w:p>
          <w:p w14:paraId="04521676" w14:textId="77777777" w:rsidR="00B97356" w:rsidRDefault="00B97356" w:rsidP="00F36554">
            <w:r>
              <w:rPr>
                <w:rFonts w:hint="eastAsia"/>
              </w:rPr>
              <w:t>（</w:t>
            </w:r>
            <w:r>
              <w:rPr>
                <w:rFonts w:hint="eastAsia"/>
              </w:rPr>
              <w:t>PS</w:t>
            </w:r>
            <w:r>
              <w:rPr>
                <w:rFonts w:hint="eastAsia"/>
              </w:rPr>
              <w:t>：业务逻辑中，只有</w:t>
            </w:r>
            <w:r w:rsidRPr="00314EC4">
              <w:rPr>
                <w:rFonts w:hint="eastAsia"/>
                <w:u w:val="single"/>
              </w:rPr>
              <w:t>草稿</w:t>
            </w:r>
            <w:r>
              <w:rPr>
                <w:rFonts w:hint="eastAsia"/>
              </w:rPr>
              <w:t>才能编辑）</w:t>
            </w:r>
          </w:p>
        </w:tc>
      </w:tr>
      <w:tr w:rsidR="00B97356" w14:paraId="6E64C4C3" w14:textId="77777777" w:rsidTr="00F36554">
        <w:tc>
          <w:tcPr>
            <w:tcW w:w="2235" w:type="dxa"/>
          </w:tcPr>
          <w:p w14:paraId="61D3B0F5" w14:textId="77777777" w:rsidR="00B97356" w:rsidRDefault="00B97356" w:rsidP="00F36554">
            <w:pPr>
              <w:tabs>
                <w:tab w:val="center" w:pos="1009"/>
              </w:tabs>
            </w:pPr>
            <w:r>
              <w:rPr>
                <w:rFonts w:hint="eastAsia"/>
              </w:rPr>
              <w:t>删除</w:t>
            </w:r>
          </w:p>
        </w:tc>
        <w:tc>
          <w:tcPr>
            <w:tcW w:w="6287" w:type="dxa"/>
          </w:tcPr>
          <w:p w14:paraId="113885DE" w14:textId="77777777" w:rsidR="00B97356" w:rsidRDefault="00B97356" w:rsidP="00F36554">
            <w:r>
              <w:rPr>
                <w:rFonts w:hint="eastAsia"/>
              </w:rPr>
              <w:t>只有草稿状态，才允许删除</w:t>
            </w:r>
          </w:p>
          <w:p w14:paraId="4074477A" w14:textId="77777777" w:rsidR="00B97356" w:rsidRDefault="00B97356" w:rsidP="00F36554">
            <w:r>
              <w:rPr>
                <w:rFonts w:hint="eastAsia"/>
              </w:rPr>
              <w:t>调用接口</w:t>
            </w:r>
            <w:r w:rsidRPr="00FD386E">
              <w:t>IOMTFuturePresale</w:t>
            </w:r>
            <w:r>
              <w:rPr>
                <w:rFonts w:hint="eastAsia"/>
              </w:rPr>
              <w:t>：</w:t>
            </w:r>
            <w:r w:rsidRPr="006A3E72">
              <w:t>DeleteOrder</w:t>
            </w:r>
          </w:p>
          <w:p w14:paraId="47E6E524" w14:textId="77777777" w:rsidR="00B97356" w:rsidRDefault="00B97356" w:rsidP="00F36554">
            <w:r>
              <w:rPr>
                <w:rFonts w:hint="eastAsia"/>
              </w:rPr>
              <w:t>参数赋值：</w:t>
            </w:r>
          </w:p>
          <w:p w14:paraId="7FF17D67" w14:textId="77777777" w:rsidR="00B97356" w:rsidRPr="00A43ABA" w:rsidRDefault="00B97356" w:rsidP="00F36554">
            <w:r w:rsidRPr="00A80709">
              <w:t>headSEQ</w:t>
            </w:r>
            <w:r>
              <w:rPr>
                <w:rFonts w:hint="eastAsia"/>
              </w:rPr>
              <w:t xml:space="preserve"> = </w:t>
            </w:r>
            <w:r>
              <w:rPr>
                <w:rFonts w:hint="eastAsia"/>
              </w:rPr>
              <w:t>当前记录</w:t>
            </w:r>
            <w:r w:rsidRPr="00AC6A5A">
              <w:t>FUTURE_PRESALE_HEAD_SEQ</w:t>
            </w:r>
          </w:p>
        </w:tc>
      </w:tr>
      <w:tr w:rsidR="00B97356" w14:paraId="513AD406" w14:textId="77777777" w:rsidTr="00F36554">
        <w:tc>
          <w:tcPr>
            <w:tcW w:w="2235" w:type="dxa"/>
          </w:tcPr>
          <w:p w14:paraId="2ADD5FDB" w14:textId="77777777" w:rsidR="00B97356" w:rsidRDefault="00B97356" w:rsidP="00F36554">
            <w:pPr>
              <w:tabs>
                <w:tab w:val="center" w:pos="1009"/>
              </w:tabs>
            </w:pPr>
            <w:r>
              <w:rPr>
                <w:rFonts w:hint="eastAsia"/>
              </w:rPr>
              <w:t>回收</w:t>
            </w:r>
          </w:p>
        </w:tc>
        <w:tc>
          <w:tcPr>
            <w:tcW w:w="6287" w:type="dxa"/>
          </w:tcPr>
          <w:p w14:paraId="09B32782" w14:textId="77777777" w:rsidR="00B97356" w:rsidRDefault="00B97356" w:rsidP="00F36554">
            <w:r>
              <w:rPr>
                <w:rFonts w:hint="eastAsia"/>
              </w:rPr>
              <w:t>只有</w:t>
            </w:r>
            <w:r>
              <w:rPr>
                <w:rFonts w:hint="eastAsia"/>
              </w:rPr>
              <w:t>10</w:t>
            </w:r>
            <w:r>
              <w:rPr>
                <w:rFonts w:hint="eastAsia"/>
              </w:rPr>
              <w:t>待审批</w:t>
            </w:r>
            <w:r>
              <w:rPr>
                <w:rFonts w:hint="eastAsia"/>
              </w:rPr>
              <w:t xml:space="preserve"> </w:t>
            </w:r>
            <w:r>
              <w:rPr>
                <w:rFonts w:hint="eastAsia"/>
              </w:rPr>
              <w:t>才允许回收</w:t>
            </w:r>
          </w:p>
          <w:p w14:paraId="38FF5CA0" w14:textId="77777777" w:rsidR="00B97356" w:rsidRDefault="00B97356" w:rsidP="00F36554">
            <w:r>
              <w:rPr>
                <w:rFonts w:hint="eastAsia"/>
              </w:rPr>
              <w:t>调用接口</w:t>
            </w:r>
            <w:r w:rsidRPr="00FD386E">
              <w:t>IOMTFuturePresale</w:t>
            </w:r>
            <w:r>
              <w:rPr>
                <w:rFonts w:hint="eastAsia"/>
              </w:rPr>
              <w:t>：</w:t>
            </w:r>
            <w:r w:rsidRPr="000E3430">
              <w:t>RetrieveOrder</w:t>
            </w:r>
          </w:p>
          <w:p w14:paraId="37913B05" w14:textId="77777777" w:rsidR="00B97356" w:rsidRDefault="00B97356" w:rsidP="00F36554">
            <w:r>
              <w:rPr>
                <w:rFonts w:hint="eastAsia"/>
              </w:rPr>
              <w:t>参数赋值：</w:t>
            </w:r>
          </w:p>
          <w:p w14:paraId="599200F0" w14:textId="77777777" w:rsidR="00B97356" w:rsidRDefault="00B97356" w:rsidP="00F36554">
            <w:r w:rsidRPr="00A80709">
              <w:t>headSEQ</w:t>
            </w:r>
            <w:r>
              <w:rPr>
                <w:rFonts w:hint="eastAsia"/>
              </w:rPr>
              <w:t xml:space="preserve"> = </w:t>
            </w:r>
            <w:r>
              <w:rPr>
                <w:rFonts w:hint="eastAsia"/>
              </w:rPr>
              <w:t>当前记录</w:t>
            </w:r>
            <w:r w:rsidRPr="00AC6A5A">
              <w:t>FUTURE_PRESALE_HEAD_SEQ</w:t>
            </w:r>
          </w:p>
        </w:tc>
      </w:tr>
      <w:tr w:rsidR="00B97356" w14:paraId="4C48367E" w14:textId="77777777" w:rsidTr="00F36554">
        <w:tc>
          <w:tcPr>
            <w:tcW w:w="2235" w:type="dxa"/>
          </w:tcPr>
          <w:p w14:paraId="58E4C60A" w14:textId="77777777" w:rsidR="00B97356" w:rsidRDefault="00B97356" w:rsidP="00F36554">
            <w:pPr>
              <w:tabs>
                <w:tab w:val="center" w:pos="1009"/>
              </w:tabs>
            </w:pPr>
            <w:r>
              <w:rPr>
                <w:rFonts w:hint="eastAsia"/>
              </w:rPr>
              <w:t>撤销</w:t>
            </w:r>
          </w:p>
        </w:tc>
        <w:tc>
          <w:tcPr>
            <w:tcW w:w="6287" w:type="dxa"/>
          </w:tcPr>
          <w:p w14:paraId="5B8E61FF" w14:textId="77777777" w:rsidR="00B97356" w:rsidRDefault="00B97356" w:rsidP="00F36554">
            <w:r>
              <w:rPr>
                <w:rFonts w:hint="eastAsia"/>
              </w:rPr>
              <w:t>只有</w:t>
            </w:r>
            <w:r>
              <w:rPr>
                <w:rFonts w:hint="eastAsia"/>
              </w:rPr>
              <w:t>100</w:t>
            </w:r>
            <w:r>
              <w:rPr>
                <w:rFonts w:hint="eastAsia"/>
              </w:rPr>
              <w:t>已放舱</w:t>
            </w:r>
            <w:r>
              <w:rPr>
                <w:rFonts w:hint="eastAsia"/>
              </w:rPr>
              <w:t xml:space="preserve"> </w:t>
            </w:r>
            <w:r>
              <w:rPr>
                <w:rFonts w:hint="eastAsia"/>
              </w:rPr>
              <w:t>才允许撤销</w:t>
            </w:r>
          </w:p>
          <w:p w14:paraId="005250DA" w14:textId="77777777" w:rsidR="00B97356" w:rsidRDefault="00B97356" w:rsidP="00F36554">
            <w:r>
              <w:rPr>
                <w:rFonts w:hint="eastAsia"/>
              </w:rPr>
              <w:t>调用接口</w:t>
            </w:r>
            <w:r w:rsidRPr="00FD386E">
              <w:t>IOMTFuturePresale</w:t>
            </w:r>
            <w:r>
              <w:rPr>
                <w:rFonts w:hint="eastAsia"/>
              </w:rPr>
              <w:t>：</w:t>
            </w:r>
            <w:r w:rsidRPr="00CB039A">
              <w:t>CancelOrder</w:t>
            </w:r>
          </w:p>
          <w:p w14:paraId="70F46D2B" w14:textId="77777777" w:rsidR="00B97356" w:rsidRDefault="00B97356" w:rsidP="00F36554">
            <w:r>
              <w:rPr>
                <w:rFonts w:hint="eastAsia"/>
              </w:rPr>
              <w:t>参数赋值：</w:t>
            </w:r>
          </w:p>
          <w:p w14:paraId="6C0D10BE" w14:textId="77777777" w:rsidR="00B97356" w:rsidRDefault="00B97356" w:rsidP="00F36554">
            <w:r w:rsidRPr="00A80709">
              <w:t>headSEQ</w:t>
            </w:r>
            <w:r>
              <w:rPr>
                <w:rFonts w:hint="eastAsia"/>
              </w:rPr>
              <w:t xml:space="preserve"> = </w:t>
            </w:r>
            <w:r>
              <w:rPr>
                <w:rFonts w:hint="eastAsia"/>
              </w:rPr>
              <w:t>当前记录</w:t>
            </w:r>
            <w:r w:rsidRPr="00AC6A5A">
              <w:t>FUTURE_PRESALE_HEAD_SEQ</w:t>
            </w:r>
          </w:p>
        </w:tc>
      </w:tr>
      <w:tr w:rsidR="00B97356" w14:paraId="643DD875" w14:textId="77777777" w:rsidTr="00F36554">
        <w:tc>
          <w:tcPr>
            <w:tcW w:w="2235" w:type="dxa"/>
          </w:tcPr>
          <w:p w14:paraId="095F6827" w14:textId="77777777" w:rsidR="00B97356" w:rsidRDefault="00B97356" w:rsidP="00F36554">
            <w:pPr>
              <w:tabs>
                <w:tab w:val="center" w:pos="1009"/>
              </w:tabs>
            </w:pPr>
            <w:r>
              <w:rPr>
                <w:rFonts w:hint="eastAsia"/>
              </w:rPr>
              <w:t>批量删除</w:t>
            </w:r>
          </w:p>
        </w:tc>
        <w:tc>
          <w:tcPr>
            <w:tcW w:w="6287" w:type="dxa"/>
          </w:tcPr>
          <w:p w14:paraId="2C2B549F" w14:textId="77777777" w:rsidR="00B97356" w:rsidRDefault="00B97356" w:rsidP="00F36554">
            <w:r>
              <w:rPr>
                <w:rFonts w:hint="eastAsia"/>
              </w:rPr>
              <w:t>调用接口</w:t>
            </w:r>
            <w:r w:rsidRPr="00FD386E">
              <w:t>IOMTFuturePresale</w:t>
            </w:r>
            <w:r>
              <w:rPr>
                <w:rFonts w:hint="eastAsia"/>
              </w:rPr>
              <w:t>：</w:t>
            </w:r>
            <w:r>
              <w:t>Cancel</w:t>
            </w:r>
          </w:p>
          <w:p w14:paraId="155A10EF" w14:textId="77777777" w:rsidR="00B97356" w:rsidRDefault="00B97356" w:rsidP="00F36554">
            <w:r>
              <w:rPr>
                <w:rFonts w:hint="eastAsia"/>
              </w:rPr>
              <w:t>参数赋值：</w:t>
            </w:r>
          </w:p>
          <w:p w14:paraId="3B486B01" w14:textId="77777777" w:rsidR="00B97356" w:rsidRDefault="00B97356" w:rsidP="00F36554">
            <w:r>
              <w:rPr>
                <w:rFonts w:hint="eastAsia"/>
              </w:rPr>
              <w:t xml:space="preserve">HeadSeqList = </w:t>
            </w:r>
            <w:r>
              <w:rPr>
                <w:rFonts w:hint="eastAsia"/>
              </w:rPr>
              <w:t>选中的</w:t>
            </w:r>
            <w:r>
              <w:rPr>
                <w:rFonts w:hint="eastAsia"/>
              </w:rPr>
              <w:t>SEQ</w:t>
            </w:r>
            <w:r>
              <w:rPr>
                <w:rFonts w:hint="eastAsia"/>
              </w:rPr>
              <w:t>（</w:t>
            </w:r>
            <w:r>
              <w:rPr>
                <w:rFonts w:hint="eastAsia"/>
              </w:rPr>
              <w:t>List</w:t>
            </w:r>
            <w:r>
              <w:rPr>
                <w:rFonts w:hint="eastAsia"/>
              </w:rPr>
              <w:t>）</w:t>
            </w:r>
          </w:p>
        </w:tc>
      </w:tr>
      <w:tr w:rsidR="00B97356" w14:paraId="0FF8024F" w14:textId="77777777" w:rsidTr="00F36554">
        <w:tc>
          <w:tcPr>
            <w:tcW w:w="2235" w:type="dxa"/>
          </w:tcPr>
          <w:p w14:paraId="33A5EB34" w14:textId="77777777" w:rsidR="00B97356" w:rsidRDefault="00B97356" w:rsidP="00F36554">
            <w:pPr>
              <w:tabs>
                <w:tab w:val="center" w:pos="1009"/>
              </w:tabs>
            </w:pPr>
            <w:r>
              <w:rPr>
                <w:rFonts w:hint="eastAsia"/>
              </w:rPr>
              <w:t>批量提交</w:t>
            </w:r>
          </w:p>
        </w:tc>
        <w:tc>
          <w:tcPr>
            <w:tcW w:w="6287" w:type="dxa"/>
          </w:tcPr>
          <w:p w14:paraId="7F3CF68A" w14:textId="77777777" w:rsidR="00B97356" w:rsidRDefault="00B97356" w:rsidP="00F36554">
            <w:r>
              <w:rPr>
                <w:rFonts w:hint="eastAsia"/>
              </w:rPr>
              <w:t>调用接口</w:t>
            </w:r>
            <w:r w:rsidRPr="00FD386E">
              <w:t>IOMTFuturePresale</w:t>
            </w:r>
            <w:r>
              <w:rPr>
                <w:rFonts w:hint="eastAsia"/>
              </w:rPr>
              <w:t>：</w:t>
            </w:r>
            <w:r w:rsidRPr="00216B99">
              <w:t>Batch</w:t>
            </w:r>
            <w:r>
              <w:rPr>
                <w:rFonts w:hint="eastAsia"/>
              </w:rPr>
              <w:t>Submit</w:t>
            </w:r>
          </w:p>
          <w:p w14:paraId="60CB055D" w14:textId="77777777" w:rsidR="00B97356" w:rsidRDefault="00B97356" w:rsidP="00F36554">
            <w:r>
              <w:rPr>
                <w:rFonts w:hint="eastAsia"/>
              </w:rPr>
              <w:t>参数赋值：</w:t>
            </w:r>
          </w:p>
          <w:p w14:paraId="6799BD17" w14:textId="77777777" w:rsidR="00B97356" w:rsidRDefault="00B97356" w:rsidP="00F36554">
            <w:r>
              <w:rPr>
                <w:rFonts w:hint="eastAsia"/>
              </w:rPr>
              <w:t xml:space="preserve">HeadSeqList = </w:t>
            </w:r>
            <w:r>
              <w:rPr>
                <w:rFonts w:hint="eastAsia"/>
              </w:rPr>
              <w:t>选中的</w:t>
            </w:r>
            <w:r>
              <w:rPr>
                <w:rFonts w:hint="eastAsia"/>
              </w:rPr>
              <w:t>SEQ</w:t>
            </w:r>
            <w:r>
              <w:rPr>
                <w:rFonts w:hint="eastAsia"/>
              </w:rPr>
              <w:t>（</w:t>
            </w:r>
            <w:r>
              <w:rPr>
                <w:rFonts w:hint="eastAsia"/>
              </w:rPr>
              <w:t>List</w:t>
            </w:r>
            <w:r>
              <w:rPr>
                <w:rFonts w:hint="eastAsia"/>
              </w:rPr>
              <w:t>）</w:t>
            </w:r>
          </w:p>
        </w:tc>
      </w:tr>
      <w:tr w:rsidR="00B97356" w14:paraId="15DE68EC" w14:textId="77777777" w:rsidTr="00F36554">
        <w:tc>
          <w:tcPr>
            <w:tcW w:w="2235" w:type="dxa"/>
          </w:tcPr>
          <w:p w14:paraId="387D5A34" w14:textId="77777777" w:rsidR="00B97356" w:rsidRDefault="00B97356" w:rsidP="00F36554">
            <w:pPr>
              <w:tabs>
                <w:tab w:val="center" w:pos="1009"/>
              </w:tabs>
            </w:pPr>
            <w:r>
              <w:rPr>
                <w:rFonts w:hint="eastAsia"/>
              </w:rPr>
              <w:t>批量回收</w:t>
            </w:r>
          </w:p>
        </w:tc>
        <w:tc>
          <w:tcPr>
            <w:tcW w:w="6287" w:type="dxa"/>
          </w:tcPr>
          <w:p w14:paraId="3BFA5E00" w14:textId="77777777" w:rsidR="00B97356" w:rsidRDefault="00B97356" w:rsidP="00F36554">
            <w:r>
              <w:rPr>
                <w:rFonts w:hint="eastAsia"/>
              </w:rPr>
              <w:t>调用接口</w:t>
            </w:r>
            <w:r w:rsidRPr="00FD386E">
              <w:t>IOMTFuturePresale</w:t>
            </w:r>
            <w:r>
              <w:rPr>
                <w:rFonts w:hint="eastAsia"/>
              </w:rPr>
              <w:t>：</w:t>
            </w:r>
            <w:r w:rsidRPr="00216B99">
              <w:t>BatchRetrieve</w:t>
            </w:r>
          </w:p>
          <w:p w14:paraId="0EF4E910" w14:textId="77777777" w:rsidR="00B97356" w:rsidRDefault="00B97356" w:rsidP="00F36554">
            <w:r>
              <w:rPr>
                <w:rFonts w:hint="eastAsia"/>
              </w:rPr>
              <w:t>参数赋值：</w:t>
            </w:r>
          </w:p>
          <w:p w14:paraId="649DD417" w14:textId="77777777" w:rsidR="00B97356" w:rsidRDefault="00B97356" w:rsidP="00F36554">
            <w:r>
              <w:rPr>
                <w:rFonts w:hint="eastAsia"/>
              </w:rPr>
              <w:t xml:space="preserve">HeadSeqList = </w:t>
            </w:r>
            <w:r>
              <w:rPr>
                <w:rFonts w:hint="eastAsia"/>
              </w:rPr>
              <w:t>选中的</w:t>
            </w:r>
            <w:r>
              <w:rPr>
                <w:rFonts w:hint="eastAsia"/>
              </w:rPr>
              <w:t>SEQ</w:t>
            </w:r>
            <w:r>
              <w:rPr>
                <w:rFonts w:hint="eastAsia"/>
              </w:rPr>
              <w:t>（</w:t>
            </w:r>
            <w:r>
              <w:rPr>
                <w:rFonts w:hint="eastAsia"/>
              </w:rPr>
              <w:t>List</w:t>
            </w:r>
            <w:r>
              <w:rPr>
                <w:rFonts w:hint="eastAsia"/>
              </w:rPr>
              <w:t>）</w:t>
            </w:r>
          </w:p>
        </w:tc>
      </w:tr>
      <w:tr w:rsidR="00B97356" w14:paraId="66DF2A6B" w14:textId="77777777" w:rsidTr="00F36554">
        <w:tc>
          <w:tcPr>
            <w:tcW w:w="2235" w:type="dxa"/>
          </w:tcPr>
          <w:p w14:paraId="106BF529" w14:textId="77777777" w:rsidR="00B97356" w:rsidRDefault="00B97356" w:rsidP="00F36554">
            <w:pPr>
              <w:tabs>
                <w:tab w:val="center" w:pos="1009"/>
              </w:tabs>
            </w:pPr>
            <w:r>
              <w:rPr>
                <w:rFonts w:hint="eastAsia"/>
              </w:rPr>
              <w:t>批量撤销</w:t>
            </w:r>
          </w:p>
        </w:tc>
        <w:tc>
          <w:tcPr>
            <w:tcW w:w="6287" w:type="dxa"/>
          </w:tcPr>
          <w:p w14:paraId="18A8EE0E" w14:textId="77777777" w:rsidR="00B97356" w:rsidRDefault="00B97356" w:rsidP="00F36554">
            <w:r>
              <w:rPr>
                <w:rFonts w:hint="eastAsia"/>
              </w:rPr>
              <w:t>调用接口</w:t>
            </w:r>
            <w:r w:rsidRPr="00FD386E">
              <w:t>IOMTFuturePresale</w:t>
            </w:r>
            <w:r>
              <w:rPr>
                <w:rFonts w:hint="eastAsia"/>
              </w:rPr>
              <w:t>：</w:t>
            </w:r>
            <w:r>
              <w:rPr>
                <w:rFonts w:hint="eastAsia"/>
              </w:rPr>
              <w:t>Batch</w:t>
            </w:r>
            <w:r>
              <w:t>Cancel</w:t>
            </w:r>
          </w:p>
          <w:p w14:paraId="23C13F7E" w14:textId="77777777" w:rsidR="00B97356" w:rsidRDefault="00B97356" w:rsidP="00F36554">
            <w:r>
              <w:rPr>
                <w:rFonts w:hint="eastAsia"/>
              </w:rPr>
              <w:t>参数赋值：</w:t>
            </w:r>
          </w:p>
          <w:p w14:paraId="47AD8549" w14:textId="77777777" w:rsidR="00B97356" w:rsidRDefault="00B97356" w:rsidP="00F36554">
            <w:r>
              <w:rPr>
                <w:rFonts w:hint="eastAsia"/>
              </w:rPr>
              <w:t xml:space="preserve">HeadSeqList = </w:t>
            </w:r>
            <w:r>
              <w:rPr>
                <w:rFonts w:hint="eastAsia"/>
              </w:rPr>
              <w:t>选中的</w:t>
            </w:r>
            <w:r>
              <w:rPr>
                <w:rFonts w:hint="eastAsia"/>
              </w:rPr>
              <w:t>SEQ</w:t>
            </w:r>
            <w:r>
              <w:rPr>
                <w:rFonts w:hint="eastAsia"/>
              </w:rPr>
              <w:t>（</w:t>
            </w:r>
            <w:r>
              <w:rPr>
                <w:rFonts w:hint="eastAsia"/>
              </w:rPr>
              <w:t>List</w:t>
            </w:r>
            <w:r>
              <w:rPr>
                <w:rFonts w:hint="eastAsia"/>
              </w:rPr>
              <w:t>）</w:t>
            </w:r>
          </w:p>
        </w:tc>
      </w:tr>
      <w:tr w:rsidR="00B97356" w14:paraId="19A79D28" w14:textId="77777777" w:rsidTr="00F36554">
        <w:tc>
          <w:tcPr>
            <w:tcW w:w="2235" w:type="dxa"/>
          </w:tcPr>
          <w:p w14:paraId="1A6B301A" w14:textId="77777777" w:rsidR="00B97356" w:rsidRDefault="00B97356" w:rsidP="00F36554">
            <w:pPr>
              <w:tabs>
                <w:tab w:val="center" w:pos="1009"/>
              </w:tabs>
            </w:pPr>
            <w:r>
              <w:rPr>
                <w:rFonts w:hint="eastAsia"/>
              </w:rPr>
              <w:t>提交</w:t>
            </w:r>
          </w:p>
        </w:tc>
        <w:tc>
          <w:tcPr>
            <w:tcW w:w="6287" w:type="dxa"/>
          </w:tcPr>
          <w:p w14:paraId="1D211822" w14:textId="77777777" w:rsidR="00B97356" w:rsidRDefault="00B97356" w:rsidP="00F36554">
            <w:r>
              <w:rPr>
                <w:rFonts w:hint="eastAsia"/>
              </w:rPr>
              <w:t>调用接口</w:t>
            </w:r>
            <w:r w:rsidRPr="00FD386E">
              <w:t>IOMTFuturePresale</w:t>
            </w:r>
            <w:r>
              <w:rPr>
                <w:rFonts w:hint="eastAsia"/>
              </w:rPr>
              <w:t>：</w:t>
            </w:r>
            <w:r w:rsidRPr="009F4540">
              <w:t>SubmitOrder</w:t>
            </w:r>
          </w:p>
        </w:tc>
      </w:tr>
      <w:tr w:rsidR="00B97356" w14:paraId="12FAF46C" w14:textId="77777777" w:rsidTr="00F36554">
        <w:tc>
          <w:tcPr>
            <w:tcW w:w="2235" w:type="dxa"/>
          </w:tcPr>
          <w:p w14:paraId="4E44C1FA" w14:textId="77777777" w:rsidR="00B97356" w:rsidRDefault="00B97356" w:rsidP="00F36554">
            <w:r>
              <w:rPr>
                <w:rFonts w:hint="eastAsia"/>
              </w:rPr>
              <w:t>交割</w:t>
            </w:r>
          </w:p>
        </w:tc>
        <w:tc>
          <w:tcPr>
            <w:tcW w:w="6287" w:type="dxa"/>
          </w:tcPr>
          <w:p w14:paraId="3ED2615F" w14:textId="77777777" w:rsidR="00B97356" w:rsidRPr="006843C4" w:rsidRDefault="00B97356" w:rsidP="00F36554">
            <w:pPr>
              <w:numPr>
                <w:ilvl w:val="0"/>
                <w:numId w:val="179"/>
              </w:numPr>
            </w:pPr>
            <w:r>
              <w:rPr>
                <w:rFonts w:hint="eastAsia"/>
              </w:rPr>
              <w:t>调用</w:t>
            </w:r>
            <w:r w:rsidRPr="007577D3">
              <w:t>OMTOrder</w:t>
            </w:r>
            <w:r>
              <w:rPr>
                <w:rFonts w:hint="eastAsia"/>
              </w:rPr>
              <w:t>.</w:t>
            </w:r>
            <w:r w:rsidRPr="007577D3">
              <w:t>IsAllowOrderForFPT</w:t>
            </w:r>
            <w:r>
              <w:rPr>
                <w:rFonts w:hint="eastAsia"/>
              </w:rPr>
              <w:t>接口，</w:t>
            </w:r>
          </w:p>
          <w:p w14:paraId="27EE5347" w14:textId="77777777" w:rsidR="00B97356" w:rsidRDefault="00B97356" w:rsidP="00F36554">
            <w:pPr>
              <w:numPr>
                <w:ilvl w:val="0"/>
                <w:numId w:val="179"/>
              </w:numPr>
            </w:pPr>
            <w:r>
              <w:rPr>
                <w:rFonts w:hint="eastAsia"/>
              </w:rPr>
              <w:t>调用</w:t>
            </w:r>
            <w:r w:rsidRPr="00B56F2B">
              <w:t>OMTOrder</w:t>
            </w:r>
            <w:r>
              <w:rPr>
                <w:rFonts w:hint="eastAsia"/>
              </w:rPr>
              <w:t>.</w:t>
            </w:r>
            <w:r w:rsidRPr="00B56F2B">
              <w:t>GetAllowOrderForFPT</w:t>
            </w:r>
            <w:r>
              <w:rPr>
                <w:rFonts w:hint="eastAsia"/>
              </w:rPr>
              <w:t>接口</w:t>
            </w:r>
          </w:p>
          <w:p w14:paraId="7CFD957E" w14:textId="77777777" w:rsidR="00B97356" w:rsidRDefault="00B97356" w:rsidP="00F36554">
            <w:pPr>
              <w:ind w:left="360"/>
            </w:pPr>
            <w:r>
              <w:rPr>
                <w:rFonts w:hint="eastAsia"/>
              </w:rPr>
              <w:t>校验当前时间，是否允许交割（调用逻辑如上）</w:t>
            </w:r>
          </w:p>
          <w:p w14:paraId="275D06A6" w14:textId="77777777" w:rsidR="00B97356" w:rsidRDefault="00B97356" w:rsidP="00F36554">
            <w:r>
              <w:rPr>
                <w:rFonts w:hint="eastAsia"/>
              </w:rPr>
              <w:t>校验通过后，跳转到页面“远期交割申请页面”</w:t>
            </w:r>
          </w:p>
          <w:p w14:paraId="36D4DC28" w14:textId="77777777" w:rsidR="00B97356" w:rsidRDefault="00B97356" w:rsidP="00F36554">
            <w:r>
              <w:rPr>
                <w:rFonts w:hint="eastAsia"/>
              </w:rPr>
              <w:t>传参：</w:t>
            </w:r>
          </w:p>
          <w:p w14:paraId="1F0EB9CF" w14:textId="77777777" w:rsidR="00B97356" w:rsidRDefault="00B97356" w:rsidP="00F36554">
            <w:r>
              <w:rPr>
                <w:rFonts w:hint="eastAsia"/>
              </w:rPr>
              <w:t xml:space="preserve">preSaleHeadSeq = </w:t>
            </w:r>
            <w:r>
              <w:rPr>
                <w:rFonts w:hint="eastAsia"/>
              </w:rPr>
              <w:t>交割记录预售订单主表</w:t>
            </w:r>
            <w:r>
              <w:rPr>
                <w:rFonts w:hint="eastAsia"/>
              </w:rPr>
              <w:t>seq</w:t>
            </w:r>
          </w:p>
        </w:tc>
      </w:tr>
      <w:tr w:rsidR="00B97356" w14:paraId="692E3A3A" w14:textId="77777777" w:rsidTr="00F36554">
        <w:tc>
          <w:tcPr>
            <w:tcW w:w="2235" w:type="dxa"/>
          </w:tcPr>
          <w:p w14:paraId="407F8BE1" w14:textId="77777777" w:rsidR="00B97356" w:rsidRDefault="00B97356" w:rsidP="00F36554">
            <w:pPr>
              <w:tabs>
                <w:tab w:val="center" w:pos="1009"/>
              </w:tabs>
            </w:pPr>
          </w:p>
        </w:tc>
        <w:tc>
          <w:tcPr>
            <w:tcW w:w="6287" w:type="dxa"/>
          </w:tcPr>
          <w:p w14:paraId="78261CDD" w14:textId="77777777" w:rsidR="00B97356" w:rsidRDefault="00B97356" w:rsidP="00F36554"/>
        </w:tc>
      </w:tr>
    </w:tbl>
    <w:p w14:paraId="2D7CAB4C" w14:textId="77777777" w:rsidR="00B97356" w:rsidRDefault="00B97356" w:rsidP="00B97356">
      <w:pPr>
        <w:pStyle w:val="3"/>
        <w:ind w:right="180"/>
      </w:pPr>
      <w:r>
        <w:rPr>
          <w:rFonts w:hint="eastAsia"/>
        </w:rPr>
        <w:lastRenderedPageBreak/>
        <w:t>申请页面</w:t>
      </w:r>
    </w:p>
    <w:p w14:paraId="22C44F7D" w14:textId="77777777" w:rsidR="00B97356" w:rsidRDefault="00B97356" w:rsidP="00B97356">
      <w:pPr>
        <w:rPr>
          <w:noProof/>
        </w:rPr>
      </w:pPr>
      <w:r w:rsidRPr="00496781">
        <w:rPr>
          <w:noProof/>
        </w:rPr>
        <w:drawing>
          <wp:inline distT="0" distB="0" distL="0" distR="0" wp14:anchorId="1E8B5E6C" wp14:editId="63B2161F">
            <wp:extent cx="5486400" cy="3134995"/>
            <wp:effectExtent l="0" t="0" r="0" b="825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134995"/>
                    </a:xfrm>
                    <a:prstGeom prst="rect">
                      <a:avLst/>
                    </a:prstGeom>
                    <a:noFill/>
                    <a:ln>
                      <a:noFill/>
                    </a:ln>
                  </pic:spPr>
                </pic:pic>
              </a:graphicData>
            </a:graphic>
          </wp:inline>
        </w:drawing>
      </w:r>
    </w:p>
    <w:p w14:paraId="602A2FD2" w14:textId="77777777" w:rsidR="00B97356" w:rsidRPr="00601AE6" w:rsidRDefault="00B97356" w:rsidP="00B97356">
      <w:pPr>
        <w:rPr>
          <w:noProof/>
        </w:rPr>
      </w:pPr>
      <w:r>
        <w:rPr>
          <w:rFonts w:hint="eastAsia"/>
          <w:noProof/>
        </w:rPr>
        <w:t>（箱型，固定加载</w:t>
      </w:r>
      <w:r>
        <w:rPr>
          <w:rFonts w:hint="eastAsia"/>
          <w:noProof/>
        </w:rPr>
        <w:t>5</w:t>
      </w:r>
      <w:r>
        <w:rPr>
          <w:rFonts w:hint="eastAsia"/>
          <w:noProof/>
        </w:rPr>
        <w:t>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190482C0" w14:textId="77777777" w:rsidTr="00F36554">
        <w:tc>
          <w:tcPr>
            <w:tcW w:w="2235" w:type="dxa"/>
            <w:shd w:val="clear" w:color="auto" w:fill="BFBFBF"/>
          </w:tcPr>
          <w:p w14:paraId="4D797B15" w14:textId="77777777" w:rsidR="00B97356" w:rsidRDefault="00B97356" w:rsidP="00F36554">
            <w:r>
              <w:rPr>
                <w:rFonts w:hint="eastAsia"/>
              </w:rPr>
              <w:t>页面元素</w:t>
            </w:r>
          </w:p>
        </w:tc>
        <w:tc>
          <w:tcPr>
            <w:tcW w:w="6287" w:type="dxa"/>
            <w:shd w:val="clear" w:color="auto" w:fill="BFBFBF"/>
          </w:tcPr>
          <w:p w14:paraId="4873AEC4" w14:textId="77777777" w:rsidR="00B97356" w:rsidRDefault="00B97356" w:rsidP="00F36554">
            <w:r>
              <w:rPr>
                <w:rFonts w:hint="eastAsia"/>
              </w:rPr>
              <w:t>元素说明</w:t>
            </w:r>
          </w:p>
        </w:tc>
      </w:tr>
      <w:tr w:rsidR="00B97356" w14:paraId="377B6425" w14:textId="77777777" w:rsidTr="00F36554">
        <w:tc>
          <w:tcPr>
            <w:tcW w:w="2235" w:type="dxa"/>
            <w:shd w:val="clear" w:color="auto" w:fill="BFBFBF"/>
          </w:tcPr>
          <w:p w14:paraId="5D18C8A7" w14:textId="77777777" w:rsidR="00B97356" w:rsidRDefault="00B97356" w:rsidP="00F36554">
            <w:r>
              <w:rPr>
                <w:rFonts w:hint="eastAsia"/>
              </w:rPr>
              <w:t>页面显示</w:t>
            </w:r>
          </w:p>
        </w:tc>
        <w:tc>
          <w:tcPr>
            <w:tcW w:w="6287" w:type="dxa"/>
            <w:shd w:val="clear" w:color="auto" w:fill="BFBFBF"/>
          </w:tcPr>
          <w:p w14:paraId="1AD6A4C2" w14:textId="77777777" w:rsidR="00B97356" w:rsidRDefault="00B97356" w:rsidP="00F36554"/>
        </w:tc>
      </w:tr>
      <w:tr w:rsidR="00B97356" w14:paraId="6D8B9294" w14:textId="77777777" w:rsidTr="00F36554">
        <w:tc>
          <w:tcPr>
            <w:tcW w:w="8522" w:type="dxa"/>
            <w:gridSpan w:val="2"/>
            <w:shd w:val="clear" w:color="auto" w:fill="BFBFBF"/>
          </w:tcPr>
          <w:p w14:paraId="13BDA5BA" w14:textId="77777777" w:rsidR="00B97356" w:rsidRDefault="00B97356" w:rsidP="00F36554">
            <w:r>
              <w:rPr>
                <w:rFonts w:hint="eastAsia"/>
              </w:rPr>
              <w:t>以下字段对应</w:t>
            </w:r>
            <w:r>
              <w:rPr>
                <w:rFonts w:hint="eastAsia"/>
              </w:rPr>
              <w:t>FUTURE_PRESALE_HEAD&lt;</w:t>
            </w:r>
            <w:r>
              <w:rPr>
                <w:rFonts w:hint="eastAsia"/>
              </w:rPr>
              <w:t>远期预售主表</w:t>
            </w:r>
            <w:r>
              <w:rPr>
                <w:rFonts w:hint="eastAsia"/>
              </w:rPr>
              <w:t>&gt;</w:t>
            </w:r>
          </w:p>
        </w:tc>
      </w:tr>
      <w:tr w:rsidR="00B97356" w14:paraId="2B2C5516" w14:textId="77777777" w:rsidTr="00F36554">
        <w:tc>
          <w:tcPr>
            <w:tcW w:w="8522" w:type="dxa"/>
            <w:gridSpan w:val="2"/>
            <w:shd w:val="clear" w:color="auto" w:fill="BFBFBF"/>
          </w:tcPr>
          <w:p w14:paraId="1E8338F2" w14:textId="77777777" w:rsidR="00B97356" w:rsidRDefault="00B97356" w:rsidP="00F36554">
            <w:r>
              <w:rPr>
                <w:rFonts w:hint="eastAsia"/>
              </w:rPr>
              <w:t>根据远期运价主表</w:t>
            </w:r>
            <w:r>
              <w:rPr>
                <w:rFonts w:hint="eastAsia"/>
              </w:rPr>
              <w:t>SEQ</w:t>
            </w:r>
            <w:r>
              <w:rPr>
                <w:rFonts w:hint="eastAsia"/>
              </w:rPr>
              <w:t>自动带出</w:t>
            </w:r>
            <w:r>
              <w:rPr>
                <w:rFonts w:hint="eastAsia"/>
              </w:rPr>
              <w:t>(</w:t>
            </w:r>
            <w:r>
              <w:rPr>
                <w:rFonts w:hint="eastAsia"/>
              </w:rPr>
              <w:t>只读</w:t>
            </w:r>
            <w:r>
              <w:rPr>
                <w:rFonts w:hint="eastAsia"/>
              </w:rPr>
              <w:t>)</w:t>
            </w:r>
            <w:r>
              <w:rPr>
                <w:rFonts w:hint="eastAsia"/>
              </w:rPr>
              <w:t>，对应对象</w:t>
            </w:r>
            <w:r w:rsidRPr="00BE0AFD">
              <w:t>FuturePriceEntity</w:t>
            </w:r>
            <w:r>
              <w:rPr>
                <w:rFonts w:hint="eastAsia"/>
              </w:rPr>
              <w:t>.</w:t>
            </w:r>
            <w:r w:rsidRPr="00E45E0F">
              <w:t>futurePriceData</w:t>
            </w:r>
            <w:r>
              <w:rPr>
                <w:rFonts w:hint="eastAsia"/>
              </w:rPr>
              <w:t>第一条记录</w:t>
            </w:r>
          </w:p>
        </w:tc>
      </w:tr>
      <w:tr w:rsidR="00B97356" w14:paraId="3802C179" w14:textId="77777777" w:rsidTr="00F36554">
        <w:tc>
          <w:tcPr>
            <w:tcW w:w="2235" w:type="dxa"/>
          </w:tcPr>
          <w:p w14:paraId="5EC8F72B" w14:textId="77777777" w:rsidR="00B97356" w:rsidRDefault="00B97356" w:rsidP="00F36554">
            <w:r>
              <w:rPr>
                <w:rFonts w:hint="eastAsia"/>
              </w:rPr>
              <w:t>船公司</w:t>
            </w:r>
          </w:p>
        </w:tc>
        <w:tc>
          <w:tcPr>
            <w:tcW w:w="6287" w:type="dxa"/>
          </w:tcPr>
          <w:p w14:paraId="5EBF2614" w14:textId="77777777" w:rsidR="00B97356" w:rsidRDefault="00B97356" w:rsidP="00F36554">
            <w:r>
              <w:rPr>
                <w:rFonts w:hint="eastAsia"/>
              </w:rPr>
              <w:t>OWNER_SEQ&lt;</w:t>
            </w:r>
            <w:r>
              <w:rPr>
                <w:rFonts w:hint="eastAsia"/>
              </w:rPr>
              <w:t>船公司</w:t>
            </w:r>
            <w:r>
              <w:rPr>
                <w:rFonts w:hint="eastAsia"/>
              </w:rPr>
              <w:t>&gt;</w:t>
            </w:r>
          </w:p>
          <w:p w14:paraId="6624B7F6" w14:textId="77777777" w:rsidR="00B97356" w:rsidRDefault="00B97356" w:rsidP="00F36554">
            <w:r>
              <w:rPr>
                <w:rFonts w:hint="eastAsia"/>
              </w:rPr>
              <w:t>OWNER_CODE</w:t>
            </w:r>
          </w:p>
          <w:p w14:paraId="29B24B62" w14:textId="77777777" w:rsidR="00B97356" w:rsidRDefault="00B97356" w:rsidP="00F36554">
            <w:r>
              <w:rPr>
                <w:rFonts w:hint="eastAsia"/>
              </w:rPr>
              <w:t>OWNER_NAME</w:t>
            </w:r>
          </w:p>
        </w:tc>
      </w:tr>
      <w:tr w:rsidR="00B97356" w14:paraId="63CA3351" w14:textId="77777777" w:rsidTr="00F36554">
        <w:tc>
          <w:tcPr>
            <w:tcW w:w="2235" w:type="dxa"/>
          </w:tcPr>
          <w:p w14:paraId="5CC514C0" w14:textId="77777777" w:rsidR="00B97356" w:rsidRDefault="00B97356" w:rsidP="00F36554">
            <w:r>
              <w:rPr>
                <w:rFonts w:hint="eastAsia"/>
              </w:rPr>
              <w:t>口岸公司</w:t>
            </w:r>
          </w:p>
        </w:tc>
        <w:tc>
          <w:tcPr>
            <w:tcW w:w="6287" w:type="dxa"/>
          </w:tcPr>
          <w:p w14:paraId="0FB9E2C5" w14:textId="77777777" w:rsidR="00B97356" w:rsidRDefault="00B97356" w:rsidP="00F36554">
            <w:r>
              <w:rPr>
                <w:rFonts w:hint="eastAsia"/>
              </w:rPr>
              <w:t>OPRT_COMP_SEQ&lt;</w:t>
            </w:r>
            <w:r>
              <w:rPr>
                <w:rFonts w:hint="eastAsia"/>
              </w:rPr>
              <w:t>口岸公司</w:t>
            </w:r>
            <w:r>
              <w:rPr>
                <w:rFonts w:hint="eastAsia"/>
              </w:rPr>
              <w:t>&gt;</w:t>
            </w:r>
          </w:p>
          <w:p w14:paraId="693D4AF3" w14:textId="77777777" w:rsidR="00B97356" w:rsidRDefault="00B97356" w:rsidP="00F36554">
            <w:r>
              <w:rPr>
                <w:rFonts w:hint="eastAsia"/>
              </w:rPr>
              <w:t>OPRT_COMP_NAME&lt;</w:t>
            </w:r>
            <w:r>
              <w:rPr>
                <w:rFonts w:hint="eastAsia"/>
              </w:rPr>
              <w:t>口岸公司名称</w:t>
            </w:r>
            <w:r>
              <w:rPr>
                <w:rFonts w:hint="eastAsia"/>
              </w:rPr>
              <w:t>&gt;</w:t>
            </w:r>
          </w:p>
          <w:p w14:paraId="6F712CA2" w14:textId="77777777" w:rsidR="00B97356" w:rsidRDefault="00B97356" w:rsidP="00F36554">
            <w:r>
              <w:rPr>
                <w:rFonts w:hint="eastAsia"/>
              </w:rPr>
              <w:t>OPRT_COMP_NAME_EN&lt;</w:t>
            </w:r>
            <w:r>
              <w:rPr>
                <w:rFonts w:hint="eastAsia"/>
              </w:rPr>
              <w:t>口岸公司英文名称</w:t>
            </w:r>
            <w:r>
              <w:rPr>
                <w:rFonts w:hint="eastAsia"/>
              </w:rPr>
              <w:t>&gt;</w:t>
            </w:r>
          </w:p>
        </w:tc>
      </w:tr>
      <w:tr w:rsidR="00B97356" w14:paraId="10BB56D4" w14:textId="77777777" w:rsidTr="00F36554">
        <w:tc>
          <w:tcPr>
            <w:tcW w:w="2235" w:type="dxa"/>
          </w:tcPr>
          <w:p w14:paraId="5F1F9CFD" w14:textId="77777777" w:rsidR="00B97356" w:rsidRDefault="00B97356" w:rsidP="00F36554">
            <w:r>
              <w:rPr>
                <w:rFonts w:hint="eastAsia"/>
              </w:rPr>
              <w:t>航线</w:t>
            </w:r>
          </w:p>
        </w:tc>
        <w:tc>
          <w:tcPr>
            <w:tcW w:w="6287" w:type="dxa"/>
          </w:tcPr>
          <w:p w14:paraId="5AD68BB2" w14:textId="77777777" w:rsidR="00B97356" w:rsidRDefault="00B97356" w:rsidP="00F36554">
            <w:r>
              <w:rPr>
                <w:rFonts w:hint="eastAsia"/>
              </w:rPr>
              <w:t>SHIP_ROUTE_HEAD_SEQ&lt;</w:t>
            </w:r>
            <w:r>
              <w:rPr>
                <w:rFonts w:hint="eastAsia"/>
              </w:rPr>
              <w:t>航线关联</w:t>
            </w:r>
            <w:r>
              <w:rPr>
                <w:rFonts w:hint="eastAsia"/>
              </w:rPr>
              <w:t>&gt;</w:t>
            </w:r>
          </w:p>
          <w:p w14:paraId="73BA1A2E" w14:textId="77777777" w:rsidR="00B97356" w:rsidRDefault="00B97356" w:rsidP="00F36554">
            <w:r>
              <w:rPr>
                <w:rFonts w:hint="eastAsia"/>
              </w:rPr>
              <w:t>ROUTE_CODE&lt;</w:t>
            </w:r>
            <w:r>
              <w:rPr>
                <w:rFonts w:hint="eastAsia"/>
              </w:rPr>
              <w:t>航线代码</w:t>
            </w:r>
            <w:r>
              <w:rPr>
                <w:rFonts w:hint="eastAsia"/>
              </w:rPr>
              <w:t>&gt;</w:t>
            </w:r>
          </w:p>
          <w:p w14:paraId="458B53D7" w14:textId="77777777" w:rsidR="00B97356" w:rsidRDefault="00B97356" w:rsidP="00F36554">
            <w:r>
              <w:rPr>
                <w:rFonts w:hint="eastAsia"/>
              </w:rPr>
              <w:t>ROUTE_NAME&lt;</w:t>
            </w:r>
            <w:r>
              <w:rPr>
                <w:rFonts w:hint="eastAsia"/>
              </w:rPr>
              <w:t>航线名称</w:t>
            </w:r>
            <w:r>
              <w:rPr>
                <w:rFonts w:hint="eastAsia"/>
              </w:rPr>
              <w:t>&gt;</w:t>
            </w:r>
          </w:p>
          <w:p w14:paraId="0D1C4623" w14:textId="77777777" w:rsidR="00B97356" w:rsidRDefault="00B97356" w:rsidP="00F36554">
            <w:r>
              <w:rPr>
                <w:rFonts w:hint="eastAsia"/>
              </w:rPr>
              <w:t>BERTH_WEEK&lt;</w:t>
            </w:r>
            <w:r>
              <w:rPr>
                <w:rFonts w:hint="eastAsia"/>
              </w:rPr>
              <w:t>班期</w:t>
            </w:r>
            <w:r>
              <w:rPr>
                <w:rFonts w:hint="eastAsia"/>
              </w:rPr>
              <w:t>&gt;</w:t>
            </w:r>
          </w:p>
        </w:tc>
      </w:tr>
      <w:tr w:rsidR="00B97356" w14:paraId="051C3B37" w14:textId="77777777" w:rsidTr="00F36554">
        <w:tc>
          <w:tcPr>
            <w:tcW w:w="2235" w:type="dxa"/>
          </w:tcPr>
          <w:p w14:paraId="7DFEB9A3" w14:textId="77777777" w:rsidR="00B97356" w:rsidRDefault="00B97356" w:rsidP="00F36554">
            <w:r>
              <w:rPr>
                <w:rFonts w:hint="eastAsia"/>
              </w:rPr>
              <w:t>状态</w:t>
            </w:r>
          </w:p>
        </w:tc>
        <w:tc>
          <w:tcPr>
            <w:tcW w:w="6287" w:type="dxa"/>
          </w:tcPr>
          <w:p w14:paraId="30248C04" w14:textId="77777777" w:rsidR="00B97356" w:rsidRDefault="00B97356" w:rsidP="00F36554">
            <w:r>
              <w:rPr>
                <w:rFonts w:hint="eastAsia"/>
              </w:rPr>
              <w:t>STATUS</w:t>
            </w:r>
            <w:r>
              <w:rPr>
                <w:rFonts w:hint="eastAsia"/>
              </w:rPr>
              <w:t>，默认为草稿</w:t>
            </w:r>
          </w:p>
        </w:tc>
      </w:tr>
      <w:tr w:rsidR="00B97356" w14:paraId="07B86697" w14:textId="77777777" w:rsidTr="00F36554">
        <w:tc>
          <w:tcPr>
            <w:tcW w:w="2235" w:type="dxa"/>
          </w:tcPr>
          <w:p w14:paraId="27186494" w14:textId="77777777" w:rsidR="00B97356" w:rsidRDefault="00B97356" w:rsidP="00F36554">
            <w:r>
              <w:rPr>
                <w:rFonts w:hint="eastAsia"/>
              </w:rPr>
              <w:t>装货港</w:t>
            </w:r>
          </w:p>
        </w:tc>
        <w:tc>
          <w:tcPr>
            <w:tcW w:w="6287" w:type="dxa"/>
          </w:tcPr>
          <w:p w14:paraId="6DD7530F" w14:textId="77777777" w:rsidR="00B97356" w:rsidRDefault="00B97356" w:rsidP="00F36554">
            <w:r>
              <w:rPr>
                <w:rFonts w:hint="eastAsia"/>
              </w:rPr>
              <w:t>LOADING_PORT&lt;</w:t>
            </w:r>
            <w:r>
              <w:rPr>
                <w:rFonts w:hint="eastAsia"/>
              </w:rPr>
              <w:t>装货港</w:t>
            </w:r>
            <w:r>
              <w:rPr>
                <w:rFonts w:hint="eastAsia"/>
              </w:rPr>
              <w:t>&gt;</w:t>
            </w:r>
          </w:p>
          <w:p w14:paraId="789A69B8" w14:textId="77777777" w:rsidR="00B97356" w:rsidRDefault="00B97356" w:rsidP="00F36554">
            <w:r>
              <w:rPr>
                <w:rFonts w:hint="eastAsia"/>
              </w:rPr>
              <w:t>LOADING_PORT_NAME&lt;</w:t>
            </w:r>
            <w:r>
              <w:rPr>
                <w:rFonts w:hint="eastAsia"/>
              </w:rPr>
              <w:t>装货港中文名称</w:t>
            </w:r>
            <w:r>
              <w:rPr>
                <w:rFonts w:hint="eastAsia"/>
              </w:rPr>
              <w:t>&gt;</w:t>
            </w:r>
          </w:p>
          <w:p w14:paraId="56D6C109" w14:textId="77777777" w:rsidR="00B97356" w:rsidRDefault="00B97356" w:rsidP="00F36554">
            <w:r>
              <w:rPr>
                <w:rFonts w:hint="eastAsia"/>
              </w:rPr>
              <w:t>LOADING_PORT_NAME_EN&lt;</w:t>
            </w:r>
            <w:r>
              <w:rPr>
                <w:rFonts w:hint="eastAsia"/>
              </w:rPr>
              <w:t>装货港英文名称</w:t>
            </w:r>
            <w:r>
              <w:rPr>
                <w:rFonts w:hint="eastAsia"/>
              </w:rPr>
              <w:t>&gt;</w:t>
            </w:r>
          </w:p>
        </w:tc>
      </w:tr>
      <w:tr w:rsidR="00B97356" w14:paraId="44B116DC" w14:textId="77777777" w:rsidTr="00F36554">
        <w:tc>
          <w:tcPr>
            <w:tcW w:w="2235" w:type="dxa"/>
          </w:tcPr>
          <w:p w14:paraId="48446D0C" w14:textId="77777777" w:rsidR="00B97356" w:rsidRDefault="00B97356" w:rsidP="00F36554">
            <w:r>
              <w:rPr>
                <w:rFonts w:hint="eastAsia"/>
              </w:rPr>
              <w:t>卸货港</w:t>
            </w:r>
          </w:p>
        </w:tc>
        <w:tc>
          <w:tcPr>
            <w:tcW w:w="6287" w:type="dxa"/>
          </w:tcPr>
          <w:p w14:paraId="04183610" w14:textId="77777777" w:rsidR="00B97356" w:rsidRDefault="00B97356" w:rsidP="00F36554">
            <w:r>
              <w:rPr>
                <w:rFonts w:hint="eastAsia"/>
              </w:rPr>
              <w:t>DESTINATIONPORT&lt;</w:t>
            </w:r>
            <w:r>
              <w:rPr>
                <w:rFonts w:hint="eastAsia"/>
              </w:rPr>
              <w:t>装货港</w:t>
            </w:r>
            <w:r>
              <w:rPr>
                <w:rFonts w:hint="eastAsia"/>
              </w:rPr>
              <w:t>&gt;</w:t>
            </w:r>
          </w:p>
          <w:p w14:paraId="2FDEA8FA" w14:textId="77777777" w:rsidR="00B97356" w:rsidRDefault="00B97356" w:rsidP="00F36554">
            <w:r>
              <w:rPr>
                <w:rFonts w:hint="eastAsia"/>
              </w:rPr>
              <w:t>DESTINATION_PORT_NAME&lt;</w:t>
            </w:r>
            <w:r>
              <w:rPr>
                <w:rFonts w:hint="eastAsia"/>
              </w:rPr>
              <w:t>装货港中文名称</w:t>
            </w:r>
            <w:r>
              <w:rPr>
                <w:rFonts w:hint="eastAsia"/>
              </w:rPr>
              <w:t>&gt;</w:t>
            </w:r>
          </w:p>
          <w:p w14:paraId="0C055C42" w14:textId="77777777" w:rsidR="00B97356" w:rsidRDefault="00B97356" w:rsidP="00F36554">
            <w:r>
              <w:rPr>
                <w:rFonts w:hint="eastAsia"/>
              </w:rPr>
              <w:t>DESTINATION_PORT_NAME_EN&lt;</w:t>
            </w:r>
            <w:r>
              <w:rPr>
                <w:rFonts w:hint="eastAsia"/>
              </w:rPr>
              <w:t>装货港英文名称</w:t>
            </w:r>
            <w:r>
              <w:rPr>
                <w:rFonts w:hint="eastAsia"/>
              </w:rPr>
              <w:t>&gt;</w:t>
            </w:r>
          </w:p>
        </w:tc>
      </w:tr>
      <w:tr w:rsidR="00B97356" w14:paraId="0013082B" w14:textId="77777777" w:rsidTr="00F36554">
        <w:tc>
          <w:tcPr>
            <w:tcW w:w="2235" w:type="dxa"/>
          </w:tcPr>
          <w:p w14:paraId="58C6C951" w14:textId="77777777" w:rsidR="00B97356" w:rsidRDefault="00B97356" w:rsidP="00F36554">
            <w:r>
              <w:rPr>
                <w:rFonts w:hint="eastAsia"/>
              </w:rPr>
              <w:t>中转港</w:t>
            </w:r>
          </w:p>
        </w:tc>
        <w:tc>
          <w:tcPr>
            <w:tcW w:w="6287" w:type="dxa"/>
          </w:tcPr>
          <w:p w14:paraId="5D2608A2" w14:textId="77777777" w:rsidR="00B97356" w:rsidRDefault="00B97356" w:rsidP="00F36554">
            <w:r>
              <w:rPr>
                <w:rFonts w:hint="eastAsia"/>
              </w:rPr>
              <w:t>TRANSFER_PORT&lt;</w:t>
            </w:r>
            <w:r>
              <w:rPr>
                <w:rFonts w:hint="eastAsia"/>
              </w:rPr>
              <w:t>中转港</w:t>
            </w:r>
            <w:r>
              <w:rPr>
                <w:rFonts w:hint="eastAsia"/>
              </w:rPr>
              <w:t>&gt;</w:t>
            </w:r>
          </w:p>
          <w:p w14:paraId="17261163" w14:textId="77777777" w:rsidR="00B97356" w:rsidRDefault="00B97356" w:rsidP="00F36554">
            <w:r>
              <w:rPr>
                <w:rFonts w:hint="eastAsia"/>
              </w:rPr>
              <w:t>TRANSPORT_NAME_EN&lt;</w:t>
            </w:r>
            <w:r>
              <w:rPr>
                <w:rFonts w:hint="eastAsia"/>
              </w:rPr>
              <w:t>中转港英文</w:t>
            </w:r>
            <w:r>
              <w:rPr>
                <w:rFonts w:hint="eastAsia"/>
              </w:rPr>
              <w:t>&gt;</w:t>
            </w:r>
          </w:p>
          <w:p w14:paraId="2A75B0F9" w14:textId="77777777" w:rsidR="00B97356" w:rsidRDefault="00B97356" w:rsidP="00F36554">
            <w:r>
              <w:rPr>
                <w:rFonts w:hint="eastAsia"/>
              </w:rPr>
              <w:t>TRANSPORT_NAME_CN&lt;</w:t>
            </w:r>
            <w:r>
              <w:rPr>
                <w:rFonts w:hint="eastAsia"/>
              </w:rPr>
              <w:t>中转港中文</w:t>
            </w:r>
            <w:r>
              <w:rPr>
                <w:rFonts w:hint="eastAsia"/>
              </w:rPr>
              <w:t>&gt;</w:t>
            </w:r>
          </w:p>
        </w:tc>
      </w:tr>
      <w:tr w:rsidR="00B97356" w14:paraId="5AC746C6" w14:textId="77777777" w:rsidTr="00F36554">
        <w:tc>
          <w:tcPr>
            <w:tcW w:w="2235" w:type="dxa"/>
          </w:tcPr>
          <w:p w14:paraId="752D0693" w14:textId="77777777" w:rsidR="00B97356" w:rsidRDefault="00B97356" w:rsidP="00F36554">
            <w:r>
              <w:rPr>
                <w:rFonts w:hint="eastAsia"/>
              </w:rPr>
              <w:t>计划出运日期</w:t>
            </w:r>
          </w:p>
        </w:tc>
        <w:tc>
          <w:tcPr>
            <w:tcW w:w="6287" w:type="dxa"/>
          </w:tcPr>
          <w:p w14:paraId="5B623501" w14:textId="77777777" w:rsidR="00B97356" w:rsidRDefault="00B97356" w:rsidP="00F36554">
            <w:r>
              <w:rPr>
                <w:rFonts w:hint="eastAsia"/>
              </w:rPr>
              <w:t>对应对象</w:t>
            </w:r>
            <w:r w:rsidRPr="00BE0AFD">
              <w:t>FuturePriceEntity</w:t>
            </w:r>
            <w:r>
              <w:rPr>
                <w:rFonts w:hint="eastAsia"/>
              </w:rPr>
              <w:t>.</w:t>
            </w:r>
            <w:r w:rsidRPr="00234212">
              <w:t>futurePricePeriodMuti</w:t>
            </w:r>
            <w:r>
              <w:rPr>
                <w:rFonts w:hint="eastAsia"/>
              </w:rPr>
              <w:t>[0]</w:t>
            </w:r>
          </w:p>
          <w:p w14:paraId="61985BBA" w14:textId="77777777" w:rsidR="00B97356" w:rsidRDefault="00B97356" w:rsidP="00F36554"/>
          <w:p w14:paraId="2D03CBC8" w14:textId="77777777" w:rsidR="00B97356" w:rsidRDefault="00B97356" w:rsidP="00F36554">
            <w:r>
              <w:rPr>
                <w:rFonts w:hint="eastAsia"/>
              </w:rPr>
              <w:lastRenderedPageBreak/>
              <w:t>WEEK_NO&lt;</w:t>
            </w:r>
            <w:r>
              <w:rPr>
                <w:rFonts w:hint="eastAsia"/>
              </w:rPr>
              <w:t>出运周数</w:t>
            </w:r>
            <w:r>
              <w:rPr>
                <w:rFonts w:hint="eastAsia"/>
              </w:rPr>
              <w:t>&gt;</w:t>
            </w:r>
          </w:p>
          <w:p w14:paraId="05AD9000" w14:textId="77777777" w:rsidR="00B97356" w:rsidRDefault="00B97356" w:rsidP="00F36554">
            <w:r>
              <w:rPr>
                <w:rFonts w:hint="eastAsia"/>
              </w:rPr>
              <w:t>WEEK_BEGIN</w:t>
            </w:r>
          </w:p>
          <w:p w14:paraId="6E7A0964" w14:textId="77777777" w:rsidR="00B97356" w:rsidRDefault="00B97356" w:rsidP="00F36554">
            <w:r>
              <w:rPr>
                <w:rFonts w:hint="eastAsia"/>
              </w:rPr>
              <w:t>WEEK_END</w:t>
            </w:r>
          </w:p>
        </w:tc>
      </w:tr>
      <w:tr w:rsidR="00B97356" w14:paraId="20FD82AE" w14:textId="77777777" w:rsidTr="00F36554">
        <w:tc>
          <w:tcPr>
            <w:tcW w:w="2235" w:type="dxa"/>
          </w:tcPr>
          <w:p w14:paraId="29F3071A" w14:textId="77777777" w:rsidR="00B97356" w:rsidRDefault="00B97356" w:rsidP="00F36554">
            <w:r>
              <w:rPr>
                <w:rFonts w:hint="eastAsia"/>
              </w:rPr>
              <w:lastRenderedPageBreak/>
              <w:t>运费条款</w:t>
            </w:r>
          </w:p>
        </w:tc>
        <w:tc>
          <w:tcPr>
            <w:tcW w:w="6287" w:type="dxa"/>
          </w:tcPr>
          <w:p w14:paraId="6B643CDF" w14:textId="77777777" w:rsidR="00B97356" w:rsidRDefault="00B97356" w:rsidP="00F36554">
            <w:r>
              <w:t>RULE_PRICE&lt;</w:t>
            </w:r>
            <w:r>
              <w:t>运费条款代码</w:t>
            </w:r>
            <w:r>
              <w:t>&gt;</w:t>
            </w:r>
          </w:p>
          <w:p w14:paraId="7F801B56" w14:textId="77777777" w:rsidR="00B97356" w:rsidRDefault="00B97356" w:rsidP="00F36554">
            <w:r>
              <w:t>RULE_PRICE_NAME&lt;</w:t>
            </w:r>
            <w:r>
              <w:t>运费条款中文名称</w:t>
            </w:r>
            <w:r>
              <w:t>&gt;</w:t>
            </w:r>
          </w:p>
          <w:p w14:paraId="70A5BAD5" w14:textId="77777777" w:rsidR="00B97356" w:rsidRDefault="00B97356" w:rsidP="00F36554">
            <w:r>
              <w:t>RULE_PRICE_NAME_EN&lt;</w:t>
            </w:r>
            <w:r>
              <w:t>运费条款英文名称</w:t>
            </w:r>
            <w:r>
              <w:t>&gt;</w:t>
            </w:r>
          </w:p>
        </w:tc>
      </w:tr>
      <w:tr w:rsidR="00B97356" w14:paraId="025340F5" w14:textId="77777777" w:rsidTr="00F36554">
        <w:tc>
          <w:tcPr>
            <w:tcW w:w="2235" w:type="dxa"/>
          </w:tcPr>
          <w:p w14:paraId="388B0615" w14:textId="77777777" w:rsidR="00B97356" w:rsidRDefault="00B97356" w:rsidP="00F36554">
            <w:r>
              <w:rPr>
                <w:rFonts w:hint="eastAsia"/>
              </w:rPr>
              <w:t>运</w:t>
            </w:r>
            <w:r>
              <w:rPr>
                <w:rFonts w:hint="eastAsia"/>
              </w:rPr>
              <w:t>\</w:t>
            </w:r>
            <w:r>
              <w:rPr>
                <w:rFonts w:hint="eastAsia"/>
              </w:rPr>
              <w:t>输条款</w:t>
            </w:r>
          </w:p>
        </w:tc>
        <w:tc>
          <w:tcPr>
            <w:tcW w:w="6287" w:type="dxa"/>
          </w:tcPr>
          <w:p w14:paraId="4875284C" w14:textId="77777777" w:rsidR="00B97356" w:rsidRDefault="00B97356" w:rsidP="00F36554">
            <w:r>
              <w:rPr>
                <w:rFonts w:hint="eastAsia"/>
              </w:rPr>
              <w:t>TRANS_TYPE&lt;</w:t>
            </w:r>
            <w:r>
              <w:rPr>
                <w:rFonts w:hint="eastAsia"/>
              </w:rPr>
              <w:t>运输条款代码</w:t>
            </w:r>
            <w:r>
              <w:rPr>
                <w:rFonts w:hint="eastAsia"/>
              </w:rPr>
              <w:t>&gt;</w:t>
            </w:r>
          </w:p>
          <w:p w14:paraId="5197CF30" w14:textId="77777777" w:rsidR="00B97356" w:rsidRDefault="00B97356" w:rsidP="00F36554">
            <w:r>
              <w:rPr>
                <w:rFonts w:hint="eastAsia"/>
              </w:rPr>
              <w:t>TRANS_TYPE_NAME&lt;</w:t>
            </w:r>
            <w:r>
              <w:rPr>
                <w:rFonts w:hint="eastAsia"/>
              </w:rPr>
              <w:t>运输条款中文名称</w:t>
            </w:r>
            <w:r>
              <w:rPr>
                <w:rFonts w:hint="eastAsia"/>
              </w:rPr>
              <w:t>&gt;</w:t>
            </w:r>
          </w:p>
          <w:p w14:paraId="47F44DA3" w14:textId="77777777" w:rsidR="00B97356" w:rsidRDefault="00B97356" w:rsidP="00F36554">
            <w:r>
              <w:rPr>
                <w:rFonts w:hint="eastAsia"/>
              </w:rPr>
              <w:t>TRANS_TYPE_NAME_EN&lt;</w:t>
            </w:r>
            <w:r>
              <w:rPr>
                <w:rFonts w:hint="eastAsia"/>
              </w:rPr>
              <w:t>运输条款英文名称</w:t>
            </w:r>
            <w:r>
              <w:rPr>
                <w:rFonts w:hint="eastAsia"/>
              </w:rPr>
              <w:t>&gt;</w:t>
            </w:r>
          </w:p>
        </w:tc>
      </w:tr>
      <w:tr w:rsidR="00B97356" w14:paraId="06F64550" w14:textId="77777777" w:rsidTr="00F36554">
        <w:tc>
          <w:tcPr>
            <w:tcW w:w="2235" w:type="dxa"/>
          </w:tcPr>
          <w:p w14:paraId="4EEFA935" w14:textId="77777777" w:rsidR="00B97356" w:rsidRDefault="00B97356" w:rsidP="00F36554">
            <w:r>
              <w:rPr>
                <w:rFonts w:hint="eastAsia"/>
              </w:rPr>
              <w:t>提前交割时限</w:t>
            </w:r>
          </w:p>
        </w:tc>
        <w:tc>
          <w:tcPr>
            <w:tcW w:w="6287" w:type="dxa"/>
          </w:tcPr>
          <w:p w14:paraId="5B3B248E" w14:textId="77777777" w:rsidR="00B97356" w:rsidRDefault="00B97356" w:rsidP="00F36554">
            <w:r>
              <w:rPr>
                <w:rFonts w:hint="eastAsia"/>
              </w:rPr>
              <w:t>CROSS_BEFOREDAY&lt;</w:t>
            </w:r>
            <w:r>
              <w:rPr>
                <w:rFonts w:hint="eastAsia"/>
              </w:rPr>
              <w:t>允许交割提前天数</w:t>
            </w:r>
            <w:r>
              <w:rPr>
                <w:rFonts w:hint="eastAsia"/>
              </w:rPr>
              <w:t>&gt;</w:t>
            </w:r>
          </w:p>
        </w:tc>
      </w:tr>
      <w:tr w:rsidR="00B97356" w14:paraId="32C2D9B7" w14:textId="77777777" w:rsidTr="00F36554">
        <w:tc>
          <w:tcPr>
            <w:tcW w:w="2235" w:type="dxa"/>
          </w:tcPr>
          <w:p w14:paraId="30CDCCDB" w14:textId="77777777" w:rsidR="00B97356" w:rsidRDefault="00B97356" w:rsidP="00F36554">
            <w:r>
              <w:rPr>
                <w:rFonts w:hint="eastAsia"/>
              </w:rPr>
              <w:t>延后交割时限</w:t>
            </w:r>
          </w:p>
        </w:tc>
        <w:tc>
          <w:tcPr>
            <w:tcW w:w="6287" w:type="dxa"/>
          </w:tcPr>
          <w:p w14:paraId="6238A946" w14:textId="77777777" w:rsidR="00B97356" w:rsidRDefault="00B97356" w:rsidP="00F36554">
            <w:r>
              <w:rPr>
                <w:rFonts w:hint="eastAsia"/>
              </w:rPr>
              <w:t>CROSS_DELAYDAY&lt;</w:t>
            </w:r>
            <w:r>
              <w:rPr>
                <w:rFonts w:hint="eastAsia"/>
              </w:rPr>
              <w:t>允许交割延后天数</w:t>
            </w:r>
            <w:r>
              <w:rPr>
                <w:rFonts w:hint="eastAsia"/>
              </w:rPr>
              <w:t>&gt;</w:t>
            </w:r>
          </w:p>
        </w:tc>
      </w:tr>
      <w:tr w:rsidR="00B97356" w14:paraId="7016F0C8" w14:textId="77777777" w:rsidTr="00F36554">
        <w:tc>
          <w:tcPr>
            <w:tcW w:w="2235" w:type="dxa"/>
          </w:tcPr>
          <w:p w14:paraId="782721E9" w14:textId="77777777" w:rsidR="00B97356" w:rsidRDefault="00B97356" w:rsidP="00F36554">
            <w:r>
              <w:rPr>
                <w:rFonts w:hint="eastAsia"/>
              </w:rPr>
              <w:t>运价</w:t>
            </w:r>
            <w:r>
              <w:rPr>
                <w:rFonts w:hint="eastAsia"/>
              </w:rPr>
              <w:t>SEQ</w:t>
            </w:r>
          </w:p>
        </w:tc>
        <w:tc>
          <w:tcPr>
            <w:tcW w:w="6287" w:type="dxa"/>
          </w:tcPr>
          <w:p w14:paraId="104CDF15" w14:textId="77777777" w:rsidR="00B97356" w:rsidRDefault="00B97356" w:rsidP="00F36554">
            <w:r>
              <w:rPr>
                <w:rFonts w:hint="eastAsia"/>
              </w:rPr>
              <w:t>FUTURE_PRICE_HEAD_SEQ</w:t>
            </w:r>
          </w:p>
        </w:tc>
      </w:tr>
      <w:tr w:rsidR="00B97356" w14:paraId="1F21D7D6" w14:textId="77777777" w:rsidTr="00F36554">
        <w:tc>
          <w:tcPr>
            <w:tcW w:w="2235" w:type="dxa"/>
          </w:tcPr>
          <w:p w14:paraId="3B2025CA" w14:textId="77777777" w:rsidR="00B97356" w:rsidRDefault="00B97356" w:rsidP="00F36554">
            <w:r>
              <w:rPr>
                <w:rFonts w:hint="eastAsia"/>
              </w:rPr>
              <w:t>运价编号</w:t>
            </w:r>
          </w:p>
        </w:tc>
        <w:tc>
          <w:tcPr>
            <w:tcW w:w="6287" w:type="dxa"/>
          </w:tcPr>
          <w:p w14:paraId="5B56770B" w14:textId="77777777" w:rsidR="00B97356" w:rsidRDefault="00B97356" w:rsidP="00F36554">
            <w:r>
              <w:rPr>
                <w:rFonts w:hint="eastAsia"/>
              </w:rPr>
              <w:t>FUTURE_PRICE_NO&lt;</w:t>
            </w:r>
            <w:r>
              <w:rPr>
                <w:rFonts w:hint="eastAsia"/>
              </w:rPr>
              <w:t>运价编号</w:t>
            </w:r>
            <w:r>
              <w:rPr>
                <w:rFonts w:hint="eastAsia"/>
              </w:rPr>
              <w:t>&gt;</w:t>
            </w:r>
          </w:p>
        </w:tc>
      </w:tr>
      <w:tr w:rsidR="00B97356" w14:paraId="765C5095" w14:textId="77777777" w:rsidTr="00F36554">
        <w:tc>
          <w:tcPr>
            <w:tcW w:w="8522" w:type="dxa"/>
            <w:gridSpan w:val="2"/>
            <w:shd w:val="clear" w:color="auto" w:fill="B3B3B3"/>
          </w:tcPr>
          <w:p w14:paraId="7061E35D" w14:textId="77777777" w:rsidR="00B97356" w:rsidRDefault="00B97356" w:rsidP="00F36554">
            <w:r>
              <w:rPr>
                <w:rFonts w:hint="eastAsia"/>
              </w:rPr>
              <w:t>以下字段是页面录入</w:t>
            </w:r>
            <w:r>
              <w:rPr>
                <w:rFonts w:hint="eastAsia"/>
              </w:rPr>
              <w:t>(*</w:t>
            </w:r>
            <w:r>
              <w:rPr>
                <w:rFonts w:hint="eastAsia"/>
              </w:rPr>
              <w:t>为必填字段</w:t>
            </w:r>
            <w:r>
              <w:rPr>
                <w:rFonts w:hint="eastAsia"/>
              </w:rPr>
              <w:t>)</w:t>
            </w:r>
          </w:p>
        </w:tc>
      </w:tr>
      <w:tr w:rsidR="00B97356" w14:paraId="59DAEAC0" w14:textId="77777777" w:rsidTr="00F36554">
        <w:tc>
          <w:tcPr>
            <w:tcW w:w="2235" w:type="dxa"/>
          </w:tcPr>
          <w:p w14:paraId="4E8C5040" w14:textId="77777777" w:rsidR="00B97356" w:rsidRDefault="00B97356" w:rsidP="00F36554">
            <w:r>
              <w:rPr>
                <w:rFonts w:hint="eastAsia"/>
              </w:rPr>
              <w:t>发货人</w:t>
            </w:r>
            <w:r>
              <w:rPr>
                <w:rFonts w:hint="eastAsia"/>
              </w:rPr>
              <w:t>*</w:t>
            </w:r>
          </w:p>
        </w:tc>
        <w:tc>
          <w:tcPr>
            <w:tcW w:w="6287" w:type="dxa"/>
          </w:tcPr>
          <w:p w14:paraId="77EF8548" w14:textId="77777777" w:rsidR="00B97356" w:rsidRDefault="00B97356" w:rsidP="00F36554">
            <w:r>
              <w:rPr>
                <w:rFonts w:hint="eastAsia"/>
              </w:rPr>
              <w:t>COMP_SEND&lt;</w:t>
            </w:r>
            <w:r>
              <w:rPr>
                <w:rFonts w:hint="eastAsia"/>
              </w:rPr>
              <w:t>托运人</w:t>
            </w:r>
            <w:r>
              <w:rPr>
                <w:rFonts w:hint="eastAsia"/>
              </w:rPr>
              <w:t>&gt;</w:t>
            </w:r>
          </w:p>
          <w:p w14:paraId="3AD919C9" w14:textId="77777777" w:rsidR="00B97356" w:rsidRDefault="00B97356" w:rsidP="00F36554">
            <w:r>
              <w:rPr>
                <w:rFonts w:hint="eastAsia"/>
              </w:rPr>
              <w:t>COMP_SEND_SEQ&lt;</w:t>
            </w:r>
            <w:r>
              <w:rPr>
                <w:rFonts w:hint="eastAsia"/>
              </w:rPr>
              <w:t>托运人</w:t>
            </w:r>
            <w:r>
              <w:rPr>
                <w:rFonts w:hint="eastAsia"/>
              </w:rPr>
              <w:t>SEQ&gt;</w:t>
            </w:r>
          </w:p>
          <w:p w14:paraId="35BF0CF6" w14:textId="77777777" w:rsidR="00B97356" w:rsidRDefault="00B97356" w:rsidP="00F36554">
            <w:r>
              <w:rPr>
                <w:rFonts w:hint="eastAsia"/>
              </w:rPr>
              <w:t>可以从选择器上选择也可以手工录入，参考</w:t>
            </w:r>
            <w:r>
              <w:rPr>
                <w:rFonts w:hint="eastAsia"/>
              </w:rPr>
              <w:t>FAK</w:t>
            </w:r>
            <w:r>
              <w:rPr>
                <w:rFonts w:hint="eastAsia"/>
              </w:rPr>
              <w:t>订舱申请，要检查不每行不能超过</w:t>
            </w:r>
            <w:r>
              <w:rPr>
                <w:rFonts w:hint="eastAsia"/>
              </w:rPr>
              <w:t>35</w:t>
            </w:r>
            <w:r>
              <w:rPr>
                <w:rFonts w:hint="eastAsia"/>
              </w:rPr>
              <w:t>个字符最多</w:t>
            </w:r>
            <w:r>
              <w:rPr>
                <w:rFonts w:hint="eastAsia"/>
              </w:rPr>
              <w:t>6</w:t>
            </w:r>
            <w:r>
              <w:rPr>
                <w:rFonts w:hint="eastAsia"/>
              </w:rPr>
              <w:t>行，如果从选择器带过来的话要记录</w:t>
            </w:r>
            <w:r>
              <w:rPr>
                <w:rFonts w:hint="eastAsia"/>
              </w:rPr>
              <w:t>SEQ</w:t>
            </w:r>
            <w:r>
              <w:rPr>
                <w:rFonts w:hint="eastAsia"/>
              </w:rPr>
              <w:t>，保存时比较发货人的内容是否和选择器带过来一样（即未做任何修改），此时要保存</w:t>
            </w:r>
            <w:r>
              <w:rPr>
                <w:rFonts w:hint="eastAsia"/>
              </w:rPr>
              <w:t>SEQ</w:t>
            </w:r>
            <w:r>
              <w:rPr>
                <w:rFonts w:hint="eastAsia"/>
              </w:rPr>
              <w:t>，否则将</w:t>
            </w:r>
            <w:r>
              <w:rPr>
                <w:rFonts w:hint="eastAsia"/>
              </w:rPr>
              <w:t>SEQ</w:t>
            </w:r>
            <w:r>
              <w:rPr>
                <w:rFonts w:hint="eastAsia"/>
              </w:rPr>
              <w:t>为</w:t>
            </w:r>
            <w:r>
              <w:rPr>
                <w:rFonts w:hint="eastAsia"/>
              </w:rPr>
              <w:t>0</w:t>
            </w:r>
            <w:r>
              <w:rPr>
                <w:rFonts w:hint="eastAsia"/>
              </w:rPr>
              <w:t>存库。</w:t>
            </w:r>
          </w:p>
          <w:p w14:paraId="7D610424" w14:textId="77777777" w:rsidR="00B97356" w:rsidRDefault="00B97356" w:rsidP="00F36554">
            <w:r w:rsidRPr="0011059D">
              <w:rPr>
                <w:rFonts w:hint="eastAsia"/>
                <w:u w:val="single"/>
              </w:rPr>
              <w:t>PS</w:t>
            </w:r>
            <w:r w:rsidRPr="0011059D">
              <w:rPr>
                <w:rFonts w:hint="eastAsia"/>
                <w:u w:val="single"/>
              </w:rPr>
              <w:t>：只能录入英文和数字，赋值给接口时，需要转为大写</w:t>
            </w:r>
          </w:p>
          <w:p w14:paraId="0DE8E3EC" w14:textId="77777777" w:rsidR="00B97356" w:rsidRDefault="00B97356" w:rsidP="00F36554">
            <w:r>
              <w:rPr>
                <w:rFonts w:hint="eastAsia"/>
              </w:rPr>
              <w:t>新增模式，默认加载当前订舱公司的英文名称</w:t>
            </w:r>
          </w:p>
          <w:p w14:paraId="3A7C9E8A" w14:textId="77777777" w:rsidR="00B97356" w:rsidRDefault="00B97356" w:rsidP="00F36554">
            <w:r>
              <w:rPr>
                <w:rFonts w:hint="eastAsia"/>
              </w:rPr>
              <w:t>IOMTUser:</w:t>
            </w:r>
            <w:r>
              <w:t xml:space="preserve"> userCompNameEn</w:t>
            </w:r>
          </w:p>
        </w:tc>
      </w:tr>
      <w:tr w:rsidR="00B97356" w14:paraId="22DDE38D" w14:textId="77777777" w:rsidTr="00F36554">
        <w:tc>
          <w:tcPr>
            <w:tcW w:w="2235" w:type="dxa"/>
          </w:tcPr>
          <w:p w14:paraId="3E6CA0B1" w14:textId="77777777" w:rsidR="00B97356" w:rsidRDefault="00B97356" w:rsidP="00F36554">
            <w:r>
              <w:rPr>
                <w:rFonts w:hint="eastAsia"/>
              </w:rPr>
              <w:t>收货人</w:t>
            </w:r>
          </w:p>
        </w:tc>
        <w:tc>
          <w:tcPr>
            <w:tcW w:w="6287" w:type="dxa"/>
          </w:tcPr>
          <w:p w14:paraId="685D7114" w14:textId="77777777" w:rsidR="00B97356" w:rsidRDefault="00B97356" w:rsidP="00F36554">
            <w:r>
              <w:rPr>
                <w:rFonts w:hint="eastAsia"/>
              </w:rPr>
              <w:t>同上</w:t>
            </w:r>
          </w:p>
          <w:p w14:paraId="63C7F0BE" w14:textId="77777777" w:rsidR="00B97356" w:rsidRDefault="00B97356" w:rsidP="00F36554">
            <w:r>
              <w:rPr>
                <w:rFonts w:hint="eastAsia"/>
              </w:rPr>
              <w:t>COMP_GET&lt;</w:t>
            </w:r>
            <w:r>
              <w:rPr>
                <w:rFonts w:hint="eastAsia"/>
              </w:rPr>
              <w:t>收货人</w:t>
            </w:r>
            <w:r>
              <w:rPr>
                <w:rFonts w:hint="eastAsia"/>
              </w:rPr>
              <w:t>&gt;</w:t>
            </w:r>
          </w:p>
          <w:p w14:paraId="086B991F" w14:textId="77777777" w:rsidR="00B97356" w:rsidRDefault="00B97356" w:rsidP="00F36554">
            <w:r>
              <w:rPr>
                <w:rFonts w:hint="eastAsia"/>
              </w:rPr>
              <w:t>COMP_GET_SEQ&lt;</w:t>
            </w:r>
            <w:r>
              <w:rPr>
                <w:rFonts w:hint="eastAsia"/>
              </w:rPr>
              <w:t>收货人</w:t>
            </w:r>
            <w:r>
              <w:rPr>
                <w:rFonts w:hint="eastAsia"/>
              </w:rPr>
              <w:t>SEQ&gt;</w:t>
            </w:r>
          </w:p>
        </w:tc>
      </w:tr>
      <w:tr w:rsidR="00B97356" w14:paraId="3C8A4DC7" w14:textId="77777777" w:rsidTr="00F36554">
        <w:tc>
          <w:tcPr>
            <w:tcW w:w="2235" w:type="dxa"/>
          </w:tcPr>
          <w:p w14:paraId="356F4EEC" w14:textId="77777777" w:rsidR="00B97356" w:rsidRDefault="00B97356" w:rsidP="00F36554">
            <w:r>
              <w:rPr>
                <w:rFonts w:hint="eastAsia"/>
              </w:rPr>
              <w:t>通知人</w:t>
            </w:r>
          </w:p>
        </w:tc>
        <w:tc>
          <w:tcPr>
            <w:tcW w:w="6287" w:type="dxa"/>
          </w:tcPr>
          <w:p w14:paraId="0A337E24" w14:textId="77777777" w:rsidR="00B97356" w:rsidRPr="003B4732" w:rsidRDefault="00B97356" w:rsidP="00F36554">
            <w:pPr>
              <w:rPr>
                <w:u w:val="single"/>
              </w:rPr>
            </w:pPr>
            <w:r w:rsidRPr="003B4732">
              <w:rPr>
                <w:rFonts w:hint="eastAsia"/>
                <w:u w:val="single"/>
              </w:rPr>
              <w:t>页面加载，调用接口</w:t>
            </w:r>
            <w:r w:rsidRPr="003B4732">
              <w:rPr>
                <w:rFonts w:hint="eastAsia"/>
                <w:u w:val="single"/>
              </w:rPr>
              <w:t>IOMTCustomer.GetOrderDesc&lt;</w:t>
            </w:r>
            <w:r w:rsidRPr="003B4732">
              <w:rPr>
                <w:rFonts w:hint="eastAsia"/>
                <w:u w:val="single"/>
              </w:rPr>
              <w:t>获取提单内容</w:t>
            </w:r>
            <w:r w:rsidRPr="003B4732">
              <w:rPr>
                <w:rFonts w:hint="eastAsia"/>
                <w:u w:val="single"/>
              </w:rPr>
              <w:t>&gt;</w:t>
            </w:r>
            <w:r w:rsidRPr="003B4732">
              <w:rPr>
                <w:rFonts w:hint="eastAsia"/>
                <w:u w:val="single"/>
              </w:rPr>
              <w:t>，赋值后，允许手工编辑；</w:t>
            </w:r>
          </w:p>
          <w:p w14:paraId="747AECB6" w14:textId="77777777" w:rsidR="00B97356" w:rsidRDefault="00B97356" w:rsidP="00F36554">
            <w:r>
              <w:rPr>
                <w:rFonts w:hint="eastAsia"/>
              </w:rPr>
              <w:t>COMP_TRANS&lt;</w:t>
            </w:r>
            <w:r>
              <w:rPr>
                <w:rFonts w:hint="eastAsia"/>
              </w:rPr>
              <w:t>转运人</w:t>
            </w:r>
            <w:r>
              <w:rPr>
                <w:rFonts w:hint="eastAsia"/>
              </w:rPr>
              <w:t>&gt;</w:t>
            </w:r>
          </w:p>
          <w:p w14:paraId="2AD806D1" w14:textId="77777777" w:rsidR="00B97356" w:rsidRDefault="00B97356" w:rsidP="00F36554">
            <w:r>
              <w:rPr>
                <w:rFonts w:hint="eastAsia"/>
              </w:rPr>
              <w:t>COMP_TRANS_SEQ&lt;</w:t>
            </w:r>
            <w:r>
              <w:rPr>
                <w:rFonts w:hint="eastAsia"/>
              </w:rPr>
              <w:t>转运人</w:t>
            </w:r>
            <w:r>
              <w:rPr>
                <w:rFonts w:hint="eastAsia"/>
              </w:rPr>
              <w:t>SEQ&gt;</w:t>
            </w:r>
          </w:p>
        </w:tc>
      </w:tr>
      <w:tr w:rsidR="00B97356" w14:paraId="37DBFBFD" w14:textId="77777777" w:rsidTr="00F36554">
        <w:tc>
          <w:tcPr>
            <w:tcW w:w="2235" w:type="dxa"/>
            <w:vAlign w:val="center"/>
          </w:tcPr>
          <w:p w14:paraId="20D69A92" w14:textId="77777777" w:rsidR="00B97356" w:rsidRDefault="00B97356" w:rsidP="00F36554">
            <w:pPr>
              <w:widowControl w:val="0"/>
              <w:autoSpaceDE w:val="0"/>
              <w:autoSpaceDN w:val="0"/>
              <w:spacing w:before="100"/>
            </w:pPr>
            <w:r>
              <w:rPr>
                <w:lang w:val="zh-CN"/>
              </w:rPr>
              <w:t>订舱人联系地址</w:t>
            </w:r>
            <w:r>
              <w:rPr>
                <w:rFonts w:hint="eastAsia"/>
                <w:lang w:val="zh-CN"/>
              </w:rPr>
              <w:t>*</w:t>
            </w:r>
          </w:p>
        </w:tc>
        <w:tc>
          <w:tcPr>
            <w:tcW w:w="6287" w:type="dxa"/>
            <w:vAlign w:val="center"/>
          </w:tcPr>
          <w:p w14:paraId="63F48D42" w14:textId="77777777" w:rsidR="00B97356" w:rsidRDefault="00B97356" w:rsidP="00F36554">
            <w:r w:rsidRPr="00632908">
              <w:rPr>
                <w:rFonts w:hint="eastAsia"/>
              </w:rPr>
              <w:t>COMP_SEND_ADDR&lt;</w:t>
            </w:r>
            <w:r w:rsidRPr="00632908">
              <w:rPr>
                <w:rFonts w:hint="eastAsia"/>
              </w:rPr>
              <w:t>订舱公司地址</w:t>
            </w:r>
            <w:r w:rsidRPr="00632908">
              <w:rPr>
                <w:rFonts w:hint="eastAsia"/>
              </w:rPr>
              <w:t>&gt;</w:t>
            </w:r>
          </w:p>
        </w:tc>
      </w:tr>
      <w:tr w:rsidR="00B97356" w14:paraId="6420F3AC" w14:textId="77777777" w:rsidTr="00F36554">
        <w:tc>
          <w:tcPr>
            <w:tcW w:w="2235" w:type="dxa"/>
            <w:vAlign w:val="center"/>
          </w:tcPr>
          <w:p w14:paraId="0D5ED8AD" w14:textId="77777777" w:rsidR="00B97356" w:rsidRDefault="00B97356" w:rsidP="00F36554">
            <w:pPr>
              <w:widowControl w:val="0"/>
              <w:autoSpaceDE w:val="0"/>
              <w:autoSpaceDN w:val="0"/>
              <w:spacing w:before="100"/>
              <w:rPr>
                <w:lang w:val="zh-CN"/>
              </w:rPr>
            </w:pPr>
            <w:r>
              <w:rPr>
                <w:rFonts w:hint="eastAsia"/>
                <w:lang w:val="zh-CN"/>
              </w:rPr>
              <w:t>联系人姓名</w:t>
            </w:r>
            <w:r>
              <w:rPr>
                <w:rFonts w:hint="eastAsia"/>
                <w:lang w:val="zh-CN"/>
              </w:rPr>
              <w:t>*</w:t>
            </w:r>
          </w:p>
        </w:tc>
        <w:tc>
          <w:tcPr>
            <w:tcW w:w="6287" w:type="dxa"/>
            <w:vAlign w:val="center"/>
          </w:tcPr>
          <w:p w14:paraId="0AAB2E6E" w14:textId="77777777" w:rsidR="00B97356" w:rsidRDefault="00B97356" w:rsidP="00F36554">
            <w:r>
              <w:rPr>
                <w:rFonts w:hint="eastAsia"/>
              </w:rPr>
              <w:t>LINKER&lt;</w:t>
            </w:r>
            <w:r>
              <w:rPr>
                <w:rFonts w:hint="eastAsia"/>
              </w:rPr>
              <w:t>联系人姓名</w:t>
            </w:r>
            <w:r>
              <w:rPr>
                <w:rFonts w:hint="eastAsia"/>
              </w:rPr>
              <w:t>&gt;</w:t>
            </w:r>
          </w:p>
        </w:tc>
      </w:tr>
      <w:tr w:rsidR="00B97356" w14:paraId="4C04BD50" w14:textId="77777777" w:rsidTr="00F36554">
        <w:tc>
          <w:tcPr>
            <w:tcW w:w="2235" w:type="dxa"/>
            <w:vAlign w:val="center"/>
          </w:tcPr>
          <w:p w14:paraId="5F30F2C9" w14:textId="77777777" w:rsidR="00B97356" w:rsidRDefault="00B97356" w:rsidP="00F36554">
            <w:pPr>
              <w:widowControl w:val="0"/>
              <w:autoSpaceDE w:val="0"/>
              <w:autoSpaceDN w:val="0"/>
              <w:spacing w:before="100"/>
              <w:rPr>
                <w:lang w:val="zh-CN"/>
              </w:rPr>
            </w:pPr>
            <w:r>
              <w:rPr>
                <w:rFonts w:hint="eastAsia"/>
                <w:lang w:val="zh-CN"/>
              </w:rPr>
              <w:t>电子邮箱</w:t>
            </w:r>
            <w:r>
              <w:rPr>
                <w:rFonts w:hint="eastAsia"/>
                <w:lang w:val="zh-CN"/>
              </w:rPr>
              <w:t>*</w:t>
            </w:r>
          </w:p>
        </w:tc>
        <w:tc>
          <w:tcPr>
            <w:tcW w:w="6287" w:type="dxa"/>
            <w:vAlign w:val="center"/>
          </w:tcPr>
          <w:p w14:paraId="73DEF909" w14:textId="77777777" w:rsidR="00B97356" w:rsidRDefault="00B97356" w:rsidP="00F36554">
            <w:r>
              <w:rPr>
                <w:rFonts w:hint="eastAsia"/>
              </w:rPr>
              <w:t>LINKER_EMAIL&lt;</w:t>
            </w:r>
            <w:r>
              <w:rPr>
                <w:rFonts w:hint="eastAsia"/>
              </w:rPr>
              <w:t>电子邮件</w:t>
            </w:r>
            <w:r>
              <w:rPr>
                <w:rFonts w:hint="eastAsia"/>
              </w:rPr>
              <w:t>&gt;</w:t>
            </w:r>
          </w:p>
        </w:tc>
      </w:tr>
      <w:tr w:rsidR="00B97356" w14:paraId="5697E176" w14:textId="77777777" w:rsidTr="00F36554">
        <w:tc>
          <w:tcPr>
            <w:tcW w:w="2235" w:type="dxa"/>
            <w:vAlign w:val="center"/>
          </w:tcPr>
          <w:p w14:paraId="6CDF8764" w14:textId="77777777" w:rsidR="00B97356" w:rsidRDefault="00B97356" w:rsidP="00F36554">
            <w:pPr>
              <w:widowControl w:val="0"/>
              <w:autoSpaceDE w:val="0"/>
              <w:autoSpaceDN w:val="0"/>
              <w:spacing w:before="100"/>
              <w:rPr>
                <w:lang w:val="zh-CN"/>
              </w:rPr>
            </w:pPr>
            <w:r>
              <w:rPr>
                <w:rFonts w:hint="eastAsia"/>
                <w:lang w:val="zh-CN"/>
              </w:rPr>
              <w:t>联系电话</w:t>
            </w:r>
            <w:r>
              <w:rPr>
                <w:rFonts w:hint="eastAsia"/>
                <w:lang w:val="zh-CN"/>
              </w:rPr>
              <w:t>*</w:t>
            </w:r>
          </w:p>
        </w:tc>
        <w:tc>
          <w:tcPr>
            <w:tcW w:w="6287" w:type="dxa"/>
            <w:vAlign w:val="center"/>
          </w:tcPr>
          <w:p w14:paraId="565A05A8" w14:textId="77777777" w:rsidR="00B97356" w:rsidRDefault="00B97356" w:rsidP="00F36554">
            <w:r>
              <w:rPr>
                <w:rFonts w:hint="eastAsia"/>
              </w:rPr>
              <w:t>LINKER_PHONE&lt;</w:t>
            </w:r>
            <w:r>
              <w:rPr>
                <w:rFonts w:hint="eastAsia"/>
              </w:rPr>
              <w:t>电话</w:t>
            </w:r>
            <w:r>
              <w:rPr>
                <w:rFonts w:hint="eastAsia"/>
              </w:rPr>
              <w:t>&gt;</w:t>
            </w:r>
          </w:p>
        </w:tc>
      </w:tr>
      <w:tr w:rsidR="00B97356" w14:paraId="2EBFC4E9" w14:textId="77777777" w:rsidTr="00F36554">
        <w:tc>
          <w:tcPr>
            <w:tcW w:w="2235" w:type="dxa"/>
            <w:vAlign w:val="center"/>
          </w:tcPr>
          <w:p w14:paraId="1BB14722" w14:textId="77777777" w:rsidR="00B97356" w:rsidRDefault="00B97356" w:rsidP="00F36554">
            <w:pPr>
              <w:widowControl w:val="0"/>
              <w:autoSpaceDE w:val="0"/>
              <w:autoSpaceDN w:val="0"/>
              <w:spacing w:before="100"/>
              <w:rPr>
                <w:lang w:val="zh-CN"/>
              </w:rPr>
            </w:pPr>
            <w:r>
              <w:rPr>
                <w:rFonts w:hint="eastAsia"/>
                <w:lang w:val="zh-CN"/>
              </w:rPr>
              <w:t>传真</w:t>
            </w:r>
            <w:r>
              <w:rPr>
                <w:rFonts w:hint="eastAsia"/>
                <w:lang w:val="zh-CN"/>
              </w:rPr>
              <w:t>*</w:t>
            </w:r>
          </w:p>
        </w:tc>
        <w:tc>
          <w:tcPr>
            <w:tcW w:w="6287" w:type="dxa"/>
            <w:vAlign w:val="center"/>
          </w:tcPr>
          <w:p w14:paraId="7B029FF7" w14:textId="77777777" w:rsidR="00B97356" w:rsidRDefault="00B97356" w:rsidP="00F36554">
            <w:r>
              <w:rPr>
                <w:rFonts w:hint="eastAsia"/>
              </w:rPr>
              <w:t>LINKER_FAX&lt;</w:t>
            </w:r>
            <w:r>
              <w:rPr>
                <w:rFonts w:hint="eastAsia"/>
              </w:rPr>
              <w:t>传真</w:t>
            </w:r>
            <w:r>
              <w:rPr>
                <w:rFonts w:hint="eastAsia"/>
              </w:rPr>
              <w:t>&gt;</w:t>
            </w:r>
          </w:p>
        </w:tc>
      </w:tr>
      <w:tr w:rsidR="00B97356" w14:paraId="3DA795CB" w14:textId="77777777" w:rsidTr="00F36554">
        <w:tc>
          <w:tcPr>
            <w:tcW w:w="2235" w:type="dxa"/>
            <w:vAlign w:val="center"/>
          </w:tcPr>
          <w:p w14:paraId="0DF1F3FE" w14:textId="77777777" w:rsidR="00B97356" w:rsidRDefault="00B97356" w:rsidP="00F36554">
            <w:pPr>
              <w:widowControl w:val="0"/>
              <w:autoSpaceDE w:val="0"/>
              <w:autoSpaceDN w:val="0"/>
              <w:spacing w:before="100"/>
              <w:rPr>
                <w:lang w:val="zh-CN"/>
              </w:rPr>
            </w:pPr>
            <w:r>
              <w:rPr>
                <w:rFonts w:hint="eastAsia"/>
                <w:lang w:val="zh-CN"/>
              </w:rPr>
              <w:t>付款地</w:t>
            </w:r>
          </w:p>
        </w:tc>
        <w:tc>
          <w:tcPr>
            <w:tcW w:w="6287" w:type="dxa"/>
            <w:vAlign w:val="center"/>
          </w:tcPr>
          <w:p w14:paraId="162A067B" w14:textId="77777777" w:rsidR="00B97356" w:rsidRDefault="00B97356" w:rsidP="00F36554">
            <w:r>
              <w:rPr>
                <w:rFonts w:hint="eastAsia"/>
              </w:rPr>
              <w:t>PAY_LOCATION&lt;</w:t>
            </w:r>
            <w:r>
              <w:rPr>
                <w:rFonts w:hint="eastAsia"/>
              </w:rPr>
              <w:t>付款地点代码</w:t>
            </w:r>
            <w:r>
              <w:rPr>
                <w:rFonts w:hint="eastAsia"/>
              </w:rPr>
              <w:t>&gt;</w:t>
            </w:r>
          </w:p>
          <w:p w14:paraId="654760CB" w14:textId="77777777" w:rsidR="00B97356" w:rsidRDefault="00B97356" w:rsidP="00F36554">
            <w:r>
              <w:rPr>
                <w:rFonts w:hint="eastAsia"/>
              </w:rPr>
              <w:t>下拉框，调用现有</w:t>
            </w:r>
            <w:r>
              <w:rPr>
                <w:rFonts w:hint="eastAsia"/>
              </w:rPr>
              <w:t>FAK</w:t>
            </w:r>
            <w:r>
              <w:rPr>
                <w:rFonts w:hint="eastAsia"/>
              </w:rPr>
              <w:t>订舱页面的“付款地”数据源</w:t>
            </w:r>
          </w:p>
          <w:p w14:paraId="7E5929DA" w14:textId="77777777" w:rsidR="00B97356" w:rsidRDefault="00B97356" w:rsidP="00F36554">
            <w:r>
              <w:rPr>
                <w:rFonts w:hint="eastAsia"/>
              </w:rPr>
              <w:t>混合（默认）</w:t>
            </w:r>
          </w:p>
        </w:tc>
      </w:tr>
      <w:tr w:rsidR="00B97356" w14:paraId="1B11B616" w14:textId="77777777" w:rsidTr="00F36554">
        <w:tc>
          <w:tcPr>
            <w:tcW w:w="2235" w:type="dxa"/>
            <w:vAlign w:val="center"/>
          </w:tcPr>
          <w:p w14:paraId="612A617D" w14:textId="77777777" w:rsidR="00B97356" w:rsidRDefault="00B97356" w:rsidP="00F36554">
            <w:pPr>
              <w:widowControl w:val="0"/>
              <w:autoSpaceDE w:val="0"/>
              <w:autoSpaceDN w:val="0"/>
              <w:spacing w:before="100"/>
              <w:rPr>
                <w:lang w:val="zh-CN"/>
              </w:rPr>
            </w:pPr>
            <w:r>
              <w:rPr>
                <w:rFonts w:hint="eastAsia"/>
                <w:lang w:val="zh-CN"/>
              </w:rPr>
              <w:t>货物描述</w:t>
            </w:r>
            <w:r>
              <w:rPr>
                <w:rFonts w:hint="eastAsia"/>
                <w:lang w:val="zh-CN"/>
              </w:rPr>
              <w:t>*</w:t>
            </w:r>
          </w:p>
        </w:tc>
        <w:tc>
          <w:tcPr>
            <w:tcW w:w="6287" w:type="dxa"/>
            <w:vAlign w:val="center"/>
          </w:tcPr>
          <w:p w14:paraId="31EAE2F6" w14:textId="77777777" w:rsidR="00B97356" w:rsidRDefault="00B97356" w:rsidP="00F36554">
            <w:r>
              <w:rPr>
                <w:rFonts w:hint="eastAsia"/>
              </w:rPr>
              <w:t>CARGO_DESC&lt;</w:t>
            </w:r>
            <w:r>
              <w:rPr>
                <w:rFonts w:hint="eastAsia"/>
              </w:rPr>
              <w:t>货物描述</w:t>
            </w:r>
            <w:r>
              <w:rPr>
                <w:rFonts w:hint="eastAsia"/>
              </w:rPr>
              <w:t>&gt;</w:t>
            </w:r>
            <w:r>
              <w:rPr>
                <w:rFonts w:hint="eastAsia"/>
              </w:rPr>
              <w:t>，</w:t>
            </w:r>
            <w:r>
              <w:rPr>
                <w:rFonts w:ascii="宋体" w:hAnsi="宋体" w:hint="eastAsia"/>
              </w:rPr>
              <w:t>必须全英文大写，需要报文输出；</w:t>
            </w:r>
            <w:r>
              <w:rPr>
                <w:rFonts w:hint="eastAsia"/>
              </w:rPr>
              <w:t>最长</w:t>
            </w:r>
            <w:r>
              <w:rPr>
                <w:rFonts w:hint="eastAsia"/>
              </w:rPr>
              <w:t>50</w:t>
            </w:r>
            <w:r>
              <w:rPr>
                <w:rFonts w:hint="eastAsia"/>
              </w:rPr>
              <w:t>个字节，中间不允许有换行。</w:t>
            </w:r>
          </w:p>
        </w:tc>
      </w:tr>
      <w:tr w:rsidR="00B97356" w14:paraId="09BD503D" w14:textId="77777777" w:rsidTr="00F36554">
        <w:tc>
          <w:tcPr>
            <w:tcW w:w="2235" w:type="dxa"/>
            <w:vAlign w:val="center"/>
          </w:tcPr>
          <w:p w14:paraId="11831EBF" w14:textId="77777777" w:rsidR="00B97356" w:rsidRDefault="00B97356" w:rsidP="00F36554">
            <w:r>
              <w:rPr>
                <w:rFonts w:hint="eastAsia"/>
              </w:rPr>
              <w:t>订舱备注</w:t>
            </w:r>
          </w:p>
        </w:tc>
        <w:tc>
          <w:tcPr>
            <w:tcW w:w="6287" w:type="dxa"/>
            <w:vAlign w:val="center"/>
          </w:tcPr>
          <w:p w14:paraId="6E3F3411" w14:textId="77777777" w:rsidR="00B97356" w:rsidRDefault="00B97356" w:rsidP="00F36554">
            <w:r>
              <w:rPr>
                <w:rFonts w:hint="eastAsia"/>
              </w:rPr>
              <w:t>ORDER_REMARK&lt;</w:t>
            </w:r>
            <w:r>
              <w:rPr>
                <w:rFonts w:hint="eastAsia"/>
              </w:rPr>
              <w:t>订舱备注</w:t>
            </w:r>
            <w:r>
              <w:rPr>
                <w:rFonts w:hint="eastAsia"/>
              </w:rPr>
              <w:t xml:space="preserve">&gt; </w:t>
            </w:r>
          </w:p>
        </w:tc>
      </w:tr>
      <w:tr w:rsidR="00B97356" w14:paraId="3D15CAAE" w14:textId="77777777" w:rsidTr="00F36554">
        <w:tc>
          <w:tcPr>
            <w:tcW w:w="2235" w:type="dxa"/>
            <w:vAlign w:val="center"/>
          </w:tcPr>
          <w:p w14:paraId="3EBBE28B" w14:textId="77777777" w:rsidR="00B97356" w:rsidRDefault="00B97356" w:rsidP="00F36554">
            <w:r>
              <w:rPr>
                <w:rFonts w:hint="eastAsia"/>
              </w:rPr>
              <w:lastRenderedPageBreak/>
              <w:t>同意</w:t>
            </w:r>
            <w:r>
              <w:rPr>
                <w:rFonts w:hint="eastAsia"/>
              </w:rPr>
              <w:t>[</w:t>
            </w:r>
            <w:r>
              <w:rPr>
                <w:rFonts w:hint="eastAsia"/>
              </w:rPr>
              <w:t>船公司业务办理协议</w:t>
            </w:r>
            <w:r>
              <w:rPr>
                <w:rFonts w:hint="eastAsia"/>
              </w:rPr>
              <w:t>]</w:t>
            </w:r>
          </w:p>
        </w:tc>
        <w:tc>
          <w:tcPr>
            <w:tcW w:w="6287" w:type="dxa"/>
            <w:vAlign w:val="center"/>
          </w:tcPr>
          <w:p w14:paraId="48EEB2AE" w14:textId="77777777" w:rsidR="00B97356" w:rsidRDefault="00B97356" w:rsidP="00F36554">
            <w:r w:rsidRPr="00835C68">
              <w:rPr>
                <w:rFonts w:hint="eastAsia"/>
              </w:rPr>
              <w:t>SIGN_AGREEMENT&lt;</w:t>
            </w:r>
            <w:r w:rsidRPr="00835C68">
              <w:rPr>
                <w:rFonts w:hint="eastAsia"/>
              </w:rPr>
              <w:t>同意协议</w:t>
            </w:r>
            <w:r w:rsidRPr="00835C68">
              <w:rPr>
                <w:rFonts w:hint="eastAsia"/>
              </w:rPr>
              <w:t>&gt;</w:t>
            </w:r>
            <w:r>
              <w:rPr>
                <w:rFonts w:hint="eastAsia"/>
              </w:rPr>
              <w:t xml:space="preserve"> </w:t>
            </w:r>
          </w:p>
          <w:p w14:paraId="0849A24B" w14:textId="77777777" w:rsidR="00B97356" w:rsidRDefault="00B97356" w:rsidP="00F36554">
            <w:r w:rsidRPr="00835C68">
              <w:rPr>
                <w:rFonts w:hint="eastAsia"/>
              </w:rPr>
              <w:t>-1</w:t>
            </w:r>
            <w:r w:rsidRPr="00835C68">
              <w:rPr>
                <w:rFonts w:hint="eastAsia"/>
              </w:rPr>
              <w:t>否</w:t>
            </w:r>
            <w:r w:rsidRPr="00835C68">
              <w:rPr>
                <w:rFonts w:hint="eastAsia"/>
              </w:rPr>
              <w:t xml:space="preserve"> 1</w:t>
            </w:r>
            <w:r w:rsidRPr="00835C68">
              <w:rPr>
                <w:rFonts w:hint="eastAsia"/>
              </w:rPr>
              <w:t>是</w:t>
            </w:r>
          </w:p>
          <w:p w14:paraId="0BE3CC00" w14:textId="77777777" w:rsidR="00B97356" w:rsidRDefault="00B97356" w:rsidP="00F36554">
            <w:r>
              <w:rPr>
                <w:rFonts w:hint="eastAsia"/>
              </w:rPr>
              <w:t>新增模式，默认不勾选</w:t>
            </w:r>
          </w:p>
        </w:tc>
      </w:tr>
      <w:tr w:rsidR="00B97356" w14:paraId="5445FDF1" w14:textId="77777777" w:rsidTr="00F36554">
        <w:tc>
          <w:tcPr>
            <w:tcW w:w="2235" w:type="dxa"/>
            <w:vAlign w:val="center"/>
          </w:tcPr>
          <w:p w14:paraId="080D5546" w14:textId="77777777" w:rsidR="00B97356" w:rsidRDefault="00B97356" w:rsidP="00F36554">
            <w:r>
              <w:rPr>
                <w:rFonts w:hint="eastAsia"/>
              </w:rPr>
              <w:t>隐藏字段保存</w:t>
            </w:r>
          </w:p>
        </w:tc>
        <w:tc>
          <w:tcPr>
            <w:tcW w:w="6287" w:type="dxa"/>
            <w:vAlign w:val="center"/>
          </w:tcPr>
          <w:p w14:paraId="028D0CAA" w14:textId="77777777" w:rsidR="00B97356" w:rsidRDefault="00B97356" w:rsidP="00F36554">
            <w:pPr>
              <w:numPr>
                <w:ilvl w:val="0"/>
                <w:numId w:val="177"/>
              </w:numPr>
            </w:pPr>
            <w:r w:rsidRPr="005C2255">
              <w:rPr>
                <w:rFonts w:hint="eastAsia"/>
              </w:rPr>
              <w:t>PUBLISH_PRICE_SUM&lt;</w:t>
            </w:r>
            <w:r w:rsidRPr="005C2255">
              <w:rPr>
                <w:rFonts w:hint="eastAsia"/>
              </w:rPr>
              <w:t>发布价格概要</w:t>
            </w:r>
            <w:r w:rsidRPr="005C2255">
              <w:rPr>
                <w:rFonts w:hint="eastAsia"/>
              </w:rPr>
              <w:t>&gt;</w:t>
            </w:r>
          </w:p>
          <w:p w14:paraId="782B8C01" w14:textId="77777777" w:rsidR="00B97356" w:rsidRDefault="00B97356" w:rsidP="00F36554">
            <w:pPr>
              <w:numPr>
                <w:ilvl w:val="0"/>
                <w:numId w:val="177"/>
              </w:numPr>
            </w:pPr>
            <w:r w:rsidRPr="00D91685">
              <w:t>FUTURE_PRICE_HEAD_SEQ</w:t>
            </w:r>
          </w:p>
          <w:p w14:paraId="39A6EFB0" w14:textId="77777777" w:rsidR="00B97356" w:rsidRPr="00835C68" w:rsidRDefault="00B97356" w:rsidP="00F36554">
            <w:pPr>
              <w:numPr>
                <w:ilvl w:val="0"/>
                <w:numId w:val="177"/>
              </w:numPr>
            </w:pPr>
            <w:r w:rsidRPr="005800F1">
              <w:rPr>
                <w:rFonts w:hint="eastAsia"/>
              </w:rPr>
              <w:t>FUTURE_PRICE_NO&lt;</w:t>
            </w:r>
            <w:r w:rsidRPr="005800F1">
              <w:rPr>
                <w:rFonts w:hint="eastAsia"/>
              </w:rPr>
              <w:t>运价编号</w:t>
            </w:r>
            <w:r w:rsidRPr="005800F1">
              <w:rPr>
                <w:rFonts w:hint="eastAsia"/>
              </w:rPr>
              <w:t>&gt;</w:t>
            </w:r>
          </w:p>
        </w:tc>
      </w:tr>
      <w:tr w:rsidR="00B97356" w14:paraId="0485EB58" w14:textId="77777777" w:rsidTr="00F36554">
        <w:tc>
          <w:tcPr>
            <w:tcW w:w="8522" w:type="dxa"/>
            <w:gridSpan w:val="2"/>
            <w:shd w:val="clear" w:color="auto" w:fill="B3B3B3"/>
          </w:tcPr>
          <w:p w14:paraId="1C2BD993" w14:textId="77777777" w:rsidR="00B97356" w:rsidRDefault="00B97356" w:rsidP="00F36554">
            <w:r>
              <w:rPr>
                <w:rFonts w:hint="eastAsia"/>
              </w:rPr>
              <w:t>以下字段对应</w:t>
            </w:r>
            <w:r>
              <w:rPr>
                <w:rFonts w:hint="eastAsia"/>
              </w:rPr>
              <w:t>FUTURE_PRESALE_DETAIL&lt;</w:t>
            </w:r>
            <w:r>
              <w:rPr>
                <w:rFonts w:hint="eastAsia"/>
              </w:rPr>
              <w:t>远期预售明细</w:t>
            </w:r>
            <w:r>
              <w:rPr>
                <w:rFonts w:hint="eastAsia"/>
              </w:rPr>
              <w:t>&gt;</w:t>
            </w:r>
          </w:p>
          <w:p w14:paraId="594699C4" w14:textId="77777777" w:rsidR="00B97356" w:rsidRDefault="00B97356" w:rsidP="00F36554">
            <w:r>
              <w:rPr>
                <w:rFonts w:hint="eastAsia"/>
              </w:rPr>
              <w:t>对应对象</w:t>
            </w:r>
            <w:r w:rsidRPr="00BE0AFD">
              <w:t>FuturePriceEntity</w:t>
            </w:r>
            <w:r>
              <w:rPr>
                <w:rFonts w:hint="eastAsia"/>
              </w:rPr>
              <w:t>.</w:t>
            </w:r>
            <w:r w:rsidRPr="00FB757E">
              <w:t>futurePriceDetail</w:t>
            </w:r>
            <w:r>
              <w:rPr>
                <w:rFonts w:hint="eastAsia"/>
              </w:rPr>
              <w:t>（此为</w:t>
            </w:r>
            <w:r>
              <w:rPr>
                <w:rFonts w:hint="eastAsia"/>
              </w:rPr>
              <w:t>List</w:t>
            </w:r>
            <w:r>
              <w:rPr>
                <w:rFonts w:hint="eastAsia"/>
              </w:rPr>
              <w:t>）</w:t>
            </w:r>
          </w:p>
        </w:tc>
      </w:tr>
      <w:tr w:rsidR="00B97356" w14:paraId="10D782ED" w14:textId="77777777" w:rsidTr="00F36554">
        <w:tc>
          <w:tcPr>
            <w:tcW w:w="2235" w:type="dxa"/>
          </w:tcPr>
          <w:p w14:paraId="20A23B1B" w14:textId="77777777" w:rsidR="00B97356" w:rsidRDefault="00B97356" w:rsidP="00F36554">
            <w:r>
              <w:rPr>
                <w:rFonts w:hint="eastAsia"/>
              </w:rPr>
              <w:t>箱型</w:t>
            </w:r>
          </w:p>
        </w:tc>
        <w:tc>
          <w:tcPr>
            <w:tcW w:w="6287" w:type="dxa"/>
          </w:tcPr>
          <w:p w14:paraId="0AC22DC3" w14:textId="77777777" w:rsidR="00B97356" w:rsidRDefault="00B97356" w:rsidP="00F36554">
            <w:r>
              <w:rPr>
                <w:rFonts w:hint="eastAsia"/>
              </w:rPr>
              <w:t>根据远期运价编号</w:t>
            </w:r>
            <w:r>
              <w:rPr>
                <w:rFonts w:hint="eastAsia"/>
              </w:rPr>
              <w:t>,</w:t>
            </w:r>
            <w:r>
              <w:rPr>
                <w:rFonts w:hint="eastAsia"/>
              </w:rPr>
              <w:t>带出所有箱型列表及价格</w:t>
            </w:r>
            <w:r>
              <w:rPr>
                <w:rFonts w:hint="eastAsia"/>
              </w:rPr>
              <w:t>.</w:t>
            </w:r>
          </w:p>
          <w:p w14:paraId="56625918" w14:textId="77777777" w:rsidR="00B97356" w:rsidRDefault="00B97356" w:rsidP="00F36554">
            <w:r>
              <w:rPr>
                <w:rFonts w:hint="eastAsia"/>
              </w:rPr>
              <w:t>CONTA_SIZE&lt;</w:t>
            </w:r>
            <w:r>
              <w:rPr>
                <w:rFonts w:hint="eastAsia"/>
              </w:rPr>
              <w:t>标准箱型</w:t>
            </w:r>
            <w:r>
              <w:rPr>
                <w:rFonts w:hint="eastAsia"/>
              </w:rPr>
              <w:t>&gt;</w:t>
            </w:r>
          </w:p>
          <w:p w14:paraId="1600E3F5" w14:textId="77777777" w:rsidR="00B97356" w:rsidRDefault="00B97356" w:rsidP="00F36554">
            <w:r>
              <w:rPr>
                <w:rFonts w:hint="eastAsia"/>
              </w:rPr>
              <w:t>以下用隐藏字段保存</w:t>
            </w:r>
          </w:p>
          <w:p w14:paraId="3B35F99B" w14:textId="77777777" w:rsidR="00B97356" w:rsidRDefault="00B97356" w:rsidP="00F36554">
            <w:r>
              <w:rPr>
                <w:rFonts w:hint="eastAsia"/>
              </w:rPr>
              <w:t>CONTA_SIZE_OWNER&lt;</w:t>
            </w:r>
            <w:r>
              <w:rPr>
                <w:rFonts w:hint="eastAsia"/>
              </w:rPr>
              <w:t>箱型</w:t>
            </w:r>
            <w:r>
              <w:rPr>
                <w:rFonts w:hint="eastAsia"/>
              </w:rPr>
              <w:t>&gt;</w:t>
            </w:r>
          </w:p>
          <w:p w14:paraId="20B593B7" w14:textId="77777777" w:rsidR="00B97356" w:rsidRDefault="00B97356" w:rsidP="00F36554">
            <w:r>
              <w:rPr>
                <w:rFonts w:hint="eastAsia"/>
              </w:rPr>
              <w:t>CONTA_SIZE_REPORT&lt;</w:t>
            </w:r>
            <w:r>
              <w:rPr>
                <w:rFonts w:hint="eastAsia"/>
              </w:rPr>
              <w:t>统计箱型</w:t>
            </w:r>
            <w:r>
              <w:rPr>
                <w:rFonts w:hint="eastAsia"/>
              </w:rPr>
              <w:t>&gt;</w:t>
            </w:r>
          </w:p>
          <w:p w14:paraId="70F0963D" w14:textId="77777777" w:rsidR="00B97356" w:rsidRDefault="00B97356" w:rsidP="00F36554">
            <w:r>
              <w:rPr>
                <w:rFonts w:hint="eastAsia"/>
              </w:rPr>
              <w:t>CONTA_SZIE_DISP&lt;</w:t>
            </w:r>
            <w:r>
              <w:rPr>
                <w:rFonts w:hint="eastAsia"/>
              </w:rPr>
              <w:t>显示箱型</w:t>
            </w:r>
            <w:r>
              <w:rPr>
                <w:rFonts w:hint="eastAsia"/>
              </w:rPr>
              <w:t>&gt;</w:t>
            </w:r>
          </w:p>
          <w:p w14:paraId="58C09C4B" w14:textId="77777777" w:rsidR="00B97356" w:rsidRDefault="00B97356" w:rsidP="00F36554">
            <w:r>
              <w:rPr>
                <w:rFonts w:hint="eastAsia"/>
              </w:rPr>
              <w:t>CONTA_SIZE_DESC&lt;</w:t>
            </w:r>
            <w:r>
              <w:rPr>
                <w:rFonts w:hint="eastAsia"/>
              </w:rPr>
              <w:t>箱型描述</w:t>
            </w:r>
            <w:r>
              <w:rPr>
                <w:rFonts w:hint="eastAsia"/>
              </w:rPr>
              <w:t>&gt;</w:t>
            </w:r>
          </w:p>
          <w:p w14:paraId="7038C614" w14:textId="77777777" w:rsidR="00B97356" w:rsidRDefault="00B97356" w:rsidP="00F36554"/>
          <w:p w14:paraId="4D13EF7E" w14:textId="77777777" w:rsidR="00B97356" w:rsidRPr="00B10A30" w:rsidRDefault="00B97356" w:rsidP="00F36554">
            <w:pPr>
              <w:rPr>
                <w:u w:val="single"/>
              </w:rPr>
            </w:pPr>
            <w:r w:rsidRPr="00B10A30">
              <w:rPr>
                <w:rFonts w:hint="eastAsia"/>
                <w:u w:val="single"/>
              </w:rPr>
              <w:t>JS</w:t>
            </w:r>
            <w:r w:rsidRPr="00B10A30">
              <w:rPr>
                <w:rFonts w:hint="eastAsia"/>
                <w:u w:val="single"/>
              </w:rPr>
              <w:t>控制，同一个箱型</w:t>
            </w:r>
            <w:r>
              <w:rPr>
                <w:rFonts w:hint="eastAsia"/>
                <w:u w:val="single"/>
              </w:rPr>
              <w:t>不允许</w:t>
            </w:r>
            <w:r w:rsidRPr="00B10A30">
              <w:rPr>
                <w:rFonts w:hint="eastAsia"/>
                <w:u w:val="single"/>
              </w:rPr>
              <w:t>录入到多行记录中</w:t>
            </w:r>
            <w:r>
              <w:rPr>
                <w:rFonts w:hint="eastAsia"/>
                <w:u w:val="single"/>
              </w:rPr>
              <w:t>(</w:t>
            </w:r>
            <w:r>
              <w:rPr>
                <w:rFonts w:hint="eastAsia"/>
                <w:u w:val="single"/>
              </w:rPr>
              <w:t>重要</w:t>
            </w:r>
            <w:r>
              <w:rPr>
                <w:rFonts w:hint="eastAsia"/>
                <w:u w:val="single"/>
              </w:rPr>
              <w:t>)</w:t>
            </w:r>
          </w:p>
        </w:tc>
      </w:tr>
      <w:tr w:rsidR="00B97356" w14:paraId="76B3CD08" w14:textId="77777777" w:rsidTr="00F36554">
        <w:tc>
          <w:tcPr>
            <w:tcW w:w="2235" w:type="dxa"/>
          </w:tcPr>
          <w:p w14:paraId="36C682E2" w14:textId="77777777" w:rsidR="00B97356" w:rsidRDefault="00B97356" w:rsidP="00F36554">
            <w:r>
              <w:rPr>
                <w:rFonts w:hint="eastAsia"/>
              </w:rPr>
              <w:t>数量</w:t>
            </w:r>
          </w:p>
        </w:tc>
        <w:tc>
          <w:tcPr>
            <w:tcW w:w="6287" w:type="dxa"/>
          </w:tcPr>
          <w:p w14:paraId="7897E832" w14:textId="77777777" w:rsidR="00B97356" w:rsidRDefault="00B97356" w:rsidP="00F36554">
            <w:r>
              <w:t>UNIT&lt;</w:t>
            </w:r>
            <w:r>
              <w:t>箱数量</w:t>
            </w:r>
            <w:r>
              <w:t>&gt;</w:t>
            </w:r>
            <w:r>
              <w:rPr>
                <w:rFonts w:hint="eastAsia"/>
              </w:rPr>
              <w:t>，手工录入</w:t>
            </w:r>
          </w:p>
        </w:tc>
      </w:tr>
      <w:tr w:rsidR="00B97356" w14:paraId="0DCE26A3" w14:textId="77777777" w:rsidTr="00F36554">
        <w:tc>
          <w:tcPr>
            <w:tcW w:w="2235" w:type="dxa"/>
          </w:tcPr>
          <w:p w14:paraId="6ACDAA4F" w14:textId="77777777" w:rsidR="00B97356" w:rsidRDefault="00B97356" w:rsidP="00F36554">
            <w:r>
              <w:rPr>
                <w:rFonts w:hint="eastAsia"/>
              </w:rPr>
              <w:t>远期运价</w:t>
            </w:r>
          </w:p>
        </w:tc>
        <w:tc>
          <w:tcPr>
            <w:tcW w:w="6287" w:type="dxa"/>
          </w:tcPr>
          <w:p w14:paraId="6F0B8305" w14:textId="77777777" w:rsidR="00B97356" w:rsidRDefault="00B97356" w:rsidP="00F36554">
            <w:r>
              <w:rPr>
                <w:rFonts w:hint="eastAsia"/>
              </w:rPr>
              <w:t>FINAL_PRICE_TOTAL&lt;</w:t>
            </w:r>
            <w:r>
              <w:rPr>
                <w:rFonts w:hint="eastAsia"/>
              </w:rPr>
              <w:t>最终成交价</w:t>
            </w:r>
            <w:r>
              <w:rPr>
                <w:rFonts w:hint="eastAsia"/>
              </w:rPr>
              <w:t>&gt;</w:t>
            </w:r>
          </w:p>
          <w:p w14:paraId="27AE4D6E" w14:textId="77777777" w:rsidR="00B97356" w:rsidRDefault="00B97356" w:rsidP="00F36554">
            <w:r>
              <w:rPr>
                <w:rFonts w:hint="eastAsia"/>
              </w:rPr>
              <w:t>以下用隐藏字段保存</w:t>
            </w:r>
          </w:p>
          <w:p w14:paraId="64DD3D1D" w14:textId="77777777" w:rsidR="00B97356" w:rsidRDefault="00B97356" w:rsidP="00F36554">
            <w:r>
              <w:rPr>
                <w:rFonts w:hint="eastAsia"/>
              </w:rPr>
              <w:t>PRICE_UNIT&lt;</w:t>
            </w:r>
            <w:r>
              <w:rPr>
                <w:rFonts w:hint="eastAsia"/>
              </w:rPr>
              <w:t>币种</w:t>
            </w:r>
            <w:r>
              <w:rPr>
                <w:rFonts w:hint="eastAsia"/>
              </w:rPr>
              <w:t>&gt;</w:t>
            </w:r>
          </w:p>
          <w:p w14:paraId="167E7EAB" w14:textId="77777777" w:rsidR="00B97356" w:rsidRDefault="00B97356" w:rsidP="00F36554">
            <w:r w:rsidRPr="0038138E">
              <w:t>FUTURE_PRICE_CONTADETAIL_SEQ</w:t>
            </w:r>
          </w:p>
        </w:tc>
      </w:tr>
      <w:tr w:rsidR="00B97356" w14:paraId="222CC6DF" w14:textId="77777777" w:rsidTr="00F36554">
        <w:tc>
          <w:tcPr>
            <w:tcW w:w="2235" w:type="dxa"/>
            <w:shd w:val="clear" w:color="auto" w:fill="BFBFBF"/>
          </w:tcPr>
          <w:p w14:paraId="38ACFDC0" w14:textId="77777777" w:rsidR="00B97356" w:rsidRDefault="00B97356" w:rsidP="00F36554">
            <w:r>
              <w:rPr>
                <w:rFonts w:hint="eastAsia"/>
              </w:rPr>
              <w:t>操作</w:t>
            </w:r>
          </w:p>
        </w:tc>
        <w:tc>
          <w:tcPr>
            <w:tcW w:w="6287" w:type="dxa"/>
            <w:shd w:val="clear" w:color="auto" w:fill="BFBFBF"/>
          </w:tcPr>
          <w:p w14:paraId="5F8F93FA" w14:textId="77777777" w:rsidR="00B97356" w:rsidRDefault="00B97356" w:rsidP="00F36554"/>
        </w:tc>
      </w:tr>
      <w:tr w:rsidR="00B97356" w14:paraId="3DEDBA1A" w14:textId="77777777" w:rsidTr="00F36554">
        <w:tc>
          <w:tcPr>
            <w:tcW w:w="2235" w:type="dxa"/>
          </w:tcPr>
          <w:p w14:paraId="2AD625D1" w14:textId="77777777" w:rsidR="00B97356" w:rsidRDefault="00B97356" w:rsidP="00F36554">
            <w:r>
              <w:rPr>
                <w:rFonts w:hint="eastAsia"/>
              </w:rPr>
              <w:t>页面加载</w:t>
            </w:r>
          </w:p>
        </w:tc>
        <w:tc>
          <w:tcPr>
            <w:tcW w:w="6287" w:type="dxa"/>
          </w:tcPr>
          <w:p w14:paraId="74757D5E" w14:textId="77777777" w:rsidR="00B97356" w:rsidRDefault="00B97356" w:rsidP="00F36554">
            <w:pPr>
              <w:numPr>
                <w:ilvl w:val="0"/>
                <w:numId w:val="177"/>
              </w:numPr>
            </w:pPr>
            <w:r>
              <w:rPr>
                <w:rFonts w:hint="eastAsia"/>
              </w:rPr>
              <w:t>新增模式</w:t>
            </w:r>
          </w:p>
          <w:p w14:paraId="5A577310" w14:textId="77777777" w:rsidR="00B97356" w:rsidRDefault="00B97356" w:rsidP="00F36554">
            <w:r>
              <w:rPr>
                <w:rFonts w:hint="eastAsia"/>
              </w:rPr>
              <w:t>[</w:t>
            </w:r>
            <w:r>
              <w:rPr>
                <w:rFonts w:hint="eastAsia"/>
              </w:rPr>
              <w:t>获取远期运价信息</w:t>
            </w:r>
            <w:r>
              <w:rPr>
                <w:rFonts w:hint="eastAsia"/>
              </w:rPr>
              <w:t>]</w:t>
            </w:r>
          </w:p>
          <w:p w14:paraId="67E606A6" w14:textId="77777777" w:rsidR="00B97356" w:rsidRDefault="00B97356" w:rsidP="00F36554">
            <w:r>
              <w:rPr>
                <w:rFonts w:hint="eastAsia"/>
              </w:rPr>
              <w:t>调用</w:t>
            </w:r>
            <w:r w:rsidRPr="00CA6C94">
              <w:t>PHY.BKONLINE.Facade.FuturePrice</w:t>
            </w:r>
            <w:r>
              <w:rPr>
                <w:rFonts w:hint="eastAsia"/>
              </w:rPr>
              <w:t>.</w:t>
            </w:r>
            <w:r w:rsidRPr="00B62A1E">
              <w:rPr>
                <w:u w:val="single"/>
              </w:rPr>
              <w:t>IOMTFuturePrice</w:t>
            </w:r>
            <w:r>
              <w:rPr>
                <w:rFonts w:hint="eastAsia"/>
              </w:rPr>
              <w:t>：</w:t>
            </w:r>
            <w:r w:rsidRPr="00061890">
              <w:t>QueryByHeadSeq</w:t>
            </w:r>
          </w:p>
          <w:p w14:paraId="7E9A0656" w14:textId="77777777" w:rsidR="00B97356" w:rsidRDefault="00B97356" w:rsidP="00F36554">
            <w:r>
              <w:rPr>
                <w:rFonts w:hint="eastAsia"/>
              </w:rPr>
              <w:t>参数</w:t>
            </w:r>
            <w:r>
              <w:rPr>
                <w:rFonts w:hint="eastAsia"/>
              </w:rPr>
              <w:t xml:space="preserve">HeadSeq = </w:t>
            </w:r>
            <w:r>
              <w:rPr>
                <w:rFonts w:hint="eastAsia"/>
              </w:rPr>
              <w:t>传参远期运价主表</w:t>
            </w:r>
            <w:r>
              <w:rPr>
                <w:rFonts w:hint="eastAsia"/>
              </w:rPr>
              <w:t>SEQ</w:t>
            </w:r>
          </w:p>
          <w:p w14:paraId="75F210FE" w14:textId="77777777" w:rsidR="00B97356" w:rsidRDefault="00B97356" w:rsidP="00F36554">
            <w:r>
              <w:rPr>
                <w:rFonts w:hint="eastAsia"/>
              </w:rPr>
              <w:t>输出参数</w:t>
            </w:r>
            <w:r w:rsidRPr="00BE0AFD">
              <w:t>FuturePriceEntity</w:t>
            </w:r>
            <w:r>
              <w:rPr>
                <w:rFonts w:hint="eastAsia"/>
              </w:rPr>
              <w:t>为远期运价所有表信息</w:t>
            </w:r>
          </w:p>
          <w:p w14:paraId="6282D4EF" w14:textId="77777777" w:rsidR="00B97356" w:rsidRDefault="00B97356" w:rsidP="00F36554">
            <w:r>
              <w:rPr>
                <w:rFonts w:hint="eastAsia"/>
              </w:rPr>
              <w:t>[</w:t>
            </w:r>
            <w:r>
              <w:rPr>
                <w:rFonts w:hint="eastAsia"/>
              </w:rPr>
              <w:t>订舱人信息赋值</w:t>
            </w:r>
            <w:r>
              <w:rPr>
                <w:rFonts w:hint="eastAsia"/>
              </w:rPr>
              <w:t xml:space="preserve">] </w:t>
            </w:r>
            <w:r>
              <w:t>–</w:t>
            </w:r>
            <w:r>
              <w:rPr>
                <w:rFonts w:hint="eastAsia"/>
              </w:rPr>
              <w:t xml:space="preserve"> FAK</w:t>
            </w:r>
            <w:r>
              <w:rPr>
                <w:rFonts w:hint="eastAsia"/>
              </w:rPr>
              <w:t>订舱页面已做</w:t>
            </w:r>
          </w:p>
          <w:p w14:paraId="502FCDFC" w14:textId="77777777" w:rsidR="00B97356" w:rsidRPr="00631540" w:rsidRDefault="00B97356" w:rsidP="00F36554">
            <w:r>
              <w:rPr>
                <w:rFonts w:hint="eastAsia"/>
              </w:rPr>
              <w:t>订舱人联系地址：取当前用户的所属公司的名称</w:t>
            </w:r>
            <w:r>
              <w:t xml:space="preserve">TCOMP </w:t>
            </w:r>
            <w:r>
              <w:rPr>
                <w:rFonts w:hint="eastAsia"/>
              </w:rPr>
              <w:t>.</w:t>
            </w:r>
            <w:r>
              <w:t>COMP_ADDRESS</w:t>
            </w:r>
          </w:p>
          <w:p w14:paraId="54FE0B5F" w14:textId="77777777" w:rsidR="00B97356" w:rsidRDefault="00B97356" w:rsidP="00F36554">
            <w:r>
              <w:rPr>
                <w:rFonts w:hint="eastAsia"/>
              </w:rPr>
              <w:t>联系人姓名：默认取</w:t>
            </w:r>
            <w:r>
              <w:rPr>
                <w:rFonts w:hint="eastAsia"/>
              </w:rPr>
              <w:t>TUSER&lt;</w:t>
            </w:r>
            <w:r>
              <w:rPr>
                <w:rFonts w:hint="eastAsia"/>
              </w:rPr>
              <w:t>用户表</w:t>
            </w:r>
            <w:r>
              <w:rPr>
                <w:rFonts w:hint="eastAsia"/>
              </w:rPr>
              <w:t>&gt;.USER_NAME&lt;</w:t>
            </w:r>
            <w:r>
              <w:rPr>
                <w:rFonts w:hint="eastAsia"/>
              </w:rPr>
              <w:t>用户账户</w:t>
            </w:r>
            <w:r>
              <w:rPr>
                <w:rFonts w:hint="eastAsia"/>
              </w:rPr>
              <w:t>&gt;</w:t>
            </w:r>
          </w:p>
          <w:p w14:paraId="310718A6" w14:textId="77777777" w:rsidR="00B97356" w:rsidRDefault="00B97356" w:rsidP="00F36554">
            <w:r>
              <w:rPr>
                <w:rFonts w:hint="eastAsia"/>
              </w:rPr>
              <w:t>电子邮件：默认取</w:t>
            </w:r>
            <w:r>
              <w:rPr>
                <w:rFonts w:hint="eastAsia"/>
              </w:rPr>
              <w:t>TUSERATTR&lt;</w:t>
            </w:r>
            <w:r>
              <w:rPr>
                <w:rFonts w:hint="eastAsia"/>
              </w:rPr>
              <w:t>用户附件信息表</w:t>
            </w:r>
            <w:r>
              <w:rPr>
                <w:rFonts w:hint="eastAsia"/>
              </w:rPr>
              <w:t>&gt;</w:t>
            </w:r>
            <w:r w:rsidRPr="000B2787">
              <w:rPr>
                <w:rFonts w:hint="eastAsia"/>
              </w:rPr>
              <w:t>EMAIL&lt;</w:t>
            </w:r>
            <w:r w:rsidRPr="000B2787">
              <w:rPr>
                <w:rFonts w:hint="eastAsia"/>
              </w:rPr>
              <w:t>邮箱</w:t>
            </w:r>
            <w:r w:rsidRPr="000B2787">
              <w:rPr>
                <w:rFonts w:hint="eastAsia"/>
              </w:rPr>
              <w:t>&gt;</w:t>
            </w:r>
          </w:p>
          <w:p w14:paraId="784969AC" w14:textId="77777777" w:rsidR="00B97356" w:rsidRDefault="00B97356" w:rsidP="00F36554">
            <w:r>
              <w:rPr>
                <w:rFonts w:hint="eastAsia"/>
              </w:rPr>
              <w:t>联系电话：默认取</w:t>
            </w:r>
            <w:r>
              <w:rPr>
                <w:rFonts w:hint="eastAsia"/>
              </w:rPr>
              <w:t>TUSERATTR&lt;</w:t>
            </w:r>
            <w:r>
              <w:rPr>
                <w:rFonts w:hint="eastAsia"/>
              </w:rPr>
              <w:t>用户附件信息表</w:t>
            </w:r>
            <w:r>
              <w:rPr>
                <w:rFonts w:hint="eastAsia"/>
              </w:rPr>
              <w:t>&gt; TELEPHONE&lt;</w:t>
            </w:r>
            <w:r>
              <w:rPr>
                <w:rFonts w:hint="eastAsia"/>
              </w:rPr>
              <w:t>电话</w:t>
            </w:r>
            <w:r>
              <w:rPr>
                <w:rFonts w:hint="eastAsia"/>
              </w:rPr>
              <w:t>&gt;</w:t>
            </w:r>
          </w:p>
          <w:p w14:paraId="3367F5BA" w14:textId="77777777" w:rsidR="00B97356" w:rsidRDefault="00B97356" w:rsidP="00F36554">
            <w:r>
              <w:rPr>
                <w:rFonts w:hint="eastAsia"/>
              </w:rPr>
              <w:t>传真：默认取</w:t>
            </w:r>
            <w:r>
              <w:rPr>
                <w:rFonts w:hint="eastAsia"/>
              </w:rPr>
              <w:t>TUSERATTR&lt;</w:t>
            </w:r>
            <w:r>
              <w:rPr>
                <w:rFonts w:hint="eastAsia"/>
              </w:rPr>
              <w:t>用户附件信息表</w:t>
            </w:r>
            <w:r>
              <w:rPr>
                <w:rFonts w:hint="eastAsia"/>
              </w:rPr>
              <w:t>&gt; FAX&lt;</w:t>
            </w:r>
            <w:r>
              <w:rPr>
                <w:rFonts w:hint="eastAsia"/>
              </w:rPr>
              <w:t>传真</w:t>
            </w:r>
            <w:r>
              <w:rPr>
                <w:rFonts w:hint="eastAsia"/>
              </w:rPr>
              <w:t>&gt;</w:t>
            </w:r>
          </w:p>
          <w:p w14:paraId="364ABF5B" w14:textId="77777777" w:rsidR="00B97356" w:rsidRPr="00D13FC2" w:rsidRDefault="00B97356" w:rsidP="00F36554">
            <w:r w:rsidRPr="003E39C7">
              <w:t xml:space="preserve">  </w:t>
            </w:r>
            <w:r>
              <w:rPr>
                <w:rFonts w:hint="eastAsia"/>
              </w:rPr>
              <w:t xml:space="preserve">  </w:t>
            </w:r>
          </w:p>
          <w:p w14:paraId="6C9BD747" w14:textId="77777777" w:rsidR="00B97356" w:rsidRDefault="00B97356" w:rsidP="00F36554">
            <w:pPr>
              <w:numPr>
                <w:ilvl w:val="0"/>
                <w:numId w:val="177"/>
              </w:numPr>
            </w:pPr>
            <w:r>
              <w:rPr>
                <w:rFonts w:hint="eastAsia"/>
              </w:rPr>
              <w:t>编辑模式</w:t>
            </w:r>
          </w:p>
          <w:p w14:paraId="319EBB1A" w14:textId="77777777" w:rsidR="00B97356" w:rsidRDefault="00B97356" w:rsidP="00F36554">
            <w:r>
              <w:rPr>
                <w:rFonts w:hint="eastAsia"/>
              </w:rPr>
              <w:t>调用</w:t>
            </w:r>
            <w:r w:rsidRPr="00B62A1E">
              <w:rPr>
                <w:u w:val="single"/>
              </w:rPr>
              <w:t>IOMTFuturePresale</w:t>
            </w:r>
            <w:r>
              <w:rPr>
                <w:rFonts w:hint="eastAsia"/>
              </w:rPr>
              <w:t>：</w:t>
            </w:r>
            <w:r w:rsidRPr="00400296">
              <w:t>QueryByHeadSeq</w:t>
            </w:r>
          </w:p>
          <w:p w14:paraId="317C951C" w14:textId="77777777" w:rsidR="00B97356" w:rsidRDefault="00B97356" w:rsidP="00F36554">
            <w:r>
              <w:rPr>
                <w:rFonts w:hint="eastAsia"/>
              </w:rPr>
              <w:t>参数</w:t>
            </w:r>
            <w:r>
              <w:rPr>
                <w:rFonts w:hint="eastAsia"/>
              </w:rPr>
              <w:t xml:space="preserve"> HeadSeq = </w:t>
            </w:r>
            <w:r>
              <w:rPr>
                <w:rFonts w:hint="eastAsia"/>
              </w:rPr>
              <w:t>当前主表</w:t>
            </w:r>
            <w:r>
              <w:rPr>
                <w:rFonts w:hint="eastAsia"/>
              </w:rPr>
              <w:t>SEQ</w:t>
            </w:r>
          </w:p>
          <w:p w14:paraId="137123A6" w14:textId="77777777" w:rsidR="00B97356" w:rsidRDefault="00B97356" w:rsidP="00F36554"/>
          <w:p w14:paraId="76714DED" w14:textId="77777777" w:rsidR="00B97356" w:rsidRDefault="00B97356" w:rsidP="00F36554">
            <w:pPr>
              <w:numPr>
                <w:ilvl w:val="0"/>
                <w:numId w:val="177"/>
              </w:numPr>
            </w:pPr>
            <w:r>
              <w:rPr>
                <w:rFonts w:hint="eastAsia"/>
              </w:rPr>
              <w:t>不管新增还是编辑，都需要重置</w:t>
            </w:r>
            <w:r>
              <w:rPr>
                <w:rFonts w:hint="eastAsia"/>
              </w:rPr>
              <w:t>[</w:t>
            </w:r>
            <w:r>
              <w:rPr>
                <w:rFonts w:hint="eastAsia"/>
              </w:rPr>
              <w:t>信用等级</w:t>
            </w:r>
            <w:r>
              <w:rPr>
                <w:rFonts w:hint="eastAsia"/>
              </w:rPr>
              <w:t>]</w:t>
            </w:r>
          </w:p>
          <w:p w14:paraId="73C766E5" w14:textId="77777777" w:rsidR="00B97356" w:rsidRDefault="00B97356" w:rsidP="00F36554">
            <w:r>
              <w:rPr>
                <w:rFonts w:hint="eastAsia"/>
              </w:rPr>
              <w:t>[</w:t>
            </w:r>
            <w:r>
              <w:rPr>
                <w:rFonts w:hint="eastAsia"/>
              </w:rPr>
              <w:t>获取信用级别</w:t>
            </w:r>
            <w:r>
              <w:rPr>
                <w:rFonts w:hint="eastAsia"/>
              </w:rPr>
              <w:t>]</w:t>
            </w:r>
          </w:p>
          <w:p w14:paraId="43C34B50" w14:textId="77777777" w:rsidR="00B97356" w:rsidRPr="003E39C7" w:rsidRDefault="00B97356" w:rsidP="00F36554">
            <w:r w:rsidRPr="003E39C7">
              <w:rPr>
                <w:rFonts w:hint="eastAsia"/>
              </w:rPr>
              <w:t>调用</w:t>
            </w:r>
            <w:r w:rsidRPr="003E39C7">
              <w:rPr>
                <w:rFonts w:hint="eastAsia"/>
              </w:rPr>
              <w:t>PHY.BKONLINE.Facade.Customers.IOMTCustomers.GetCustomer</w:t>
            </w:r>
            <w:r w:rsidRPr="003E39C7">
              <w:rPr>
                <w:rFonts w:hint="eastAsia"/>
              </w:rPr>
              <w:t>接口</w:t>
            </w:r>
          </w:p>
          <w:p w14:paraId="362D1A19" w14:textId="77777777" w:rsidR="00B97356" w:rsidRPr="003E39C7" w:rsidRDefault="00B97356" w:rsidP="00F36554">
            <w:r w:rsidRPr="003E39C7">
              <w:rPr>
                <w:rFonts w:hint="eastAsia"/>
              </w:rPr>
              <w:t>参数</w:t>
            </w:r>
            <w:r w:rsidRPr="003E39C7">
              <w:rPr>
                <w:rFonts w:hint="eastAsia"/>
              </w:rPr>
              <w:t xml:space="preserve"> tCompSEQ = </w:t>
            </w:r>
            <w:r>
              <w:rPr>
                <w:rFonts w:hint="eastAsia"/>
              </w:rPr>
              <w:t>当前用户所属公司</w:t>
            </w:r>
            <w:r>
              <w:rPr>
                <w:rFonts w:hint="eastAsia"/>
              </w:rPr>
              <w:t>SEQ</w:t>
            </w:r>
          </w:p>
          <w:p w14:paraId="7B4F0958" w14:textId="77777777" w:rsidR="00B97356" w:rsidRPr="003E39C7" w:rsidRDefault="00B97356" w:rsidP="00F36554">
            <w:r>
              <w:t xml:space="preserve">     </w:t>
            </w:r>
            <w:r w:rsidRPr="003E39C7">
              <w:t xml:space="preserve">ownerSEQ = </w:t>
            </w:r>
            <w:r>
              <w:rPr>
                <w:rFonts w:hint="eastAsia"/>
              </w:rPr>
              <w:t>当前业务所属船公司</w:t>
            </w:r>
            <w:r>
              <w:rPr>
                <w:rFonts w:hint="eastAsia"/>
              </w:rPr>
              <w:t>SEQ</w:t>
            </w:r>
          </w:p>
          <w:p w14:paraId="22267420" w14:textId="77777777" w:rsidR="00B97356" w:rsidRDefault="00B97356" w:rsidP="00F36554">
            <w:r w:rsidRPr="003E39C7">
              <w:rPr>
                <w:rFonts w:hint="eastAsia"/>
              </w:rPr>
              <w:lastRenderedPageBreak/>
              <w:t>输出结果中</w:t>
            </w:r>
            <w:r w:rsidRPr="003E39C7">
              <w:rPr>
                <w:rFonts w:hint="eastAsia"/>
              </w:rPr>
              <w:t>CUSTOMERS.CREDIT_LEVEL&lt;</w:t>
            </w:r>
            <w:r w:rsidRPr="003E39C7">
              <w:rPr>
                <w:rFonts w:hint="eastAsia"/>
              </w:rPr>
              <w:t>信用等级</w:t>
            </w:r>
            <w:r w:rsidRPr="003E39C7">
              <w:rPr>
                <w:rFonts w:hint="eastAsia"/>
              </w:rPr>
              <w:t>&gt; ==</w:t>
            </w:r>
          </w:p>
          <w:p w14:paraId="3841AC8B" w14:textId="77777777" w:rsidR="00B97356" w:rsidRDefault="00B97356" w:rsidP="00F36554">
            <w:r w:rsidRPr="003E39C7">
              <w:rPr>
                <w:rFonts w:hint="eastAsia"/>
              </w:rPr>
              <w:t xml:space="preserve"> NULL?NULL:CUSTOMERS.CREDIT_LEVEL&lt;</w:t>
            </w:r>
            <w:r w:rsidRPr="003E39C7">
              <w:rPr>
                <w:rFonts w:hint="eastAsia"/>
              </w:rPr>
              <w:t>信用等级</w:t>
            </w:r>
            <w:r w:rsidRPr="003E39C7">
              <w:rPr>
                <w:rFonts w:hint="eastAsia"/>
              </w:rPr>
              <w:t>&gt;</w:t>
            </w:r>
            <w:r>
              <w:rPr>
                <w:rFonts w:hint="eastAsia"/>
              </w:rPr>
              <w:t>(</w:t>
            </w:r>
            <w:r>
              <w:rPr>
                <w:rFonts w:hint="eastAsia"/>
              </w:rPr>
              <w:t>隐藏字段保留，用于保存时赋值</w:t>
            </w:r>
            <w:r>
              <w:rPr>
                <w:rFonts w:hint="eastAsia"/>
              </w:rPr>
              <w:t>)</w:t>
            </w:r>
          </w:p>
          <w:p w14:paraId="4A851DD2" w14:textId="77777777" w:rsidR="00B97356" w:rsidRDefault="00B97356" w:rsidP="00F36554"/>
          <w:p w14:paraId="6FD5EC82" w14:textId="77777777" w:rsidR="00B97356" w:rsidRDefault="00B97356" w:rsidP="00F36554">
            <w:pPr>
              <w:numPr>
                <w:ilvl w:val="0"/>
                <w:numId w:val="177"/>
              </w:numPr>
            </w:pPr>
            <w:r>
              <w:rPr>
                <w:rFonts w:hint="eastAsia"/>
              </w:rPr>
              <w:t>复制模式</w:t>
            </w:r>
          </w:p>
          <w:p w14:paraId="7CDF34A7" w14:textId="77777777" w:rsidR="00B97356" w:rsidRDefault="00B97356" w:rsidP="00F36554">
            <w:r>
              <w:rPr>
                <w:rFonts w:hint="eastAsia"/>
              </w:rPr>
              <w:t>调用</w:t>
            </w:r>
            <w:r w:rsidRPr="00B62A1E">
              <w:rPr>
                <w:u w:val="single"/>
              </w:rPr>
              <w:t>IOMTFuturePresale</w:t>
            </w:r>
            <w:r>
              <w:rPr>
                <w:rFonts w:hint="eastAsia"/>
              </w:rPr>
              <w:t>：</w:t>
            </w:r>
            <w:r w:rsidRPr="00BA4C30">
              <w:t>Clone</w:t>
            </w:r>
          </w:p>
          <w:p w14:paraId="19F3ED92" w14:textId="77777777" w:rsidR="00B97356" w:rsidRDefault="00B97356" w:rsidP="00F36554">
            <w:r>
              <w:rPr>
                <w:rFonts w:hint="eastAsia"/>
              </w:rPr>
              <w:t>参数</w:t>
            </w:r>
            <w:r>
              <w:rPr>
                <w:rFonts w:hint="eastAsia"/>
              </w:rPr>
              <w:t xml:space="preserve">HeadSeq = </w:t>
            </w:r>
            <w:r>
              <w:rPr>
                <w:rFonts w:hint="eastAsia"/>
              </w:rPr>
              <w:t>页面传递参数</w:t>
            </w:r>
            <w:r>
              <w:rPr>
                <w:rFonts w:hint="eastAsia"/>
              </w:rPr>
              <w:t>HeadSeq</w:t>
            </w:r>
          </w:p>
        </w:tc>
      </w:tr>
      <w:tr w:rsidR="00B97356" w14:paraId="1941613F" w14:textId="77777777" w:rsidTr="00F36554">
        <w:tc>
          <w:tcPr>
            <w:tcW w:w="2235" w:type="dxa"/>
          </w:tcPr>
          <w:p w14:paraId="64095CE5" w14:textId="77777777" w:rsidR="00B97356" w:rsidRDefault="00B97356" w:rsidP="00F36554">
            <w:r>
              <w:rPr>
                <w:rFonts w:hint="eastAsia"/>
              </w:rPr>
              <w:lastRenderedPageBreak/>
              <w:t>选择“箱型”</w:t>
            </w:r>
          </w:p>
        </w:tc>
        <w:tc>
          <w:tcPr>
            <w:tcW w:w="6287" w:type="dxa"/>
          </w:tcPr>
          <w:p w14:paraId="563DBB25" w14:textId="77777777" w:rsidR="00B97356" w:rsidRDefault="00B97356" w:rsidP="00F36554">
            <w:r>
              <w:rPr>
                <w:rFonts w:hint="eastAsia"/>
              </w:rPr>
              <w:t>JS</w:t>
            </w:r>
            <w:r>
              <w:rPr>
                <w:rFonts w:hint="eastAsia"/>
              </w:rPr>
              <w:t>刷新当行箱型的“远期运价”</w:t>
            </w:r>
          </w:p>
        </w:tc>
      </w:tr>
      <w:tr w:rsidR="00B97356" w14:paraId="7D99AE5A" w14:textId="77777777" w:rsidTr="00F36554">
        <w:tc>
          <w:tcPr>
            <w:tcW w:w="2235" w:type="dxa"/>
          </w:tcPr>
          <w:p w14:paraId="7C3C6974" w14:textId="77777777" w:rsidR="00B97356" w:rsidRDefault="00B97356" w:rsidP="00F36554">
            <w:r>
              <w:rPr>
                <w:rFonts w:hint="eastAsia"/>
              </w:rPr>
              <w:t>暂存</w:t>
            </w:r>
          </w:p>
        </w:tc>
        <w:tc>
          <w:tcPr>
            <w:tcW w:w="6287" w:type="dxa"/>
          </w:tcPr>
          <w:p w14:paraId="34A6707E" w14:textId="77777777" w:rsidR="00B97356" w:rsidRDefault="00B97356" w:rsidP="00F36554">
            <w:pPr>
              <w:numPr>
                <w:ilvl w:val="0"/>
                <w:numId w:val="177"/>
              </w:numPr>
            </w:pPr>
            <w:r>
              <w:rPr>
                <w:rFonts w:hint="eastAsia"/>
              </w:rPr>
              <w:t>必填字段校验</w:t>
            </w:r>
          </w:p>
          <w:p w14:paraId="7036543B" w14:textId="77777777" w:rsidR="00B97356" w:rsidRDefault="00B97356" w:rsidP="00F36554">
            <w:pPr>
              <w:numPr>
                <w:ilvl w:val="0"/>
                <w:numId w:val="177"/>
              </w:numPr>
            </w:pPr>
            <w:r>
              <w:rPr>
                <w:rFonts w:hint="eastAsia"/>
              </w:rPr>
              <w:t>发货人、收货人、通知人录入有效性校验</w:t>
            </w:r>
          </w:p>
          <w:p w14:paraId="6F4A600E" w14:textId="77777777" w:rsidR="00B97356" w:rsidRDefault="00B97356" w:rsidP="00F36554">
            <w:pPr>
              <w:numPr>
                <w:ilvl w:val="0"/>
                <w:numId w:val="177"/>
              </w:numPr>
            </w:pPr>
            <w:r w:rsidRPr="00F00070">
              <w:rPr>
                <w:rFonts w:hint="eastAsia"/>
              </w:rPr>
              <w:t>SIGN_AGREEMENT&lt;</w:t>
            </w:r>
            <w:r w:rsidRPr="00F00070">
              <w:rPr>
                <w:rFonts w:hint="eastAsia"/>
              </w:rPr>
              <w:t>同意协议</w:t>
            </w:r>
            <w:r w:rsidRPr="00F00070">
              <w:rPr>
                <w:rFonts w:hint="eastAsia"/>
              </w:rPr>
              <w:t>&gt;</w:t>
            </w:r>
            <w:r>
              <w:rPr>
                <w:rFonts w:hint="eastAsia"/>
              </w:rPr>
              <w:t>必须勾选，否则弹出提示信息</w:t>
            </w:r>
          </w:p>
          <w:p w14:paraId="1353E669" w14:textId="77777777" w:rsidR="00B97356" w:rsidRDefault="00B97356" w:rsidP="00F36554">
            <w:pPr>
              <w:ind w:left="360"/>
            </w:pPr>
            <w:r>
              <w:rPr>
                <w:rFonts w:hint="eastAsia"/>
              </w:rPr>
              <w:t>“</w:t>
            </w:r>
            <w:r>
              <w:rPr>
                <w:rFonts w:hint="eastAsia"/>
              </w:rPr>
              <w:t>BKM100609|</w:t>
            </w:r>
            <w:r w:rsidRPr="00D1533C">
              <w:rPr>
                <w:rFonts w:hint="eastAsia"/>
              </w:rPr>
              <w:t>操作失败，原因：请先阅读《船公司业务协议》，并同意，才能申请远期订舱！</w:t>
            </w:r>
            <w:r>
              <w:rPr>
                <w:rFonts w:hint="eastAsia"/>
              </w:rPr>
              <w:t>”</w:t>
            </w:r>
          </w:p>
          <w:p w14:paraId="14BAFE39" w14:textId="77777777" w:rsidR="00B97356" w:rsidRDefault="00B97356" w:rsidP="00F36554">
            <w:pPr>
              <w:ind w:left="360"/>
            </w:pPr>
          </w:p>
          <w:p w14:paraId="64B78D66" w14:textId="77777777" w:rsidR="00B97356" w:rsidRDefault="00B97356" w:rsidP="00F36554">
            <w:pPr>
              <w:numPr>
                <w:ilvl w:val="0"/>
                <w:numId w:val="177"/>
              </w:numPr>
            </w:pPr>
            <w:r>
              <w:rPr>
                <w:rFonts w:hint="eastAsia"/>
              </w:rPr>
              <w:t>调用接口</w:t>
            </w:r>
            <w:r w:rsidRPr="00AF757E">
              <w:t>IOMTFuturePresale</w:t>
            </w:r>
            <w:r>
              <w:rPr>
                <w:rFonts w:hint="eastAsia"/>
              </w:rPr>
              <w:t>.</w:t>
            </w:r>
            <w:r w:rsidRPr="006B625F">
              <w:t>Save</w:t>
            </w:r>
          </w:p>
          <w:p w14:paraId="70B860D6" w14:textId="77777777" w:rsidR="00B97356" w:rsidRDefault="00B97356" w:rsidP="00F36554">
            <w:pPr>
              <w:ind w:left="360"/>
            </w:pPr>
            <w:r>
              <w:rPr>
                <w:rFonts w:hint="eastAsia"/>
              </w:rPr>
              <w:t>参数赋值：</w:t>
            </w:r>
          </w:p>
          <w:p w14:paraId="6C67E953" w14:textId="77777777" w:rsidR="00B97356" w:rsidRDefault="00B97356" w:rsidP="00F36554">
            <w:pPr>
              <w:ind w:left="360"/>
            </w:pPr>
            <w:r>
              <w:t>P</w:t>
            </w:r>
            <w:r>
              <w:rPr>
                <w:rFonts w:hint="eastAsia"/>
              </w:rPr>
              <w:t>arm.</w:t>
            </w:r>
            <w:r w:rsidRPr="009E7693">
              <w:t>FuturePresaleModel</w:t>
            </w:r>
            <w:r>
              <w:rPr>
                <w:rFonts w:hint="eastAsia"/>
              </w:rPr>
              <w:t>，根据页面对应字段进行赋值（页面能看到的都需要保存）</w:t>
            </w:r>
          </w:p>
          <w:p w14:paraId="696F1175" w14:textId="77777777" w:rsidR="00B97356" w:rsidRPr="00A54796" w:rsidRDefault="00B97356" w:rsidP="00F36554">
            <w:pPr>
              <w:ind w:left="360"/>
              <w:rPr>
                <w:u w:val="single"/>
              </w:rPr>
            </w:pPr>
            <w:r>
              <w:rPr>
                <w:rFonts w:hint="eastAsia"/>
                <w:u w:val="single"/>
              </w:rPr>
              <w:t>箱型，要进行统计（同一箱型的，页面保存为</w:t>
            </w:r>
            <w:r w:rsidRPr="00A54796">
              <w:rPr>
                <w:rFonts w:hint="eastAsia"/>
                <w:u w:val="single"/>
              </w:rPr>
              <w:t>一条箱型明细）</w:t>
            </w:r>
          </w:p>
          <w:p w14:paraId="64FD9C87" w14:textId="77777777" w:rsidR="00B97356" w:rsidRDefault="00B97356" w:rsidP="00F36554">
            <w:r>
              <w:rPr>
                <w:rFonts w:hint="eastAsia"/>
              </w:rPr>
              <w:t>新增模式：</w:t>
            </w:r>
          </w:p>
          <w:p w14:paraId="706ADDE0" w14:textId="77777777" w:rsidR="00B97356" w:rsidRDefault="00B97356" w:rsidP="00F36554">
            <w:r w:rsidRPr="0029713F">
              <w:rPr>
                <w:rFonts w:hint="eastAsia"/>
              </w:rPr>
              <w:t>LAST_CHANGE_SEQ&lt;</w:t>
            </w:r>
            <w:r w:rsidRPr="0029713F">
              <w:rPr>
                <w:rFonts w:hint="eastAsia"/>
              </w:rPr>
              <w:t>最近改期的</w:t>
            </w:r>
            <w:r w:rsidRPr="0029713F">
              <w:rPr>
                <w:rFonts w:hint="eastAsia"/>
              </w:rPr>
              <w:t>SEQ&gt;</w:t>
            </w:r>
            <w:r>
              <w:rPr>
                <w:rFonts w:hint="eastAsia"/>
              </w:rPr>
              <w:t>=0</w:t>
            </w:r>
          </w:p>
          <w:p w14:paraId="4ECEDDB9" w14:textId="77777777" w:rsidR="00B97356" w:rsidRDefault="00B97356" w:rsidP="00F36554">
            <w:r>
              <w:rPr>
                <w:rFonts w:hint="eastAsia"/>
              </w:rPr>
              <w:t>不管新增还是编辑，都需要重置如下内容：</w:t>
            </w:r>
          </w:p>
          <w:p w14:paraId="711CEC14" w14:textId="77777777" w:rsidR="00B97356" w:rsidRDefault="00B97356" w:rsidP="00F36554">
            <w:r w:rsidRPr="00F00070">
              <w:rPr>
                <w:rFonts w:hint="eastAsia"/>
              </w:rPr>
              <w:t>CONTA_SIZE_SUM&lt;</w:t>
            </w:r>
            <w:r w:rsidRPr="00F00070">
              <w:rPr>
                <w:rFonts w:hint="eastAsia"/>
              </w:rPr>
              <w:t>订单箱量汇总</w:t>
            </w:r>
            <w:r w:rsidRPr="00F00070">
              <w:rPr>
                <w:rFonts w:hint="eastAsia"/>
              </w:rPr>
              <w:t>&gt;</w:t>
            </w:r>
            <w:r>
              <w:rPr>
                <w:rFonts w:hint="eastAsia"/>
              </w:rPr>
              <w:t>=</w:t>
            </w:r>
            <w:r>
              <w:rPr>
                <w:rFonts w:hint="eastAsia"/>
              </w:rPr>
              <w:t>箱型</w:t>
            </w:r>
            <w:r>
              <w:rPr>
                <w:rFonts w:hint="eastAsia"/>
              </w:rPr>
              <w:t>1x</w:t>
            </w:r>
            <w:r>
              <w:rPr>
                <w:rFonts w:hint="eastAsia"/>
              </w:rPr>
              <w:t>数量；箱型</w:t>
            </w:r>
            <w:r>
              <w:rPr>
                <w:rFonts w:hint="eastAsia"/>
              </w:rPr>
              <w:t>2x</w:t>
            </w:r>
            <w:r>
              <w:rPr>
                <w:rFonts w:hint="eastAsia"/>
              </w:rPr>
              <w:t>数量；</w:t>
            </w:r>
            <w:r>
              <w:rPr>
                <w:rFonts w:hint="eastAsia"/>
              </w:rPr>
              <w:t>...</w:t>
            </w:r>
          </w:p>
        </w:tc>
      </w:tr>
      <w:tr w:rsidR="00B97356" w14:paraId="5696D3FB" w14:textId="77777777" w:rsidTr="00F36554">
        <w:tc>
          <w:tcPr>
            <w:tcW w:w="2235" w:type="dxa"/>
          </w:tcPr>
          <w:p w14:paraId="0BC2B2E7" w14:textId="77777777" w:rsidR="00B97356" w:rsidRDefault="00B97356" w:rsidP="00F36554">
            <w:r>
              <w:rPr>
                <w:rFonts w:hint="eastAsia"/>
              </w:rPr>
              <w:t>发布</w:t>
            </w:r>
          </w:p>
        </w:tc>
        <w:tc>
          <w:tcPr>
            <w:tcW w:w="6287" w:type="dxa"/>
          </w:tcPr>
          <w:p w14:paraId="4755F34D" w14:textId="77777777" w:rsidR="00B97356" w:rsidRDefault="00B97356" w:rsidP="00F36554">
            <w:r>
              <w:rPr>
                <w:rFonts w:hint="eastAsia"/>
              </w:rPr>
              <w:t>STATUS= 0</w:t>
            </w:r>
            <w:r>
              <w:rPr>
                <w:rFonts w:hint="eastAsia"/>
              </w:rPr>
              <w:t>草稿，</w:t>
            </w:r>
            <w:r>
              <w:rPr>
                <w:rFonts w:hint="eastAsia"/>
              </w:rPr>
              <w:t>10</w:t>
            </w:r>
            <w:r>
              <w:rPr>
                <w:rFonts w:hint="eastAsia"/>
              </w:rPr>
              <w:t>已发布时可见。</w:t>
            </w:r>
          </w:p>
          <w:p w14:paraId="4763B155" w14:textId="77777777" w:rsidR="00B97356" w:rsidRDefault="00B97356" w:rsidP="00F36554">
            <w:r>
              <w:rPr>
                <w:rFonts w:hint="eastAsia"/>
              </w:rPr>
              <w:t>调用接口</w:t>
            </w:r>
            <w:r>
              <w:rPr>
                <w:rFonts w:hint="eastAsia"/>
              </w:rPr>
              <w:t xml:space="preserve"> </w:t>
            </w:r>
            <w:r>
              <w:t>I</w:t>
            </w:r>
            <w:r>
              <w:rPr>
                <w:rFonts w:hint="eastAsia"/>
              </w:rPr>
              <w:t>OMTFuturePresale</w:t>
            </w:r>
            <w:r>
              <w:rPr>
                <w:rFonts w:hint="eastAsia"/>
              </w:rPr>
              <w:t>：</w:t>
            </w:r>
            <w:r w:rsidRPr="00CC7C24">
              <w:t>SaveAndSubmit</w:t>
            </w:r>
            <w:r>
              <w:rPr>
                <w:rFonts w:hint="eastAsia"/>
              </w:rPr>
              <w:t>保存并提交数据，参数赋值与“暂存”一致</w:t>
            </w:r>
          </w:p>
        </w:tc>
      </w:tr>
      <w:tr w:rsidR="00B97356" w14:paraId="0515A3B1" w14:textId="77777777" w:rsidTr="00F36554">
        <w:tc>
          <w:tcPr>
            <w:tcW w:w="2235" w:type="dxa"/>
          </w:tcPr>
          <w:p w14:paraId="734F36AC" w14:textId="77777777" w:rsidR="00B97356" w:rsidRDefault="00B97356" w:rsidP="00F36554">
            <w:r>
              <w:rPr>
                <w:rFonts w:hint="eastAsia"/>
              </w:rPr>
              <w:t>点击“船公司业务办理协议”</w:t>
            </w:r>
          </w:p>
        </w:tc>
        <w:tc>
          <w:tcPr>
            <w:tcW w:w="6287" w:type="dxa"/>
          </w:tcPr>
          <w:p w14:paraId="40F1534E" w14:textId="77777777" w:rsidR="00B97356" w:rsidRDefault="00B97356" w:rsidP="00F36554">
            <w:r>
              <w:rPr>
                <w:rFonts w:hint="eastAsia"/>
              </w:rPr>
              <w:t>弹出静态页面“协议页面”</w:t>
            </w:r>
          </w:p>
        </w:tc>
      </w:tr>
      <w:tr w:rsidR="00B97356" w14:paraId="347374FB" w14:textId="77777777" w:rsidTr="00F36554">
        <w:tc>
          <w:tcPr>
            <w:tcW w:w="2235" w:type="dxa"/>
          </w:tcPr>
          <w:p w14:paraId="2A35744D" w14:textId="77777777" w:rsidR="00B97356" w:rsidRDefault="00B97356" w:rsidP="00F36554">
            <w:r>
              <w:rPr>
                <w:rFonts w:hint="eastAsia"/>
              </w:rPr>
              <w:t>关闭</w:t>
            </w:r>
          </w:p>
        </w:tc>
        <w:tc>
          <w:tcPr>
            <w:tcW w:w="6287" w:type="dxa"/>
          </w:tcPr>
          <w:p w14:paraId="5FBB6DE3" w14:textId="77777777" w:rsidR="00B97356" w:rsidRDefault="00B97356" w:rsidP="00F36554">
            <w:r>
              <w:rPr>
                <w:rFonts w:hint="eastAsia"/>
              </w:rPr>
              <w:t>关闭弹出窗口，重新刷新列表数据</w:t>
            </w:r>
          </w:p>
        </w:tc>
      </w:tr>
    </w:tbl>
    <w:p w14:paraId="4C5BA104" w14:textId="77777777" w:rsidR="00B97356" w:rsidRDefault="00B97356" w:rsidP="00B97356">
      <w:pPr>
        <w:rPr>
          <w:color w:val="FF0000"/>
        </w:rPr>
      </w:pPr>
    </w:p>
    <w:p w14:paraId="723CFC81" w14:textId="77777777" w:rsidR="00B97356" w:rsidRDefault="00B97356" w:rsidP="00B97356">
      <w:pPr>
        <w:pStyle w:val="3"/>
        <w:ind w:right="180"/>
      </w:pPr>
      <w:r>
        <w:rPr>
          <w:rFonts w:hint="eastAsia"/>
        </w:rPr>
        <w:lastRenderedPageBreak/>
        <w:t>协议页面</w:t>
      </w:r>
    </w:p>
    <w:p w14:paraId="28AFC9D7" w14:textId="77777777" w:rsidR="00B97356" w:rsidRDefault="00B97356" w:rsidP="00B97356">
      <w:pPr>
        <w:rPr>
          <w:noProof/>
        </w:rPr>
      </w:pPr>
      <w:r w:rsidRPr="0017222B">
        <w:rPr>
          <w:noProof/>
        </w:rPr>
        <w:drawing>
          <wp:inline distT="0" distB="0" distL="0" distR="0" wp14:anchorId="420788A4" wp14:editId="3611CC34">
            <wp:extent cx="5208905" cy="3597910"/>
            <wp:effectExtent l="0" t="0" r="0" b="254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8905" cy="3597910"/>
                    </a:xfrm>
                    <a:prstGeom prst="rect">
                      <a:avLst/>
                    </a:prstGeom>
                    <a:noFill/>
                    <a:ln>
                      <a:noFill/>
                    </a:ln>
                  </pic:spPr>
                </pic:pic>
              </a:graphicData>
            </a:graphic>
          </wp:inline>
        </w:drawing>
      </w:r>
    </w:p>
    <w:p w14:paraId="7ADF0303" w14:textId="77777777" w:rsidR="00B97356" w:rsidRPr="005548CC" w:rsidRDefault="00B97356" w:rsidP="00B97356">
      <w:r>
        <w:rPr>
          <w:rFonts w:hint="eastAsia"/>
          <w:noProof/>
        </w:rPr>
        <w:t>静态页面，直接</w:t>
      </w:r>
      <w:r>
        <w:rPr>
          <w:rFonts w:hint="eastAsia"/>
          <w:noProof/>
        </w:rPr>
        <w:t>Copy demo</w:t>
      </w:r>
      <w:r>
        <w:rPr>
          <w:rFonts w:hint="eastAsia"/>
          <w:noProof/>
        </w:rPr>
        <w:t>页</w:t>
      </w:r>
    </w:p>
    <w:p w14:paraId="588375FC" w14:textId="77777777" w:rsidR="00B97356" w:rsidRDefault="00B97356" w:rsidP="00B97356">
      <w:pPr>
        <w:pStyle w:val="3"/>
        <w:ind w:right="180"/>
      </w:pPr>
      <w:r>
        <w:rPr>
          <w:rFonts w:hint="eastAsia"/>
        </w:rPr>
        <w:t>详细页面</w:t>
      </w:r>
    </w:p>
    <w:p w14:paraId="465233F7" w14:textId="77777777" w:rsidR="00B97356" w:rsidRDefault="00B97356" w:rsidP="00B97356">
      <w:pPr>
        <w:rPr>
          <w:noProof/>
        </w:rPr>
      </w:pPr>
      <w:r w:rsidRPr="00A96AC8">
        <w:rPr>
          <w:noProof/>
        </w:rPr>
        <w:drawing>
          <wp:inline distT="0" distB="0" distL="0" distR="0" wp14:anchorId="63D3AB73" wp14:editId="4A653C55">
            <wp:extent cx="5480685" cy="3608705"/>
            <wp:effectExtent l="0" t="0" r="571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0685" cy="3608705"/>
                    </a:xfrm>
                    <a:prstGeom prst="rect">
                      <a:avLst/>
                    </a:prstGeom>
                    <a:noFill/>
                    <a:ln>
                      <a:noFill/>
                    </a:ln>
                  </pic:spPr>
                </pic:pic>
              </a:graphicData>
            </a:graphic>
          </wp:inline>
        </w:drawing>
      </w:r>
      <w:r>
        <w:rPr>
          <w:rStyle w:val="ad"/>
        </w:rPr>
        <w:t xml:space="preserve"> </w:t>
      </w:r>
    </w:p>
    <w:p w14:paraId="5AA06864" w14:textId="77777777" w:rsidR="00B97356" w:rsidRDefault="00B97356" w:rsidP="00B97356">
      <w:r>
        <w:rPr>
          <w:rFonts w:hint="eastAsia"/>
        </w:rPr>
        <w:t>页面元素大部分与“申请页面”一致，申请人和审批信息，请参照数据库字段。</w:t>
      </w:r>
    </w:p>
    <w:p w14:paraId="56D1A01D" w14:textId="77777777" w:rsidR="00B97356" w:rsidRDefault="00B97356" w:rsidP="00B97356">
      <w:r>
        <w:rPr>
          <w:rFonts w:hint="eastAsia"/>
        </w:rPr>
        <w:t>页面元素中（删除，审批人）</w:t>
      </w:r>
    </w:p>
    <w:p w14:paraId="42F865EE" w14:textId="77777777" w:rsidR="00B97356" w:rsidRDefault="00B97356" w:rsidP="00B97356">
      <w:pPr>
        <w:pStyle w:val="3"/>
        <w:ind w:right="180"/>
      </w:pPr>
      <w:r>
        <w:rPr>
          <w:rFonts w:hint="eastAsia"/>
        </w:rPr>
        <w:lastRenderedPageBreak/>
        <w:t>远期交割申请页面</w:t>
      </w:r>
    </w:p>
    <w:p w14:paraId="4E6B3CCB" w14:textId="77777777" w:rsidR="00B97356" w:rsidRDefault="00B97356" w:rsidP="00B97356">
      <w:pPr>
        <w:rPr>
          <w:noProof/>
        </w:rPr>
      </w:pPr>
      <w:r w:rsidRPr="00B319F4">
        <w:rPr>
          <w:noProof/>
        </w:rPr>
        <w:drawing>
          <wp:inline distT="0" distB="0" distL="0" distR="0" wp14:anchorId="28C875C0" wp14:editId="2D5A1DAB">
            <wp:extent cx="5486400" cy="438721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387215"/>
                    </a:xfrm>
                    <a:prstGeom prst="rect">
                      <a:avLst/>
                    </a:prstGeom>
                    <a:noFill/>
                    <a:ln>
                      <a:noFill/>
                    </a:ln>
                  </pic:spPr>
                </pic:pic>
              </a:graphicData>
            </a:graphic>
          </wp:inline>
        </w:drawing>
      </w:r>
    </w:p>
    <w:p w14:paraId="03080FB7" w14:textId="77777777" w:rsidR="00B97356" w:rsidRDefault="00B97356" w:rsidP="00B97356">
      <w:pPr>
        <w:numPr>
          <w:ilvl w:val="0"/>
          <w:numId w:val="179"/>
        </w:numPr>
      </w:pPr>
      <w:r>
        <w:rPr>
          <w:rFonts w:hint="eastAsia"/>
          <w:noProof/>
        </w:rPr>
        <w:t>船名</w:t>
      </w:r>
      <w:r>
        <w:rPr>
          <w:rFonts w:hint="eastAsia"/>
          <w:noProof/>
        </w:rPr>
        <w:t>/</w:t>
      </w:r>
      <w:r>
        <w:rPr>
          <w:rFonts w:hint="eastAsia"/>
          <w:noProof/>
        </w:rPr>
        <w:t>航次，调用“远期交割航线选择器”，同步更新</w:t>
      </w:r>
      <w:r>
        <w:rPr>
          <w:rFonts w:hint="eastAsia"/>
        </w:rPr>
        <w:t>页面的“</w:t>
      </w:r>
      <w:r>
        <w:rPr>
          <w:rFonts w:hint="eastAsia"/>
          <w:noProof/>
        </w:rPr>
        <w:t>截重时间、预计离港时间、预计到港时间”；</w:t>
      </w:r>
    </w:p>
    <w:p w14:paraId="674F9C65" w14:textId="77777777" w:rsidR="00B97356" w:rsidRDefault="00B97356" w:rsidP="00B97356">
      <w:pPr>
        <w:numPr>
          <w:ilvl w:val="0"/>
          <w:numId w:val="179"/>
        </w:numPr>
      </w:pPr>
      <w:r>
        <w:rPr>
          <w:rFonts w:hint="eastAsia"/>
          <w:noProof/>
        </w:rPr>
        <w:t>“收货地”和“交货地”，取对应</w:t>
      </w:r>
      <w:r>
        <w:rPr>
          <w:rFonts w:hint="eastAsia"/>
          <w:noProof/>
        </w:rPr>
        <w:t>FAK</w:t>
      </w:r>
      <w:r>
        <w:rPr>
          <w:rFonts w:hint="eastAsia"/>
          <w:noProof/>
        </w:rPr>
        <w:t>的“收货地”和“交货地”，可能有多个，所以是下拉框；</w:t>
      </w:r>
    </w:p>
    <w:p w14:paraId="742FC261" w14:textId="77777777" w:rsidR="00B97356" w:rsidRDefault="00B97356" w:rsidP="00B97356">
      <w:pPr>
        <w:numPr>
          <w:ilvl w:val="0"/>
          <w:numId w:val="179"/>
        </w:numPr>
      </w:pPr>
      <w:r>
        <w:rPr>
          <w:rFonts w:hint="eastAsia"/>
          <w:noProof/>
        </w:rPr>
        <w:t>箱型列表：</w:t>
      </w:r>
    </w:p>
    <w:p w14:paraId="67410576" w14:textId="77777777" w:rsidR="00B97356" w:rsidRDefault="00B97356" w:rsidP="00B97356">
      <w:pPr>
        <w:ind w:left="360"/>
        <w:rPr>
          <w:noProof/>
        </w:rPr>
      </w:pPr>
      <w:r>
        <w:rPr>
          <w:rFonts w:hint="eastAsia"/>
          <w:noProof/>
        </w:rPr>
        <w:t>增加“预订总量</w:t>
      </w:r>
      <w:r>
        <w:rPr>
          <w:rFonts w:hint="eastAsia"/>
          <w:noProof/>
        </w:rPr>
        <w:t>/</w:t>
      </w:r>
      <w:r>
        <w:rPr>
          <w:rFonts w:hint="eastAsia"/>
          <w:noProof/>
        </w:rPr>
        <w:t>可订数”的统计数据；</w:t>
      </w:r>
    </w:p>
    <w:p w14:paraId="447B7461" w14:textId="77777777" w:rsidR="00B97356" w:rsidRPr="00065763" w:rsidRDefault="00B97356" w:rsidP="00B97356">
      <w:pPr>
        <w:ind w:left="360"/>
      </w:pPr>
      <w:r>
        <w:rPr>
          <w:rFonts w:hint="eastAsia"/>
          <w:noProof/>
        </w:rPr>
        <w:t>箱型来源于“远期预售订舱单”的订舱箱型（不会有重复的箱型，预售已合并）；</w:t>
      </w:r>
    </w:p>
    <w:p w14:paraId="4F2C9863" w14:textId="77777777" w:rsidR="00B97356" w:rsidRDefault="00B97356" w:rsidP="00B97356">
      <w:pPr>
        <w:numPr>
          <w:ilvl w:val="0"/>
          <w:numId w:val="179"/>
        </w:numPr>
      </w:pPr>
      <w:r>
        <w:rPr>
          <w:rFonts w:hint="eastAsia"/>
        </w:rPr>
        <w:t xml:space="preserve">Contract No </w:t>
      </w:r>
      <w:r>
        <w:rPr>
          <w:rFonts w:hint="eastAsia"/>
        </w:rPr>
        <w:t>取远期预售订舱单号；</w:t>
      </w:r>
    </w:p>
    <w:p w14:paraId="7CDEDE0F" w14:textId="77777777" w:rsidR="00B97356" w:rsidRDefault="00B97356" w:rsidP="00B97356"/>
    <w:p w14:paraId="0CF9EC53" w14:textId="77777777" w:rsidR="00B97356" w:rsidRDefault="00B97356" w:rsidP="00B97356">
      <w:r>
        <w:rPr>
          <w:rFonts w:hint="eastAsia"/>
        </w:rPr>
        <w:t>提交逻辑：</w:t>
      </w:r>
    </w:p>
    <w:p w14:paraId="6AEBDDD4" w14:textId="77777777" w:rsidR="00B97356" w:rsidRDefault="00B97356" w:rsidP="00B97356">
      <w:pPr>
        <w:numPr>
          <w:ilvl w:val="0"/>
          <w:numId w:val="179"/>
        </w:numPr>
      </w:pPr>
      <w:r>
        <w:rPr>
          <w:rFonts w:hint="eastAsia"/>
        </w:rPr>
        <w:t>船名</w:t>
      </w:r>
      <w:r>
        <w:rPr>
          <w:rFonts w:hint="eastAsia"/>
        </w:rPr>
        <w:t>/</w:t>
      </w:r>
      <w:r>
        <w:rPr>
          <w:rFonts w:hint="eastAsia"/>
        </w:rPr>
        <w:t>航次的有效性校验；</w:t>
      </w:r>
    </w:p>
    <w:p w14:paraId="75A9F843" w14:textId="77777777" w:rsidR="00B97356" w:rsidRDefault="00B97356" w:rsidP="00B97356">
      <w:pPr>
        <w:numPr>
          <w:ilvl w:val="0"/>
          <w:numId w:val="179"/>
        </w:numPr>
      </w:pPr>
      <w:r>
        <w:rPr>
          <w:rFonts w:hint="eastAsia"/>
        </w:rPr>
        <w:t>收货地和交货地的有效性校验</w:t>
      </w:r>
    </w:p>
    <w:p w14:paraId="14A61210" w14:textId="77777777" w:rsidR="00B97356" w:rsidRDefault="00B97356" w:rsidP="00B97356">
      <w:pPr>
        <w:numPr>
          <w:ilvl w:val="0"/>
          <w:numId w:val="179"/>
        </w:numPr>
      </w:pPr>
      <w:r>
        <w:rPr>
          <w:rFonts w:hint="eastAsia"/>
        </w:rPr>
        <w:t>可交割箱数量的校验；</w:t>
      </w:r>
    </w:p>
    <w:p w14:paraId="420F9CB2" w14:textId="77777777" w:rsidR="00B97356" w:rsidRDefault="00B97356" w:rsidP="00B97356">
      <w:pPr>
        <w:numPr>
          <w:ilvl w:val="0"/>
          <w:numId w:val="179"/>
        </w:numPr>
      </w:pPr>
      <w:r>
        <w:rPr>
          <w:rFonts w:hint="eastAsia"/>
        </w:rPr>
        <w:t>校验</w:t>
      </w:r>
      <w:r>
        <w:rPr>
          <w:rFonts w:hint="eastAsia"/>
        </w:rPr>
        <w:t>FAK</w:t>
      </w:r>
      <w:r>
        <w:rPr>
          <w:rFonts w:hint="eastAsia"/>
        </w:rPr>
        <w:t>是否有对应的箱型？如果没有，禁止提交。</w:t>
      </w:r>
    </w:p>
    <w:p w14:paraId="6BFB2AEF" w14:textId="77777777" w:rsidR="00B97356" w:rsidRDefault="00B97356" w:rsidP="00B97356"/>
    <w:p w14:paraId="1DAAFD99" w14:textId="77777777" w:rsidR="00B97356" w:rsidRDefault="00B97356" w:rsidP="00B97356">
      <w:r>
        <w:rPr>
          <w:rFonts w:hint="eastAsia"/>
        </w:rPr>
        <w:t>暂存逻辑：</w:t>
      </w:r>
    </w:p>
    <w:p w14:paraId="43CFAA47" w14:textId="77777777" w:rsidR="00B97356" w:rsidRDefault="00B97356" w:rsidP="00B97356">
      <w:pPr>
        <w:numPr>
          <w:ilvl w:val="0"/>
          <w:numId w:val="179"/>
        </w:numPr>
      </w:pPr>
      <w:r>
        <w:rPr>
          <w:rFonts w:hint="eastAsia"/>
        </w:rPr>
        <w:t>不需要任何业务校验；</w:t>
      </w:r>
    </w:p>
    <w:p w14:paraId="10C43B84" w14:textId="77777777" w:rsidR="00B97356" w:rsidRDefault="00B97356" w:rsidP="00B97356"/>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3"/>
        <w:gridCol w:w="7285"/>
      </w:tblGrid>
      <w:tr w:rsidR="00B97356" w14:paraId="50D9CE9D" w14:textId="77777777" w:rsidTr="00F36554">
        <w:trPr>
          <w:trHeight w:val="247"/>
        </w:trPr>
        <w:tc>
          <w:tcPr>
            <w:tcW w:w="1243" w:type="dxa"/>
            <w:shd w:val="clear" w:color="auto" w:fill="A6A6A6"/>
          </w:tcPr>
          <w:p w14:paraId="532BE2A3" w14:textId="77777777" w:rsidR="00B97356" w:rsidRDefault="00B97356" w:rsidP="00F36554">
            <w:pPr>
              <w:jc w:val="center"/>
              <w:rPr>
                <w:b/>
              </w:rPr>
            </w:pPr>
            <w:r>
              <w:rPr>
                <w:rFonts w:hint="eastAsia"/>
                <w:b/>
              </w:rPr>
              <w:t>页面元素</w:t>
            </w:r>
          </w:p>
        </w:tc>
        <w:tc>
          <w:tcPr>
            <w:tcW w:w="7285" w:type="dxa"/>
            <w:shd w:val="clear" w:color="auto" w:fill="A6A6A6"/>
          </w:tcPr>
          <w:p w14:paraId="55A25D15" w14:textId="77777777" w:rsidR="00B97356" w:rsidRDefault="00B97356" w:rsidP="00F36554">
            <w:pPr>
              <w:jc w:val="center"/>
              <w:rPr>
                <w:b/>
              </w:rPr>
            </w:pPr>
            <w:r>
              <w:rPr>
                <w:rFonts w:hint="eastAsia"/>
                <w:b/>
              </w:rPr>
              <w:t>描述</w:t>
            </w:r>
          </w:p>
        </w:tc>
      </w:tr>
      <w:tr w:rsidR="00B97356" w14:paraId="2CF91DD4" w14:textId="77777777" w:rsidTr="00F36554">
        <w:tc>
          <w:tcPr>
            <w:tcW w:w="1243" w:type="dxa"/>
          </w:tcPr>
          <w:p w14:paraId="4ED82AA9" w14:textId="77777777" w:rsidR="00B97356" w:rsidRDefault="00B97356" w:rsidP="00F36554">
            <w:r>
              <w:rPr>
                <w:rFonts w:hint="eastAsia"/>
              </w:rPr>
              <w:t>*</w:t>
            </w:r>
            <w:r>
              <w:rPr>
                <w:rFonts w:hint="eastAsia"/>
              </w:rPr>
              <w:t>为必填</w:t>
            </w:r>
          </w:p>
        </w:tc>
        <w:tc>
          <w:tcPr>
            <w:tcW w:w="7285" w:type="dxa"/>
          </w:tcPr>
          <w:p w14:paraId="55E97620" w14:textId="77777777" w:rsidR="00B97356" w:rsidRDefault="00B97356" w:rsidP="00F36554">
            <w:r>
              <w:rPr>
                <w:rFonts w:hint="eastAsia"/>
              </w:rPr>
              <w:t>无特别说明，默认标签显示，</w:t>
            </w:r>
          </w:p>
          <w:p w14:paraId="78659691" w14:textId="77777777" w:rsidR="00B97356" w:rsidRDefault="00B97356" w:rsidP="00F36554">
            <w:r>
              <w:rPr>
                <w:rFonts w:hint="eastAsia"/>
              </w:rPr>
              <w:t>新增模式：页面取值于初始化接口返回的</w:t>
            </w:r>
            <w:r w:rsidRPr="008131CE">
              <w:t>FuturePresaleModel</w:t>
            </w:r>
          </w:p>
          <w:p w14:paraId="6C4E3CEC" w14:textId="77777777" w:rsidR="00B97356" w:rsidRDefault="00B97356" w:rsidP="00F36554">
            <w:r w:rsidRPr="008131CE">
              <w:t>FuturePresaleModel</w:t>
            </w:r>
            <w:r>
              <w:rPr>
                <w:rFonts w:hint="eastAsia"/>
              </w:rPr>
              <w:t>.</w:t>
            </w:r>
            <w:r w:rsidRPr="004E6B91">
              <w:t>FuturePresaleData</w:t>
            </w:r>
            <w:r>
              <w:rPr>
                <w:rFonts w:hint="eastAsia"/>
              </w:rPr>
              <w:t>只有一条记录，定义为</w:t>
            </w:r>
            <w:r>
              <w:rPr>
                <w:rFonts w:hint="eastAsia"/>
              </w:rPr>
              <w:t>head</w:t>
            </w:r>
          </w:p>
          <w:p w14:paraId="10841A81" w14:textId="77777777" w:rsidR="00B97356" w:rsidRDefault="00B97356" w:rsidP="00F36554">
            <w:r w:rsidRPr="008131CE">
              <w:lastRenderedPageBreak/>
              <w:t>FuturePresaleModel</w:t>
            </w:r>
            <w:r>
              <w:rPr>
                <w:rFonts w:hint="eastAsia"/>
              </w:rPr>
              <w:t>.</w:t>
            </w:r>
            <w:r w:rsidRPr="0036685A">
              <w:t>FuturePresaleDetail</w:t>
            </w:r>
            <w:r>
              <w:rPr>
                <w:rFonts w:hint="eastAsia"/>
              </w:rPr>
              <w:t xml:space="preserve"> </w:t>
            </w:r>
            <w:r>
              <w:rPr>
                <w:rFonts w:hint="eastAsia"/>
              </w:rPr>
              <w:t>有</w:t>
            </w:r>
            <w:r>
              <w:rPr>
                <w:rFonts w:hint="eastAsia"/>
              </w:rPr>
              <w:t>&gt;=1</w:t>
            </w:r>
            <w:r>
              <w:rPr>
                <w:rFonts w:hint="eastAsia"/>
              </w:rPr>
              <w:t>条记录，定义为</w:t>
            </w:r>
            <w:r>
              <w:rPr>
                <w:rFonts w:hint="eastAsia"/>
              </w:rPr>
              <w:t>detail</w:t>
            </w:r>
          </w:p>
          <w:p w14:paraId="36F98894" w14:textId="77777777" w:rsidR="00B97356" w:rsidRDefault="00B97356" w:rsidP="00F36554">
            <w:r>
              <w:rPr>
                <w:rFonts w:hint="eastAsia"/>
              </w:rPr>
              <w:t>编辑模式：页面取值于初始化接口返回的</w:t>
            </w:r>
            <w:r w:rsidRPr="00177F4B">
              <w:t>OrderData</w:t>
            </w:r>
          </w:p>
          <w:p w14:paraId="1DF954B5" w14:textId="77777777" w:rsidR="00B97356" w:rsidRDefault="00B97356" w:rsidP="00F36554">
            <w:r w:rsidRPr="00177F4B">
              <w:t>OrderData</w:t>
            </w:r>
            <w:r>
              <w:rPr>
                <w:rFonts w:hint="eastAsia"/>
              </w:rPr>
              <w:t>.</w:t>
            </w:r>
            <w:r w:rsidRPr="00640366">
              <w:t>orderHead</w:t>
            </w:r>
            <w:r>
              <w:rPr>
                <w:rFonts w:hint="eastAsia"/>
              </w:rPr>
              <w:t>只有一条记录，定义为</w:t>
            </w:r>
            <w:r>
              <w:rPr>
                <w:rFonts w:hint="eastAsia"/>
              </w:rPr>
              <w:t>head</w:t>
            </w:r>
          </w:p>
          <w:p w14:paraId="01336D6A" w14:textId="77777777" w:rsidR="00B97356" w:rsidRDefault="00B97356" w:rsidP="00F36554">
            <w:r w:rsidRPr="00177F4B">
              <w:t>OrderData</w:t>
            </w:r>
            <w:r>
              <w:rPr>
                <w:rFonts w:hint="eastAsia"/>
              </w:rPr>
              <w:t>.</w:t>
            </w:r>
            <w:r w:rsidRPr="00D9583C">
              <w:t>orderDetail</w:t>
            </w:r>
            <w:r>
              <w:rPr>
                <w:rFonts w:hint="eastAsia"/>
              </w:rPr>
              <w:t>有</w:t>
            </w:r>
            <w:r>
              <w:rPr>
                <w:rFonts w:hint="eastAsia"/>
              </w:rPr>
              <w:t>&gt;=1</w:t>
            </w:r>
            <w:r>
              <w:rPr>
                <w:rFonts w:hint="eastAsia"/>
              </w:rPr>
              <w:t>条记录，定义为</w:t>
            </w:r>
            <w:r>
              <w:rPr>
                <w:rFonts w:hint="eastAsia"/>
              </w:rPr>
              <w:t>detail</w:t>
            </w:r>
          </w:p>
        </w:tc>
      </w:tr>
      <w:tr w:rsidR="00B97356" w14:paraId="7BE98445" w14:textId="77777777" w:rsidTr="00F36554">
        <w:tc>
          <w:tcPr>
            <w:tcW w:w="1243" w:type="dxa"/>
          </w:tcPr>
          <w:p w14:paraId="6BFA08D5" w14:textId="77777777" w:rsidR="00B97356" w:rsidRDefault="00B97356" w:rsidP="00F36554">
            <w:pPr>
              <w:rPr>
                <w:b/>
              </w:rPr>
            </w:pPr>
            <w:r>
              <w:rPr>
                <w:rFonts w:hint="eastAsia"/>
              </w:rPr>
              <w:lastRenderedPageBreak/>
              <w:t>订舱人</w:t>
            </w:r>
          </w:p>
        </w:tc>
        <w:tc>
          <w:tcPr>
            <w:tcW w:w="7285" w:type="dxa"/>
          </w:tcPr>
          <w:p w14:paraId="7231CF45" w14:textId="77777777" w:rsidR="00B97356" w:rsidRDefault="00B97356" w:rsidP="00F36554">
            <w:pPr>
              <w:rPr>
                <w:b/>
              </w:rPr>
            </w:pPr>
            <w:r w:rsidRPr="00193007">
              <w:t>CUSTOMER_NAME_PY</w:t>
            </w:r>
          </w:p>
        </w:tc>
      </w:tr>
      <w:tr w:rsidR="00B97356" w14:paraId="4F12107D" w14:textId="77777777" w:rsidTr="00F36554">
        <w:tc>
          <w:tcPr>
            <w:tcW w:w="1243" w:type="dxa"/>
          </w:tcPr>
          <w:p w14:paraId="48845529" w14:textId="77777777" w:rsidR="00B97356" w:rsidRDefault="00B97356" w:rsidP="00F36554">
            <w:pPr>
              <w:jc w:val="left"/>
            </w:pPr>
            <w:r>
              <w:rPr>
                <w:rFonts w:hint="eastAsia"/>
              </w:rPr>
              <w:t>申请编号</w:t>
            </w:r>
          </w:p>
        </w:tc>
        <w:tc>
          <w:tcPr>
            <w:tcW w:w="7285" w:type="dxa"/>
          </w:tcPr>
          <w:p w14:paraId="17C3D6BF" w14:textId="77777777" w:rsidR="00B97356" w:rsidRDefault="00B97356" w:rsidP="00F36554">
            <w:pPr>
              <w:jc w:val="left"/>
            </w:pPr>
            <w:r>
              <w:rPr>
                <w:rFonts w:hint="eastAsia"/>
              </w:rPr>
              <w:t>进入页面给出默认编号，只读，调用</w:t>
            </w:r>
            <w:r>
              <w:rPr>
                <w:rFonts w:hint="eastAsia"/>
              </w:rPr>
              <w:t>OMTOrder</w:t>
            </w:r>
            <w:r>
              <w:rPr>
                <w:rFonts w:hint="eastAsia"/>
              </w:rPr>
              <w:t>：</w:t>
            </w:r>
            <w:r>
              <w:rPr>
                <w:rFonts w:hint="eastAsia"/>
              </w:rPr>
              <w:t>CreateNewOrderNo</w:t>
            </w:r>
            <w:r>
              <w:rPr>
                <w:rFonts w:hint="eastAsia"/>
              </w:rPr>
              <w:t>取值。</w:t>
            </w:r>
          </w:p>
        </w:tc>
      </w:tr>
      <w:tr w:rsidR="00B97356" w14:paraId="305DA6E8" w14:textId="77777777" w:rsidTr="00F36554">
        <w:tc>
          <w:tcPr>
            <w:tcW w:w="1243" w:type="dxa"/>
          </w:tcPr>
          <w:p w14:paraId="030F609C" w14:textId="77777777" w:rsidR="00B97356" w:rsidRDefault="00B97356" w:rsidP="00F36554">
            <w:pPr>
              <w:jc w:val="left"/>
            </w:pPr>
            <w:r>
              <w:rPr>
                <w:rFonts w:hint="eastAsia"/>
              </w:rPr>
              <w:t>订舱编号</w:t>
            </w:r>
          </w:p>
        </w:tc>
        <w:tc>
          <w:tcPr>
            <w:tcW w:w="7285" w:type="dxa"/>
          </w:tcPr>
          <w:p w14:paraId="7FF9E1F0" w14:textId="77777777" w:rsidR="00B97356" w:rsidRDefault="00B97356" w:rsidP="00F36554">
            <w:pPr>
              <w:jc w:val="left"/>
            </w:pPr>
            <w:r>
              <w:rPr>
                <w:rFonts w:hint="eastAsia"/>
              </w:rPr>
              <w:t>草稿状态（</w:t>
            </w:r>
            <w:r>
              <w:rPr>
                <w:rFonts w:hint="eastAsia"/>
              </w:rPr>
              <w:t>0</w:t>
            </w:r>
            <w:r>
              <w:rPr>
                <w:rFonts w:hint="eastAsia"/>
              </w:rPr>
              <w:t>）为</w:t>
            </w:r>
            <w:r>
              <w:rPr>
                <w:rFonts w:hint="eastAsia"/>
              </w:rPr>
              <w:t>NULL</w:t>
            </w:r>
            <w:r>
              <w:rPr>
                <w:rFonts w:hint="eastAsia"/>
              </w:rPr>
              <w:t>，该编号在审批时生成。</w:t>
            </w:r>
          </w:p>
        </w:tc>
      </w:tr>
      <w:tr w:rsidR="00B97356" w14:paraId="4824797D" w14:textId="77777777" w:rsidTr="00F36554">
        <w:tc>
          <w:tcPr>
            <w:tcW w:w="1243" w:type="dxa"/>
          </w:tcPr>
          <w:p w14:paraId="13D8E049" w14:textId="77777777" w:rsidR="00B97356" w:rsidRDefault="00B97356" w:rsidP="00F36554">
            <w:pPr>
              <w:jc w:val="left"/>
            </w:pPr>
            <w:r>
              <w:rPr>
                <w:rFonts w:hint="eastAsia"/>
              </w:rPr>
              <w:t>运价类型</w:t>
            </w:r>
          </w:p>
        </w:tc>
        <w:tc>
          <w:tcPr>
            <w:tcW w:w="7285" w:type="dxa"/>
          </w:tcPr>
          <w:p w14:paraId="0221075F" w14:textId="77777777" w:rsidR="00B97356" w:rsidRDefault="00B97356" w:rsidP="00F36554">
            <w:pPr>
              <w:jc w:val="left"/>
            </w:pPr>
            <w:r>
              <w:rPr>
                <w:rFonts w:hint="eastAsia"/>
              </w:rPr>
              <w:t>固定</w:t>
            </w:r>
            <w:r>
              <w:rPr>
                <w:rFonts w:hint="eastAsia"/>
              </w:rPr>
              <w:t>FPT</w:t>
            </w:r>
          </w:p>
        </w:tc>
      </w:tr>
      <w:tr w:rsidR="00B97356" w14:paraId="3AFC7EC9" w14:textId="77777777" w:rsidTr="00F36554">
        <w:tc>
          <w:tcPr>
            <w:tcW w:w="1243" w:type="dxa"/>
          </w:tcPr>
          <w:p w14:paraId="3A55902C" w14:textId="77777777" w:rsidR="00B97356" w:rsidRDefault="00B97356" w:rsidP="00F36554">
            <w:pPr>
              <w:jc w:val="left"/>
            </w:pPr>
            <w:r>
              <w:rPr>
                <w:rFonts w:hint="eastAsia"/>
              </w:rPr>
              <w:t>状态信息</w:t>
            </w:r>
          </w:p>
        </w:tc>
        <w:tc>
          <w:tcPr>
            <w:tcW w:w="7285" w:type="dxa"/>
          </w:tcPr>
          <w:p w14:paraId="7F88B7B4" w14:textId="77777777" w:rsidR="00B97356" w:rsidRDefault="00B97356" w:rsidP="00F36554">
            <w:pPr>
              <w:jc w:val="left"/>
            </w:pPr>
            <w:r>
              <w:rPr>
                <w:rFonts w:hint="eastAsia"/>
              </w:rPr>
              <w:t>STATUS</w:t>
            </w:r>
            <w:r>
              <w:rPr>
                <w:rFonts w:hint="eastAsia"/>
              </w:rPr>
              <w:t>，根据字典转换</w:t>
            </w:r>
          </w:p>
        </w:tc>
      </w:tr>
      <w:tr w:rsidR="00B97356" w14:paraId="0317612F" w14:textId="77777777" w:rsidTr="00F36554">
        <w:tc>
          <w:tcPr>
            <w:tcW w:w="1243" w:type="dxa"/>
          </w:tcPr>
          <w:p w14:paraId="0398AB62" w14:textId="77777777" w:rsidR="00B97356" w:rsidRDefault="00B97356" w:rsidP="00F36554">
            <w:pPr>
              <w:jc w:val="left"/>
            </w:pPr>
            <w:r w:rsidRPr="006F0A6D">
              <w:rPr>
                <w:rFonts w:hint="eastAsia"/>
              </w:rPr>
              <w:t>托运人</w:t>
            </w:r>
            <w:r w:rsidRPr="006F0A6D">
              <w:rPr>
                <w:rFonts w:hint="eastAsia"/>
              </w:rPr>
              <w:t xml:space="preserve"> </w:t>
            </w:r>
          </w:p>
        </w:tc>
        <w:tc>
          <w:tcPr>
            <w:tcW w:w="7285" w:type="dxa"/>
          </w:tcPr>
          <w:p w14:paraId="12F37139" w14:textId="77777777" w:rsidR="00B97356" w:rsidRDefault="00B97356" w:rsidP="00F36554">
            <w:r>
              <w:rPr>
                <w:rFonts w:hint="eastAsia"/>
              </w:rPr>
              <w:t>head.</w:t>
            </w:r>
            <w:r w:rsidRPr="00C60D9B">
              <w:rPr>
                <w:rFonts w:hint="eastAsia"/>
              </w:rPr>
              <w:t>COMP_SEND&lt;</w:t>
            </w:r>
            <w:r w:rsidRPr="00C60D9B">
              <w:rPr>
                <w:rFonts w:hint="eastAsia"/>
              </w:rPr>
              <w:t>托运人</w:t>
            </w:r>
            <w:r w:rsidRPr="00C60D9B">
              <w:rPr>
                <w:rFonts w:hint="eastAsia"/>
              </w:rPr>
              <w:t>&gt;</w:t>
            </w:r>
          </w:p>
          <w:p w14:paraId="204B480A" w14:textId="77777777" w:rsidR="00B97356" w:rsidRDefault="00B97356" w:rsidP="00F36554">
            <w:r>
              <w:rPr>
                <w:rFonts w:hint="eastAsia"/>
              </w:rPr>
              <w:t>隐藏</w:t>
            </w:r>
            <w:r>
              <w:rPr>
                <w:rFonts w:hint="eastAsia"/>
              </w:rPr>
              <w:t xml:space="preserve">head. </w:t>
            </w:r>
            <w:r w:rsidRPr="008D17E1">
              <w:rPr>
                <w:rFonts w:hint="eastAsia"/>
              </w:rPr>
              <w:t>COMP_SEND_SEQ&lt;</w:t>
            </w:r>
            <w:r w:rsidRPr="008D17E1">
              <w:rPr>
                <w:rFonts w:hint="eastAsia"/>
              </w:rPr>
              <w:t>托运人</w:t>
            </w:r>
            <w:r w:rsidRPr="008D17E1">
              <w:rPr>
                <w:rFonts w:hint="eastAsia"/>
              </w:rPr>
              <w:t>SEQ&gt;</w:t>
            </w:r>
          </w:p>
        </w:tc>
      </w:tr>
      <w:tr w:rsidR="00B97356" w14:paraId="39E491BE" w14:textId="77777777" w:rsidTr="00F36554">
        <w:tc>
          <w:tcPr>
            <w:tcW w:w="1243" w:type="dxa"/>
          </w:tcPr>
          <w:p w14:paraId="32F7E85F" w14:textId="77777777" w:rsidR="00B97356" w:rsidRPr="006F0A6D" w:rsidRDefault="00B97356" w:rsidP="00F36554">
            <w:pPr>
              <w:jc w:val="left"/>
            </w:pPr>
            <w:r w:rsidRPr="006F0A6D">
              <w:rPr>
                <w:rFonts w:hint="eastAsia"/>
              </w:rPr>
              <w:t>收货人</w:t>
            </w:r>
          </w:p>
        </w:tc>
        <w:tc>
          <w:tcPr>
            <w:tcW w:w="7285" w:type="dxa"/>
          </w:tcPr>
          <w:p w14:paraId="6B9A4300" w14:textId="77777777" w:rsidR="00B97356" w:rsidRDefault="00B97356" w:rsidP="00F36554">
            <w:r>
              <w:rPr>
                <w:rFonts w:hint="eastAsia"/>
              </w:rPr>
              <w:t>head.</w:t>
            </w:r>
            <w:r w:rsidRPr="00757D5C">
              <w:rPr>
                <w:rFonts w:hint="eastAsia"/>
              </w:rPr>
              <w:t>COMP_GET&lt;</w:t>
            </w:r>
            <w:r w:rsidRPr="00757D5C">
              <w:rPr>
                <w:rFonts w:hint="eastAsia"/>
              </w:rPr>
              <w:t>收货人</w:t>
            </w:r>
            <w:r w:rsidRPr="00757D5C">
              <w:rPr>
                <w:rFonts w:hint="eastAsia"/>
              </w:rPr>
              <w:t>&gt;</w:t>
            </w:r>
          </w:p>
          <w:p w14:paraId="18095A94" w14:textId="77777777" w:rsidR="00B97356" w:rsidRPr="008131CE" w:rsidRDefault="00B97356" w:rsidP="00F36554">
            <w:r>
              <w:rPr>
                <w:rFonts w:hint="eastAsia"/>
              </w:rPr>
              <w:t>隐藏</w:t>
            </w:r>
            <w:r>
              <w:rPr>
                <w:rFonts w:hint="eastAsia"/>
              </w:rPr>
              <w:t xml:space="preserve">head. </w:t>
            </w:r>
            <w:r w:rsidRPr="005535CD">
              <w:rPr>
                <w:rFonts w:hint="eastAsia"/>
              </w:rPr>
              <w:t>COMP_GET_SEQ&lt;</w:t>
            </w:r>
            <w:r w:rsidRPr="005535CD">
              <w:rPr>
                <w:rFonts w:hint="eastAsia"/>
              </w:rPr>
              <w:t>收货人</w:t>
            </w:r>
            <w:r w:rsidRPr="005535CD">
              <w:rPr>
                <w:rFonts w:hint="eastAsia"/>
              </w:rPr>
              <w:t>SEQ&gt;</w:t>
            </w:r>
          </w:p>
        </w:tc>
      </w:tr>
      <w:tr w:rsidR="00B97356" w14:paraId="2D5DA2F0" w14:textId="77777777" w:rsidTr="00F36554">
        <w:tc>
          <w:tcPr>
            <w:tcW w:w="1243" w:type="dxa"/>
          </w:tcPr>
          <w:p w14:paraId="10B805C9" w14:textId="77777777" w:rsidR="00B97356" w:rsidRPr="006F0A6D" w:rsidRDefault="00B97356" w:rsidP="00F36554">
            <w:pPr>
              <w:jc w:val="left"/>
            </w:pPr>
            <w:r w:rsidRPr="006F0A6D">
              <w:rPr>
                <w:rFonts w:hint="eastAsia"/>
              </w:rPr>
              <w:t>转运人</w:t>
            </w:r>
          </w:p>
        </w:tc>
        <w:tc>
          <w:tcPr>
            <w:tcW w:w="7285" w:type="dxa"/>
          </w:tcPr>
          <w:p w14:paraId="7EC2A8BD" w14:textId="77777777" w:rsidR="00B97356" w:rsidRDefault="00B97356" w:rsidP="00F36554">
            <w:r>
              <w:rPr>
                <w:rFonts w:hint="eastAsia"/>
              </w:rPr>
              <w:t>head.</w:t>
            </w:r>
            <w:r w:rsidRPr="002A5B15">
              <w:rPr>
                <w:rFonts w:hint="eastAsia"/>
              </w:rPr>
              <w:t>COMP_TRANS&lt;</w:t>
            </w:r>
            <w:r w:rsidRPr="002A5B15">
              <w:rPr>
                <w:rFonts w:hint="eastAsia"/>
              </w:rPr>
              <w:t>转运人</w:t>
            </w:r>
            <w:r w:rsidRPr="002A5B15">
              <w:rPr>
                <w:rFonts w:hint="eastAsia"/>
              </w:rPr>
              <w:t>&gt;</w:t>
            </w:r>
          </w:p>
          <w:p w14:paraId="0CD047C2" w14:textId="77777777" w:rsidR="00B97356" w:rsidRPr="008131CE" w:rsidRDefault="00B97356" w:rsidP="00F36554">
            <w:r>
              <w:rPr>
                <w:rFonts w:hint="eastAsia"/>
              </w:rPr>
              <w:t>隐藏</w:t>
            </w:r>
            <w:r>
              <w:rPr>
                <w:rFonts w:hint="eastAsia"/>
              </w:rPr>
              <w:t>head.</w:t>
            </w:r>
            <w:r w:rsidRPr="00065A84">
              <w:rPr>
                <w:rFonts w:hint="eastAsia"/>
              </w:rPr>
              <w:t>COMP_TRANS_SEQ&lt;</w:t>
            </w:r>
            <w:r w:rsidRPr="00065A84">
              <w:rPr>
                <w:rFonts w:hint="eastAsia"/>
              </w:rPr>
              <w:t>转运人</w:t>
            </w:r>
            <w:r w:rsidRPr="00065A84">
              <w:rPr>
                <w:rFonts w:hint="eastAsia"/>
              </w:rPr>
              <w:t>SEQ&gt;</w:t>
            </w:r>
          </w:p>
        </w:tc>
      </w:tr>
      <w:tr w:rsidR="00B97356" w14:paraId="52E6E11B" w14:textId="77777777" w:rsidTr="00F36554">
        <w:tc>
          <w:tcPr>
            <w:tcW w:w="1243" w:type="dxa"/>
          </w:tcPr>
          <w:p w14:paraId="7C409345" w14:textId="77777777" w:rsidR="00B97356" w:rsidRDefault="00B97356" w:rsidP="00F36554">
            <w:pPr>
              <w:jc w:val="left"/>
            </w:pPr>
            <w:r>
              <w:rPr>
                <w:rFonts w:hint="eastAsia"/>
              </w:rPr>
              <w:t>CONTRACT_NO</w:t>
            </w:r>
          </w:p>
        </w:tc>
        <w:tc>
          <w:tcPr>
            <w:tcW w:w="7285" w:type="dxa"/>
          </w:tcPr>
          <w:p w14:paraId="545EC636" w14:textId="77777777" w:rsidR="00B97356" w:rsidRDefault="00B97356" w:rsidP="00F36554">
            <w:pPr>
              <w:jc w:val="left"/>
            </w:pPr>
            <w:r>
              <w:t>H</w:t>
            </w:r>
            <w:r>
              <w:rPr>
                <w:rFonts w:hint="eastAsia"/>
              </w:rPr>
              <w:t>ead.</w:t>
            </w:r>
            <w:r w:rsidRPr="00CD479F">
              <w:rPr>
                <w:rFonts w:hint="eastAsia"/>
              </w:rPr>
              <w:t>ORDER_NO&lt;</w:t>
            </w:r>
            <w:r w:rsidRPr="00CD479F">
              <w:rPr>
                <w:rFonts w:hint="eastAsia"/>
              </w:rPr>
              <w:t>申请编号</w:t>
            </w:r>
            <w:r w:rsidRPr="00CD479F">
              <w:rPr>
                <w:rFonts w:hint="eastAsia"/>
              </w:rPr>
              <w:t>&gt;</w:t>
            </w:r>
          </w:p>
        </w:tc>
      </w:tr>
      <w:tr w:rsidR="00B97356" w14:paraId="4540E56C" w14:textId="77777777" w:rsidTr="00F36554">
        <w:tc>
          <w:tcPr>
            <w:tcW w:w="1243" w:type="dxa"/>
          </w:tcPr>
          <w:p w14:paraId="7E569A54" w14:textId="77777777" w:rsidR="00B97356" w:rsidRDefault="00B97356" w:rsidP="00F36554">
            <w:pPr>
              <w:jc w:val="left"/>
            </w:pPr>
            <w:r>
              <w:rPr>
                <w:rFonts w:hint="eastAsia"/>
              </w:rPr>
              <w:t>PURCHASE_NO</w:t>
            </w:r>
          </w:p>
        </w:tc>
        <w:tc>
          <w:tcPr>
            <w:tcW w:w="7285" w:type="dxa"/>
          </w:tcPr>
          <w:p w14:paraId="5B6B7A55" w14:textId="77777777" w:rsidR="00B97356" w:rsidRDefault="00B97356" w:rsidP="00F36554">
            <w:pPr>
              <w:jc w:val="left"/>
            </w:pPr>
            <w:r>
              <w:rPr>
                <w:rFonts w:hint="eastAsia"/>
              </w:rPr>
              <w:t>&lt;</w:t>
            </w:r>
            <w:r>
              <w:rPr>
                <w:rFonts w:hint="eastAsia"/>
              </w:rPr>
              <w:t>商业合同号</w:t>
            </w:r>
            <w:r>
              <w:rPr>
                <w:rFonts w:hint="eastAsia"/>
              </w:rPr>
              <w:t>&gt;</w:t>
            </w:r>
            <w:r>
              <w:rPr>
                <w:rFonts w:hint="eastAsia"/>
              </w:rPr>
              <w:t>手工输入，非必填项。</w:t>
            </w:r>
          </w:p>
        </w:tc>
      </w:tr>
      <w:tr w:rsidR="00B97356" w14:paraId="44CBBE46" w14:textId="77777777" w:rsidTr="00F36554">
        <w:tc>
          <w:tcPr>
            <w:tcW w:w="1243" w:type="dxa"/>
          </w:tcPr>
          <w:p w14:paraId="65AE3234" w14:textId="77777777" w:rsidR="00B97356" w:rsidRDefault="00B97356" w:rsidP="00F36554">
            <w:pPr>
              <w:jc w:val="left"/>
            </w:pPr>
            <w:r>
              <w:rPr>
                <w:rFonts w:hint="eastAsia"/>
              </w:rPr>
              <w:t>INVOICE_NO</w:t>
            </w:r>
          </w:p>
        </w:tc>
        <w:tc>
          <w:tcPr>
            <w:tcW w:w="7285" w:type="dxa"/>
          </w:tcPr>
          <w:p w14:paraId="66C8EA27" w14:textId="77777777" w:rsidR="00B97356" w:rsidRDefault="00B97356" w:rsidP="00F36554">
            <w:pPr>
              <w:jc w:val="left"/>
            </w:pPr>
            <w:r>
              <w:rPr>
                <w:rFonts w:hint="eastAsia"/>
              </w:rPr>
              <w:t>&lt;</w:t>
            </w:r>
            <w:r>
              <w:rPr>
                <w:rFonts w:hint="eastAsia"/>
              </w:rPr>
              <w:t>商业发票号</w:t>
            </w:r>
            <w:r>
              <w:rPr>
                <w:rFonts w:hint="eastAsia"/>
              </w:rPr>
              <w:t>&gt;</w:t>
            </w:r>
            <w:r>
              <w:rPr>
                <w:rFonts w:hint="eastAsia"/>
              </w:rPr>
              <w:t>手工输入，非必填项。</w:t>
            </w:r>
          </w:p>
        </w:tc>
      </w:tr>
      <w:tr w:rsidR="00B97356" w14:paraId="0C463B6C" w14:textId="77777777" w:rsidTr="00F36554">
        <w:tc>
          <w:tcPr>
            <w:tcW w:w="1243" w:type="dxa"/>
          </w:tcPr>
          <w:p w14:paraId="574F50AE" w14:textId="77777777" w:rsidR="00B97356" w:rsidRDefault="00B97356" w:rsidP="00F36554">
            <w:pPr>
              <w:jc w:val="left"/>
            </w:pPr>
            <w:r>
              <w:rPr>
                <w:rFonts w:hint="eastAsia"/>
              </w:rPr>
              <w:t>FORWARD_RF_NO</w:t>
            </w:r>
          </w:p>
        </w:tc>
        <w:tc>
          <w:tcPr>
            <w:tcW w:w="7285" w:type="dxa"/>
          </w:tcPr>
          <w:p w14:paraId="18D70778" w14:textId="77777777" w:rsidR="00B97356" w:rsidRDefault="00B97356" w:rsidP="00F36554">
            <w:pPr>
              <w:jc w:val="left"/>
            </w:pPr>
            <w:r>
              <w:rPr>
                <w:rFonts w:hint="eastAsia"/>
              </w:rPr>
              <w:t>&lt;</w:t>
            </w:r>
            <w:r>
              <w:rPr>
                <w:rFonts w:hint="eastAsia"/>
              </w:rPr>
              <w:t>货代参考号</w:t>
            </w:r>
            <w:r>
              <w:rPr>
                <w:rFonts w:hint="eastAsia"/>
              </w:rPr>
              <w:t>&gt;</w:t>
            </w:r>
            <w:r>
              <w:rPr>
                <w:rFonts w:hint="eastAsia"/>
              </w:rPr>
              <w:t>手工输入，非必填项。</w:t>
            </w:r>
          </w:p>
        </w:tc>
      </w:tr>
      <w:tr w:rsidR="00B97356" w14:paraId="611E11AD" w14:textId="77777777" w:rsidTr="00F36554">
        <w:tc>
          <w:tcPr>
            <w:tcW w:w="1243" w:type="dxa"/>
          </w:tcPr>
          <w:p w14:paraId="7D6253E1" w14:textId="77777777" w:rsidR="00B97356" w:rsidRDefault="00B97356" w:rsidP="00F36554">
            <w:pPr>
              <w:jc w:val="left"/>
            </w:pPr>
            <w:r>
              <w:rPr>
                <w:rFonts w:hint="eastAsia"/>
              </w:rPr>
              <w:t>船名</w:t>
            </w:r>
            <w:r>
              <w:rPr>
                <w:rFonts w:hint="eastAsia"/>
              </w:rPr>
              <w:t>/</w:t>
            </w:r>
            <w:r>
              <w:rPr>
                <w:rFonts w:hint="eastAsia"/>
              </w:rPr>
              <w:t>航次</w:t>
            </w:r>
            <w:r>
              <w:rPr>
                <w:rFonts w:hint="eastAsia"/>
              </w:rPr>
              <w:t xml:space="preserve">* </w:t>
            </w:r>
          </w:p>
        </w:tc>
        <w:tc>
          <w:tcPr>
            <w:tcW w:w="7285" w:type="dxa"/>
          </w:tcPr>
          <w:p w14:paraId="4038E10A" w14:textId="77777777" w:rsidR="00B97356" w:rsidRDefault="00B97356" w:rsidP="00F36554">
            <w:pPr>
              <w:jc w:val="left"/>
            </w:pPr>
            <w:r>
              <w:rPr>
                <w:rFonts w:hint="eastAsia"/>
              </w:rPr>
              <w:t>选择器，弹出“远期交割航线选择器”，传递参数</w:t>
            </w:r>
            <w:r>
              <w:rPr>
                <w:rFonts w:hint="eastAsia"/>
              </w:rPr>
              <w:t>preSaleHeadSEQ</w:t>
            </w:r>
          </w:p>
        </w:tc>
      </w:tr>
      <w:tr w:rsidR="00B97356" w14:paraId="1BF926FD" w14:textId="77777777" w:rsidTr="00F36554">
        <w:tc>
          <w:tcPr>
            <w:tcW w:w="1243" w:type="dxa"/>
          </w:tcPr>
          <w:p w14:paraId="5998F9E8" w14:textId="77777777" w:rsidR="00B97356" w:rsidRPr="002079CD" w:rsidRDefault="00B97356" w:rsidP="00F36554">
            <w:pPr>
              <w:jc w:val="left"/>
            </w:pPr>
            <w:r>
              <w:rPr>
                <w:rFonts w:hint="eastAsia"/>
              </w:rPr>
              <w:t>截重时间</w:t>
            </w:r>
          </w:p>
        </w:tc>
        <w:tc>
          <w:tcPr>
            <w:tcW w:w="7285" w:type="dxa"/>
          </w:tcPr>
          <w:p w14:paraId="5CB80DE0" w14:textId="77777777" w:rsidR="00B97356" w:rsidRDefault="00B97356" w:rsidP="00F36554">
            <w:pPr>
              <w:jc w:val="left"/>
            </w:pPr>
            <w:r>
              <w:rPr>
                <w:rFonts w:hint="eastAsia"/>
              </w:rPr>
              <w:t>选择器选择后，动态加载</w:t>
            </w:r>
          </w:p>
        </w:tc>
      </w:tr>
      <w:tr w:rsidR="00B97356" w14:paraId="6DB2802D" w14:textId="77777777" w:rsidTr="00F36554">
        <w:tc>
          <w:tcPr>
            <w:tcW w:w="1243" w:type="dxa"/>
          </w:tcPr>
          <w:p w14:paraId="40597EDE" w14:textId="77777777" w:rsidR="00B97356" w:rsidRDefault="00B97356" w:rsidP="00F36554">
            <w:pPr>
              <w:jc w:val="left"/>
            </w:pPr>
            <w:r>
              <w:rPr>
                <w:rFonts w:hint="eastAsia"/>
              </w:rPr>
              <w:t>预计到港时间</w:t>
            </w:r>
          </w:p>
        </w:tc>
        <w:tc>
          <w:tcPr>
            <w:tcW w:w="7285" w:type="dxa"/>
          </w:tcPr>
          <w:p w14:paraId="4464E503" w14:textId="77777777" w:rsidR="00B97356" w:rsidRDefault="00B97356" w:rsidP="00F36554">
            <w:pPr>
              <w:jc w:val="left"/>
            </w:pPr>
            <w:r>
              <w:rPr>
                <w:rFonts w:hint="eastAsia"/>
              </w:rPr>
              <w:t>选择器选择后，动态加载</w:t>
            </w:r>
          </w:p>
        </w:tc>
      </w:tr>
      <w:tr w:rsidR="00B97356" w14:paraId="43270768" w14:textId="77777777" w:rsidTr="00F36554">
        <w:tc>
          <w:tcPr>
            <w:tcW w:w="1243" w:type="dxa"/>
          </w:tcPr>
          <w:p w14:paraId="73EC2140" w14:textId="77777777" w:rsidR="00B97356" w:rsidRDefault="00B97356" w:rsidP="00F36554">
            <w:pPr>
              <w:jc w:val="left"/>
            </w:pPr>
            <w:r>
              <w:rPr>
                <w:rFonts w:hint="eastAsia"/>
              </w:rPr>
              <w:t>预计离港时间</w:t>
            </w:r>
          </w:p>
        </w:tc>
        <w:tc>
          <w:tcPr>
            <w:tcW w:w="7285" w:type="dxa"/>
          </w:tcPr>
          <w:p w14:paraId="44C48B76" w14:textId="77777777" w:rsidR="00B97356" w:rsidRDefault="00B97356" w:rsidP="00F36554">
            <w:pPr>
              <w:jc w:val="left"/>
            </w:pPr>
            <w:r>
              <w:rPr>
                <w:rFonts w:hint="eastAsia"/>
              </w:rPr>
              <w:t>选择器选择后，动态加载</w:t>
            </w:r>
          </w:p>
        </w:tc>
      </w:tr>
      <w:tr w:rsidR="00B97356" w14:paraId="6CF38952" w14:textId="77777777" w:rsidTr="00F36554">
        <w:tc>
          <w:tcPr>
            <w:tcW w:w="1243" w:type="dxa"/>
          </w:tcPr>
          <w:p w14:paraId="4B53FCF1" w14:textId="77777777" w:rsidR="00B97356" w:rsidRDefault="00B97356" w:rsidP="00F36554">
            <w:pPr>
              <w:jc w:val="left"/>
            </w:pPr>
            <w:r>
              <w:rPr>
                <w:rFonts w:hint="eastAsia"/>
              </w:rPr>
              <w:t>运输条款</w:t>
            </w:r>
          </w:p>
        </w:tc>
        <w:tc>
          <w:tcPr>
            <w:tcW w:w="7285" w:type="dxa"/>
          </w:tcPr>
          <w:p w14:paraId="701B936C" w14:textId="77777777" w:rsidR="00B97356" w:rsidRDefault="00B97356" w:rsidP="00F36554">
            <w:pPr>
              <w:jc w:val="left"/>
            </w:pPr>
            <w:r>
              <w:t>H</w:t>
            </w:r>
            <w:r>
              <w:rPr>
                <w:rFonts w:hint="eastAsia"/>
              </w:rPr>
              <w:t>ead.</w:t>
            </w:r>
            <w:r w:rsidRPr="00C66E7E">
              <w:t>TRANS_TYPE</w:t>
            </w:r>
          </w:p>
        </w:tc>
      </w:tr>
      <w:tr w:rsidR="00B97356" w14:paraId="419EB82D" w14:textId="77777777" w:rsidTr="00F36554">
        <w:tc>
          <w:tcPr>
            <w:tcW w:w="1243" w:type="dxa"/>
          </w:tcPr>
          <w:p w14:paraId="55E80EFE" w14:textId="77777777" w:rsidR="00B97356" w:rsidRDefault="00B97356" w:rsidP="00F36554">
            <w:pPr>
              <w:jc w:val="left"/>
            </w:pPr>
            <w:r>
              <w:rPr>
                <w:rFonts w:hint="eastAsia"/>
              </w:rPr>
              <w:t>中转港</w:t>
            </w:r>
          </w:p>
        </w:tc>
        <w:tc>
          <w:tcPr>
            <w:tcW w:w="7285" w:type="dxa"/>
          </w:tcPr>
          <w:p w14:paraId="4293F805" w14:textId="77777777" w:rsidR="00B97356" w:rsidRDefault="00B97356" w:rsidP="00F36554">
            <w:pPr>
              <w:jc w:val="left"/>
            </w:pPr>
            <w:r>
              <w:t>H</w:t>
            </w:r>
            <w:r>
              <w:rPr>
                <w:rFonts w:hint="eastAsia"/>
              </w:rPr>
              <w:t>ead.</w:t>
            </w:r>
            <w:r w:rsidRPr="004D35B2">
              <w:rPr>
                <w:rFonts w:hint="eastAsia"/>
              </w:rPr>
              <w:t>TRANSFER_PORT</w:t>
            </w:r>
          </w:p>
        </w:tc>
      </w:tr>
      <w:tr w:rsidR="00B97356" w14:paraId="05793587" w14:textId="77777777" w:rsidTr="00F36554">
        <w:tc>
          <w:tcPr>
            <w:tcW w:w="1243" w:type="dxa"/>
          </w:tcPr>
          <w:p w14:paraId="010C6075" w14:textId="77777777" w:rsidR="00B97356" w:rsidRDefault="00B97356" w:rsidP="00F36554">
            <w:pPr>
              <w:jc w:val="left"/>
            </w:pPr>
            <w:r>
              <w:rPr>
                <w:rFonts w:hint="eastAsia"/>
              </w:rPr>
              <w:t>运费条款</w:t>
            </w:r>
          </w:p>
        </w:tc>
        <w:tc>
          <w:tcPr>
            <w:tcW w:w="7285" w:type="dxa"/>
          </w:tcPr>
          <w:p w14:paraId="52DD0E44" w14:textId="77777777" w:rsidR="00B97356" w:rsidRDefault="00B97356" w:rsidP="00F36554">
            <w:pPr>
              <w:jc w:val="left"/>
            </w:pPr>
            <w:r>
              <w:t>H</w:t>
            </w:r>
            <w:r>
              <w:rPr>
                <w:rFonts w:hint="eastAsia"/>
              </w:rPr>
              <w:t>ead.</w:t>
            </w:r>
            <w:r>
              <w:t xml:space="preserve"> </w:t>
            </w:r>
            <w:r w:rsidRPr="006F328C">
              <w:t>RULE_PRICE</w:t>
            </w:r>
          </w:p>
        </w:tc>
      </w:tr>
      <w:tr w:rsidR="00B97356" w14:paraId="6D15785C" w14:textId="77777777" w:rsidTr="00F36554">
        <w:tc>
          <w:tcPr>
            <w:tcW w:w="1243" w:type="dxa"/>
          </w:tcPr>
          <w:p w14:paraId="16072D6C" w14:textId="77777777" w:rsidR="00B97356" w:rsidRDefault="00B97356" w:rsidP="00F36554">
            <w:r>
              <w:rPr>
                <w:rFonts w:hint="eastAsia"/>
              </w:rPr>
              <w:t>付款地点</w:t>
            </w:r>
          </w:p>
        </w:tc>
        <w:tc>
          <w:tcPr>
            <w:tcW w:w="7285" w:type="dxa"/>
          </w:tcPr>
          <w:p w14:paraId="2C66569C" w14:textId="77777777" w:rsidR="00B97356" w:rsidRDefault="00B97356" w:rsidP="00F36554">
            <w:r>
              <w:rPr>
                <w:rFonts w:hint="eastAsia"/>
              </w:rPr>
              <w:t>Head.</w:t>
            </w:r>
            <w:r>
              <w:t xml:space="preserve"> </w:t>
            </w:r>
            <w:r w:rsidRPr="000A376F">
              <w:t>PAY_LOCATION</w:t>
            </w:r>
            <w:r>
              <w:rPr>
                <w:rFonts w:hint="eastAsia"/>
              </w:rPr>
              <w:t>，根据字典转换</w:t>
            </w:r>
          </w:p>
        </w:tc>
      </w:tr>
      <w:tr w:rsidR="00B97356" w14:paraId="2F1F4DD4" w14:textId="77777777" w:rsidTr="00F36554">
        <w:tc>
          <w:tcPr>
            <w:tcW w:w="1243" w:type="dxa"/>
          </w:tcPr>
          <w:p w14:paraId="6BB74B85" w14:textId="77777777" w:rsidR="00B97356" w:rsidRDefault="00B97356" w:rsidP="00F36554">
            <w:r>
              <w:rPr>
                <w:rFonts w:hint="eastAsia"/>
              </w:rPr>
              <w:t>SOC</w:t>
            </w:r>
          </w:p>
        </w:tc>
        <w:tc>
          <w:tcPr>
            <w:tcW w:w="7285" w:type="dxa"/>
          </w:tcPr>
          <w:p w14:paraId="71D90EF2" w14:textId="77777777" w:rsidR="00B97356" w:rsidRDefault="00B97356" w:rsidP="00F36554">
            <w:r>
              <w:rPr>
                <w:rFonts w:hint="eastAsia"/>
              </w:rPr>
              <w:t>默认为“否”；</w:t>
            </w:r>
            <w:r>
              <w:t xml:space="preserve"> </w:t>
            </w:r>
          </w:p>
        </w:tc>
      </w:tr>
      <w:tr w:rsidR="00B97356" w14:paraId="0712657F" w14:textId="77777777" w:rsidTr="00F36554">
        <w:tc>
          <w:tcPr>
            <w:tcW w:w="1243" w:type="dxa"/>
          </w:tcPr>
          <w:p w14:paraId="5EF997DA" w14:textId="77777777" w:rsidR="00B97356" w:rsidRDefault="00B97356" w:rsidP="00F36554">
            <w:pPr>
              <w:jc w:val="left"/>
            </w:pPr>
            <w:r>
              <w:rPr>
                <w:rFonts w:hint="eastAsia"/>
              </w:rPr>
              <w:t>装货港</w:t>
            </w:r>
          </w:p>
        </w:tc>
        <w:tc>
          <w:tcPr>
            <w:tcW w:w="7285" w:type="dxa"/>
          </w:tcPr>
          <w:p w14:paraId="28437E3B" w14:textId="77777777" w:rsidR="00B97356" w:rsidRDefault="00B97356" w:rsidP="00F36554">
            <w:pPr>
              <w:jc w:val="left"/>
            </w:pPr>
            <w:r>
              <w:rPr>
                <w:rFonts w:hint="eastAsia"/>
              </w:rPr>
              <w:t>Head.LOADING_PORT</w:t>
            </w:r>
          </w:p>
          <w:p w14:paraId="404E76D3" w14:textId="77777777" w:rsidR="00B97356" w:rsidRDefault="00B97356" w:rsidP="00F36554">
            <w:pPr>
              <w:jc w:val="left"/>
            </w:pPr>
            <w:r>
              <w:rPr>
                <w:rFonts w:hint="eastAsia"/>
              </w:rPr>
              <w:t>Head.</w:t>
            </w:r>
            <w:r>
              <w:t xml:space="preserve"> </w:t>
            </w:r>
            <w:r w:rsidRPr="002B5BA7">
              <w:t>LOADING_NAME_EN</w:t>
            </w:r>
            <w:r>
              <w:rPr>
                <w:rFonts w:hint="eastAsia"/>
              </w:rPr>
              <w:t>（根据语系来选择显示）</w:t>
            </w:r>
          </w:p>
          <w:p w14:paraId="1D314AE1" w14:textId="77777777" w:rsidR="00B97356" w:rsidRDefault="00B97356" w:rsidP="00F36554">
            <w:pPr>
              <w:jc w:val="left"/>
            </w:pPr>
            <w:r>
              <w:rPr>
                <w:rFonts w:hint="eastAsia"/>
              </w:rPr>
              <w:t>Head.</w:t>
            </w:r>
            <w:r>
              <w:t xml:space="preserve"> </w:t>
            </w:r>
            <w:r w:rsidRPr="00BC7E40">
              <w:t>LOADING_NAME_CN</w:t>
            </w:r>
          </w:p>
        </w:tc>
      </w:tr>
      <w:tr w:rsidR="00B97356" w14:paraId="6DD0829B" w14:textId="77777777" w:rsidTr="00F36554">
        <w:tc>
          <w:tcPr>
            <w:tcW w:w="1243" w:type="dxa"/>
          </w:tcPr>
          <w:p w14:paraId="67CC5EC0" w14:textId="77777777" w:rsidR="00B97356" w:rsidRDefault="00B97356" w:rsidP="00F36554">
            <w:pPr>
              <w:jc w:val="left"/>
            </w:pPr>
            <w:r>
              <w:rPr>
                <w:rFonts w:hint="eastAsia"/>
              </w:rPr>
              <w:t>卸货港</w:t>
            </w:r>
          </w:p>
        </w:tc>
        <w:tc>
          <w:tcPr>
            <w:tcW w:w="7285" w:type="dxa"/>
          </w:tcPr>
          <w:p w14:paraId="265BCCA2" w14:textId="77777777" w:rsidR="00B97356" w:rsidRDefault="00B97356" w:rsidP="00F36554">
            <w:pPr>
              <w:jc w:val="left"/>
            </w:pPr>
            <w:r>
              <w:rPr>
                <w:rFonts w:hint="eastAsia"/>
              </w:rPr>
              <w:t>Head.</w:t>
            </w:r>
            <w:r w:rsidRPr="00415313">
              <w:t>DESTINATION_PORT</w:t>
            </w:r>
          </w:p>
          <w:p w14:paraId="2AC6375F" w14:textId="77777777" w:rsidR="00B97356" w:rsidRDefault="00B97356" w:rsidP="00F36554">
            <w:pPr>
              <w:jc w:val="left"/>
            </w:pPr>
            <w:r>
              <w:rPr>
                <w:rFonts w:hint="eastAsia"/>
              </w:rPr>
              <w:t>Head.</w:t>
            </w:r>
            <w:r>
              <w:t xml:space="preserve"> </w:t>
            </w:r>
            <w:r w:rsidRPr="00E26B0F">
              <w:t>DESTINATION_PORT_NAME</w:t>
            </w:r>
          </w:p>
          <w:p w14:paraId="11470D28" w14:textId="77777777" w:rsidR="00B97356" w:rsidRDefault="00B97356" w:rsidP="00F36554">
            <w:pPr>
              <w:jc w:val="left"/>
            </w:pPr>
            <w:r>
              <w:rPr>
                <w:rFonts w:hint="eastAsia"/>
              </w:rPr>
              <w:t>Head.</w:t>
            </w:r>
            <w:r>
              <w:t xml:space="preserve"> </w:t>
            </w:r>
            <w:r w:rsidRPr="00E26B0F">
              <w:t>DESTINATION_PORT_NAME_EN</w:t>
            </w:r>
          </w:p>
        </w:tc>
      </w:tr>
      <w:tr w:rsidR="00B97356" w14:paraId="28687275" w14:textId="77777777" w:rsidTr="00F36554">
        <w:tc>
          <w:tcPr>
            <w:tcW w:w="1243" w:type="dxa"/>
          </w:tcPr>
          <w:p w14:paraId="732F74A8" w14:textId="77777777" w:rsidR="00B97356" w:rsidRDefault="00B97356" w:rsidP="00F36554">
            <w:pPr>
              <w:jc w:val="left"/>
            </w:pPr>
            <w:r>
              <w:rPr>
                <w:rFonts w:hint="eastAsia"/>
              </w:rPr>
              <w:t>收货地</w:t>
            </w:r>
            <w:r>
              <w:rPr>
                <w:rFonts w:hint="eastAsia"/>
              </w:rPr>
              <w:t xml:space="preserve"> </w:t>
            </w:r>
            <w:r>
              <w:rPr>
                <w:rFonts w:hint="eastAsia"/>
              </w:rPr>
              <w:t>交货地</w:t>
            </w:r>
          </w:p>
        </w:tc>
        <w:tc>
          <w:tcPr>
            <w:tcW w:w="7285" w:type="dxa"/>
          </w:tcPr>
          <w:p w14:paraId="7E9B5713" w14:textId="77777777" w:rsidR="00B97356" w:rsidRDefault="00B97356" w:rsidP="00F36554">
            <w:r>
              <w:rPr>
                <w:rFonts w:hint="eastAsia"/>
              </w:rPr>
              <w:t>根据</w:t>
            </w:r>
            <w:r>
              <w:rPr>
                <w:rFonts w:hint="eastAsia"/>
              </w:rPr>
              <w:t>FAK_PRICE_NO</w:t>
            </w:r>
            <w:r>
              <w:rPr>
                <w:rFonts w:hint="eastAsia"/>
              </w:rPr>
              <w:t>动态加载</w:t>
            </w:r>
          </w:p>
        </w:tc>
      </w:tr>
      <w:tr w:rsidR="00B97356" w14:paraId="56E51D8E" w14:textId="77777777" w:rsidTr="00F36554">
        <w:tc>
          <w:tcPr>
            <w:tcW w:w="1243" w:type="dxa"/>
          </w:tcPr>
          <w:p w14:paraId="49FBC466" w14:textId="77777777" w:rsidR="00B97356" w:rsidRDefault="00B97356" w:rsidP="00F36554">
            <w:pPr>
              <w:jc w:val="left"/>
            </w:pPr>
            <w:r>
              <w:rPr>
                <w:rFonts w:hint="eastAsia"/>
              </w:rPr>
              <w:t>货物描述</w:t>
            </w:r>
          </w:p>
        </w:tc>
        <w:tc>
          <w:tcPr>
            <w:tcW w:w="7285" w:type="dxa"/>
          </w:tcPr>
          <w:p w14:paraId="5AAA6B59" w14:textId="77777777" w:rsidR="00B97356" w:rsidRDefault="00B97356" w:rsidP="00F36554">
            <w:pPr>
              <w:jc w:val="left"/>
            </w:pPr>
            <w:r>
              <w:rPr>
                <w:rFonts w:hint="eastAsia"/>
              </w:rPr>
              <w:t>Head.</w:t>
            </w:r>
            <w:r>
              <w:t xml:space="preserve"> </w:t>
            </w:r>
            <w:r w:rsidRPr="007C7EB3">
              <w:t>CARGO_DESC</w:t>
            </w:r>
            <w:r>
              <w:rPr>
                <w:rFonts w:hint="eastAsia"/>
              </w:rPr>
              <w:t>，对应字段</w:t>
            </w:r>
            <w:r w:rsidRPr="007C7EB3">
              <w:t>CARGO_DESC</w:t>
            </w:r>
          </w:p>
        </w:tc>
      </w:tr>
      <w:tr w:rsidR="00B97356" w14:paraId="07010E65" w14:textId="77777777" w:rsidTr="00F36554">
        <w:tc>
          <w:tcPr>
            <w:tcW w:w="1243" w:type="dxa"/>
          </w:tcPr>
          <w:p w14:paraId="2EABC3D4" w14:textId="77777777" w:rsidR="00B97356" w:rsidRDefault="00B97356" w:rsidP="00F36554">
            <w:pPr>
              <w:jc w:val="left"/>
            </w:pPr>
            <w:r>
              <w:rPr>
                <w:rFonts w:hint="eastAsia"/>
              </w:rPr>
              <w:lastRenderedPageBreak/>
              <w:t>联系人、电子邮件、电话、</w:t>
            </w:r>
            <w:r>
              <w:rPr>
                <w:rFonts w:hint="eastAsia"/>
              </w:rPr>
              <w:t xml:space="preserve"> </w:t>
            </w:r>
            <w:r>
              <w:rPr>
                <w:rFonts w:hint="eastAsia"/>
              </w:rPr>
              <w:t>传真</w:t>
            </w:r>
          </w:p>
        </w:tc>
        <w:tc>
          <w:tcPr>
            <w:tcW w:w="7285" w:type="dxa"/>
          </w:tcPr>
          <w:p w14:paraId="0E845D6E" w14:textId="77777777" w:rsidR="00B97356" w:rsidRDefault="00B97356" w:rsidP="00F36554">
            <w:r>
              <w:t>H</w:t>
            </w:r>
            <w:r>
              <w:rPr>
                <w:rFonts w:hint="eastAsia"/>
              </w:rPr>
              <w:t>ead</w:t>
            </w:r>
            <w:r>
              <w:rPr>
                <w:rFonts w:hint="eastAsia"/>
              </w:rPr>
              <w:t>对应字段：</w:t>
            </w:r>
            <w:r w:rsidRPr="00CC624C">
              <w:rPr>
                <w:rFonts w:hint="eastAsia"/>
              </w:rPr>
              <w:t>LINKER&lt;</w:t>
            </w:r>
            <w:r w:rsidRPr="00CC624C">
              <w:rPr>
                <w:rFonts w:hint="eastAsia"/>
              </w:rPr>
              <w:t>联系人姓名</w:t>
            </w:r>
            <w:r w:rsidRPr="00CC624C">
              <w:rPr>
                <w:rFonts w:hint="eastAsia"/>
              </w:rPr>
              <w:t>&gt;</w:t>
            </w:r>
            <w:r>
              <w:rPr>
                <w:rFonts w:hint="eastAsia"/>
              </w:rPr>
              <w:t>、</w:t>
            </w:r>
            <w:r w:rsidRPr="00CC624C">
              <w:rPr>
                <w:rFonts w:hint="eastAsia"/>
              </w:rPr>
              <w:t>LINKER_EMAIL&lt;</w:t>
            </w:r>
            <w:r w:rsidRPr="00CC624C">
              <w:rPr>
                <w:rFonts w:hint="eastAsia"/>
              </w:rPr>
              <w:t>电子邮件</w:t>
            </w:r>
            <w:r w:rsidRPr="00CC624C">
              <w:rPr>
                <w:rFonts w:hint="eastAsia"/>
              </w:rPr>
              <w:t>&gt;</w:t>
            </w:r>
            <w:r>
              <w:rPr>
                <w:rFonts w:hint="eastAsia"/>
              </w:rPr>
              <w:t>、</w:t>
            </w:r>
            <w:r w:rsidRPr="00CC624C">
              <w:rPr>
                <w:rFonts w:hint="eastAsia"/>
              </w:rPr>
              <w:t>LINKER_PHONE&lt;</w:t>
            </w:r>
            <w:r w:rsidRPr="00CC624C">
              <w:rPr>
                <w:rFonts w:hint="eastAsia"/>
              </w:rPr>
              <w:t>电话</w:t>
            </w:r>
            <w:r w:rsidRPr="00CC624C">
              <w:rPr>
                <w:rFonts w:hint="eastAsia"/>
              </w:rPr>
              <w:t>&gt;</w:t>
            </w:r>
            <w:r>
              <w:rPr>
                <w:rFonts w:hint="eastAsia"/>
              </w:rPr>
              <w:t>、</w:t>
            </w:r>
            <w:r w:rsidRPr="00536BA1">
              <w:rPr>
                <w:rFonts w:hint="eastAsia"/>
              </w:rPr>
              <w:t>LINKER_FAX&lt;</w:t>
            </w:r>
            <w:r w:rsidRPr="00536BA1">
              <w:rPr>
                <w:rFonts w:hint="eastAsia"/>
              </w:rPr>
              <w:t>传真</w:t>
            </w:r>
            <w:r w:rsidRPr="00536BA1">
              <w:rPr>
                <w:rFonts w:hint="eastAsia"/>
              </w:rPr>
              <w:t>&gt;</w:t>
            </w:r>
          </w:p>
        </w:tc>
      </w:tr>
      <w:tr w:rsidR="00B97356" w14:paraId="05F16134" w14:textId="77777777" w:rsidTr="00F36554">
        <w:tc>
          <w:tcPr>
            <w:tcW w:w="1243" w:type="dxa"/>
          </w:tcPr>
          <w:p w14:paraId="4E91EC77" w14:textId="77777777" w:rsidR="00B97356" w:rsidRDefault="00B97356" w:rsidP="00F36554">
            <w:pPr>
              <w:jc w:val="left"/>
            </w:pPr>
            <w:r>
              <w:rPr>
                <w:rFonts w:hint="eastAsia"/>
              </w:rPr>
              <w:t>订舱公司地址</w:t>
            </w:r>
          </w:p>
        </w:tc>
        <w:tc>
          <w:tcPr>
            <w:tcW w:w="7285" w:type="dxa"/>
          </w:tcPr>
          <w:p w14:paraId="4F297EC6" w14:textId="77777777" w:rsidR="00B97356" w:rsidRDefault="00B97356" w:rsidP="00F36554">
            <w:r>
              <w:t>H</w:t>
            </w:r>
            <w:r>
              <w:rPr>
                <w:rFonts w:hint="eastAsia"/>
              </w:rPr>
              <w:t xml:space="preserve">ead. </w:t>
            </w:r>
            <w:r w:rsidRPr="00EB630F">
              <w:rPr>
                <w:rFonts w:hint="eastAsia"/>
              </w:rPr>
              <w:t>COMP_SEND_ADDR&lt;</w:t>
            </w:r>
            <w:r w:rsidRPr="00EB630F">
              <w:rPr>
                <w:rFonts w:hint="eastAsia"/>
              </w:rPr>
              <w:t>订舱公司地址</w:t>
            </w:r>
            <w:r w:rsidRPr="00EB630F">
              <w:rPr>
                <w:rFonts w:hint="eastAsia"/>
              </w:rPr>
              <w:t>&gt;</w:t>
            </w:r>
            <w:r>
              <w:rPr>
                <w:rFonts w:hint="eastAsia"/>
              </w:rPr>
              <w:t>，对应字段</w:t>
            </w:r>
            <w:r w:rsidRPr="00EB630F">
              <w:rPr>
                <w:rFonts w:hint="eastAsia"/>
              </w:rPr>
              <w:t>COMP_SEND_ADDR</w:t>
            </w:r>
          </w:p>
        </w:tc>
      </w:tr>
      <w:tr w:rsidR="00B97356" w14:paraId="287B2AA9" w14:textId="77777777" w:rsidTr="00F36554">
        <w:tc>
          <w:tcPr>
            <w:tcW w:w="1243" w:type="dxa"/>
          </w:tcPr>
          <w:p w14:paraId="182AB141" w14:textId="77777777" w:rsidR="00B97356" w:rsidRDefault="00B97356" w:rsidP="00F36554">
            <w:pPr>
              <w:jc w:val="left"/>
            </w:pPr>
            <w:r>
              <w:rPr>
                <w:rFonts w:hint="eastAsia"/>
              </w:rPr>
              <w:t>SHIP FROM</w:t>
            </w:r>
          </w:p>
        </w:tc>
        <w:tc>
          <w:tcPr>
            <w:tcW w:w="7285" w:type="dxa"/>
          </w:tcPr>
          <w:p w14:paraId="38DEC848" w14:textId="77777777" w:rsidR="00B97356" w:rsidRDefault="00B97356" w:rsidP="00F36554">
            <w:pPr>
              <w:rPr>
                <w:rFonts w:ascii="Arial"/>
              </w:rPr>
            </w:pPr>
            <w:r>
              <w:rPr>
                <w:rFonts w:ascii="宋体" w:hAnsi="宋体"/>
              </w:rPr>
              <w:t>当</w:t>
            </w:r>
            <w:r>
              <w:rPr>
                <w:rFonts w:ascii="宋体" w:hAnsi="宋体" w:hint="eastAsia"/>
              </w:rPr>
              <w:t>运输条款</w:t>
            </w:r>
            <w:r>
              <w:rPr>
                <w:rFonts w:ascii="宋体" w:hAnsi="宋体"/>
              </w:rPr>
              <w:t>为</w:t>
            </w:r>
            <w:r>
              <w:rPr>
                <w:rFonts w:ascii="Arial"/>
              </w:rPr>
              <w:t>Door/*</w:t>
            </w:r>
            <w:r>
              <w:rPr>
                <w:rFonts w:ascii="宋体" w:hAnsi="宋体"/>
              </w:rPr>
              <w:t>时</w:t>
            </w:r>
            <w:r>
              <w:rPr>
                <w:rFonts w:ascii="宋体" w:hAnsi="宋体" w:hint="eastAsia"/>
              </w:rPr>
              <w:t>“</w:t>
            </w:r>
            <w:r>
              <w:rPr>
                <w:rFonts w:ascii="Arial"/>
                <w:color w:val="000000"/>
              </w:rPr>
              <w:t>SF</w:t>
            </w:r>
            <w:r>
              <w:rPr>
                <w:rFonts w:hint="eastAsia"/>
              </w:rPr>
              <w:t>公司名称和地址</w:t>
            </w:r>
            <w:r>
              <w:rPr>
                <w:rFonts w:hint="eastAsia"/>
              </w:rPr>
              <w:t>/</w:t>
            </w:r>
            <w:r>
              <w:rPr>
                <w:rFonts w:hint="eastAsia"/>
              </w:rPr>
              <w:t>联系人</w:t>
            </w:r>
            <w:r>
              <w:rPr>
                <w:rFonts w:hint="eastAsia"/>
              </w:rPr>
              <w:t>/</w:t>
            </w:r>
            <w:r>
              <w:rPr>
                <w:rFonts w:hint="eastAsia"/>
              </w:rPr>
              <w:t>联系电话</w:t>
            </w:r>
            <w:r>
              <w:rPr>
                <w:rFonts w:ascii="宋体" w:hAnsi="宋体" w:hint="eastAsia"/>
              </w:rPr>
              <w:t>”</w:t>
            </w:r>
            <w:r>
              <w:rPr>
                <w:rFonts w:ascii="宋体" w:hAnsi="宋体"/>
              </w:rPr>
              <w:t>必填</w:t>
            </w:r>
            <w:r>
              <w:rPr>
                <w:rFonts w:ascii="Arial"/>
              </w:rPr>
              <w:t>;</w:t>
            </w:r>
          </w:p>
          <w:p w14:paraId="55B63870" w14:textId="77777777" w:rsidR="00B97356" w:rsidRDefault="00B97356" w:rsidP="00F36554">
            <w:r w:rsidRPr="0062757C">
              <w:rPr>
                <w:rFonts w:hint="eastAsia"/>
              </w:rPr>
              <w:t>SHIP_FROM_LINKER&lt;</w:t>
            </w:r>
            <w:r w:rsidRPr="0062757C">
              <w:rPr>
                <w:rFonts w:hint="eastAsia"/>
              </w:rPr>
              <w:t>联系人</w:t>
            </w:r>
            <w:r w:rsidRPr="0062757C">
              <w:rPr>
                <w:rFonts w:hint="eastAsia"/>
              </w:rPr>
              <w:t>&gt;</w:t>
            </w:r>
          </w:p>
          <w:p w14:paraId="4AA00910" w14:textId="77777777" w:rsidR="00B97356" w:rsidRDefault="00B97356" w:rsidP="00F36554">
            <w:r w:rsidRPr="00A576C5">
              <w:rPr>
                <w:rFonts w:hint="eastAsia"/>
              </w:rPr>
              <w:t>SHIP_FROM_LINKPHONE&lt;</w:t>
            </w:r>
            <w:r w:rsidRPr="00A576C5">
              <w:rPr>
                <w:rFonts w:hint="eastAsia"/>
              </w:rPr>
              <w:t>联系人电话</w:t>
            </w:r>
            <w:r w:rsidRPr="00A576C5">
              <w:rPr>
                <w:rFonts w:hint="eastAsia"/>
              </w:rPr>
              <w:t>&gt;</w:t>
            </w:r>
          </w:p>
          <w:p w14:paraId="7888859F" w14:textId="77777777" w:rsidR="00B97356" w:rsidRDefault="00B97356" w:rsidP="00F36554">
            <w:r w:rsidRPr="00002AE1">
              <w:rPr>
                <w:rFonts w:hint="eastAsia"/>
              </w:rPr>
              <w:t>SHIP_FROM_ADDR&lt;</w:t>
            </w:r>
            <w:r w:rsidRPr="00002AE1">
              <w:rPr>
                <w:rFonts w:hint="eastAsia"/>
              </w:rPr>
              <w:t>名称和地址</w:t>
            </w:r>
            <w:r w:rsidRPr="00002AE1">
              <w:rPr>
                <w:rFonts w:hint="eastAsia"/>
              </w:rPr>
              <w:t>&gt;</w:t>
            </w:r>
          </w:p>
        </w:tc>
      </w:tr>
      <w:tr w:rsidR="00B97356" w14:paraId="08C4A317" w14:textId="77777777" w:rsidTr="00F36554">
        <w:tc>
          <w:tcPr>
            <w:tcW w:w="1243" w:type="dxa"/>
          </w:tcPr>
          <w:p w14:paraId="18205FA7" w14:textId="77777777" w:rsidR="00B97356" w:rsidRDefault="00B97356" w:rsidP="00F36554">
            <w:pPr>
              <w:jc w:val="left"/>
            </w:pPr>
            <w:r>
              <w:rPr>
                <w:rFonts w:hint="eastAsia"/>
              </w:rPr>
              <w:t>SHIP TO</w:t>
            </w:r>
          </w:p>
        </w:tc>
        <w:tc>
          <w:tcPr>
            <w:tcW w:w="7285" w:type="dxa"/>
          </w:tcPr>
          <w:p w14:paraId="2D023D5F" w14:textId="77777777" w:rsidR="00B97356" w:rsidRDefault="00B97356" w:rsidP="00F36554">
            <w:r>
              <w:rPr>
                <w:rFonts w:hint="eastAsia"/>
              </w:rPr>
              <w:t>当</w:t>
            </w:r>
            <w:r>
              <w:rPr>
                <w:rFonts w:ascii="宋体" w:hAnsi="宋体" w:hint="eastAsia"/>
              </w:rPr>
              <w:t>运输条款</w:t>
            </w:r>
            <w:r>
              <w:rPr>
                <w:rFonts w:hint="eastAsia"/>
              </w:rPr>
              <w:t>为</w:t>
            </w:r>
            <w:r>
              <w:rPr>
                <w:rFonts w:hint="eastAsia"/>
              </w:rPr>
              <w:t>*/Door</w:t>
            </w:r>
            <w:r>
              <w:rPr>
                <w:rFonts w:hint="eastAsia"/>
              </w:rPr>
              <w:t>时“</w:t>
            </w:r>
            <w:r>
              <w:t>ST</w:t>
            </w:r>
            <w:r>
              <w:rPr>
                <w:rFonts w:hint="eastAsia"/>
              </w:rPr>
              <w:t>公司名称和地址</w:t>
            </w:r>
            <w:r>
              <w:rPr>
                <w:rFonts w:hint="eastAsia"/>
              </w:rPr>
              <w:t>/</w:t>
            </w:r>
            <w:r>
              <w:rPr>
                <w:rFonts w:hint="eastAsia"/>
              </w:rPr>
              <w:t>联系人</w:t>
            </w:r>
            <w:r>
              <w:rPr>
                <w:rFonts w:hint="eastAsia"/>
              </w:rPr>
              <w:t>/</w:t>
            </w:r>
            <w:r>
              <w:rPr>
                <w:rFonts w:hint="eastAsia"/>
              </w:rPr>
              <w:t>联系电话”必填</w:t>
            </w:r>
            <w:r>
              <w:rPr>
                <w:rFonts w:hint="eastAsia"/>
              </w:rPr>
              <w:t>;</w:t>
            </w:r>
          </w:p>
          <w:p w14:paraId="49F925BA" w14:textId="77777777" w:rsidR="00B97356" w:rsidRDefault="00B97356" w:rsidP="00F36554">
            <w:r w:rsidRPr="00567135">
              <w:rPr>
                <w:rFonts w:hint="eastAsia"/>
              </w:rPr>
              <w:t>SHIP_TO_LINKER&lt;</w:t>
            </w:r>
            <w:r w:rsidRPr="00567135">
              <w:rPr>
                <w:rFonts w:hint="eastAsia"/>
              </w:rPr>
              <w:t>联系人</w:t>
            </w:r>
            <w:r w:rsidRPr="00567135">
              <w:rPr>
                <w:rFonts w:hint="eastAsia"/>
              </w:rPr>
              <w:t>&gt;</w:t>
            </w:r>
          </w:p>
          <w:p w14:paraId="76291D98" w14:textId="77777777" w:rsidR="00B97356" w:rsidRDefault="00B97356" w:rsidP="00F36554">
            <w:r w:rsidRPr="00DD18B2">
              <w:rPr>
                <w:rFonts w:hint="eastAsia"/>
              </w:rPr>
              <w:t>SHIP_TO_LINKPHONE&lt;</w:t>
            </w:r>
            <w:r w:rsidRPr="00DD18B2">
              <w:rPr>
                <w:rFonts w:hint="eastAsia"/>
              </w:rPr>
              <w:t>联系人电话</w:t>
            </w:r>
            <w:r w:rsidRPr="00DD18B2">
              <w:rPr>
                <w:rFonts w:hint="eastAsia"/>
              </w:rPr>
              <w:t>&gt;</w:t>
            </w:r>
          </w:p>
          <w:p w14:paraId="226145EF" w14:textId="77777777" w:rsidR="00B97356" w:rsidRDefault="00B97356" w:rsidP="00F36554">
            <w:r w:rsidRPr="00BF4FDF">
              <w:rPr>
                <w:rFonts w:hint="eastAsia"/>
              </w:rPr>
              <w:t>SHIP_TO_ADDR&lt;</w:t>
            </w:r>
            <w:r w:rsidRPr="00BF4FDF">
              <w:rPr>
                <w:rFonts w:hint="eastAsia"/>
              </w:rPr>
              <w:t>名称和地址</w:t>
            </w:r>
            <w:r w:rsidRPr="00BF4FDF">
              <w:rPr>
                <w:rFonts w:hint="eastAsia"/>
              </w:rPr>
              <w:t>&gt;</w:t>
            </w:r>
          </w:p>
        </w:tc>
      </w:tr>
      <w:tr w:rsidR="00B97356" w14:paraId="0276BB38" w14:textId="77777777" w:rsidTr="00F36554">
        <w:tc>
          <w:tcPr>
            <w:tcW w:w="8528" w:type="dxa"/>
            <w:gridSpan w:val="2"/>
          </w:tcPr>
          <w:p w14:paraId="7AB164D8" w14:textId="77777777" w:rsidR="00B97356" w:rsidRDefault="00B97356" w:rsidP="00F36554">
            <w:pPr>
              <w:jc w:val="left"/>
            </w:pPr>
            <w:r>
              <w:rPr>
                <w:rFonts w:hint="eastAsia"/>
              </w:rPr>
              <w:t>【箱型列表】</w:t>
            </w:r>
          </w:p>
        </w:tc>
      </w:tr>
      <w:tr w:rsidR="00B97356" w14:paraId="581B50F8" w14:textId="77777777" w:rsidTr="00F36554">
        <w:tc>
          <w:tcPr>
            <w:tcW w:w="1243" w:type="dxa"/>
          </w:tcPr>
          <w:p w14:paraId="1FF8F37E" w14:textId="77777777" w:rsidR="00B97356" w:rsidRDefault="00B97356" w:rsidP="00F36554">
            <w:pPr>
              <w:jc w:val="left"/>
            </w:pPr>
            <w:r>
              <w:rPr>
                <w:rFonts w:hint="eastAsia"/>
              </w:rPr>
              <w:t>箱型</w:t>
            </w:r>
            <w:r>
              <w:rPr>
                <w:rFonts w:hint="eastAsia"/>
              </w:rPr>
              <w:t>*</w:t>
            </w:r>
          </w:p>
        </w:tc>
        <w:tc>
          <w:tcPr>
            <w:tcW w:w="7285" w:type="dxa"/>
          </w:tcPr>
          <w:p w14:paraId="2CA1D955" w14:textId="77777777" w:rsidR="00B97356" w:rsidRDefault="00B97356" w:rsidP="00F36554">
            <w:pPr>
              <w:jc w:val="left"/>
            </w:pPr>
            <w:r>
              <w:rPr>
                <w:rFonts w:hint="eastAsia"/>
              </w:rPr>
              <w:t>固定加载</w:t>
            </w:r>
            <w:r>
              <w:rPr>
                <w:rFonts w:hint="eastAsia"/>
              </w:rPr>
              <w:t>detail.CONTA_SIZE</w:t>
            </w:r>
            <w:r>
              <w:rPr>
                <w:rFonts w:hint="eastAsia"/>
              </w:rPr>
              <w:t>（</w:t>
            </w:r>
            <w:r>
              <w:rPr>
                <w:rFonts w:hint="eastAsia"/>
              </w:rPr>
              <w:t>CONTA_SIZE</w:t>
            </w:r>
            <w:r>
              <w:rPr>
                <w:rFonts w:hint="eastAsia"/>
              </w:rPr>
              <w:t>顺序加载）。</w:t>
            </w:r>
          </w:p>
        </w:tc>
      </w:tr>
      <w:tr w:rsidR="00B97356" w14:paraId="34E3B5E6" w14:textId="77777777" w:rsidTr="00F36554">
        <w:tc>
          <w:tcPr>
            <w:tcW w:w="1243" w:type="dxa"/>
          </w:tcPr>
          <w:p w14:paraId="2AFE11B0" w14:textId="77777777" w:rsidR="00B97356" w:rsidRDefault="00B97356" w:rsidP="00F36554">
            <w:pPr>
              <w:jc w:val="left"/>
            </w:pPr>
            <w:r>
              <w:rPr>
                <w:rFonts w:hint="eastAsia"/>
              </w:rPr>
              <w:t>数量</w:t>
            </w:r>
            <w:r>
              <w:rPr>
                <w:rFonts w:hint="eastAsia"/>
              </w:rPr>
              <w:t>*</w:t>
            </w:r>
          </w:p>
        </w:tc>
        <w:tc>
          <w:tcPr>
            <w:tcW w:w="7285" w:type="dxa"/>
          </w:tcPr>
          <w:p w14:paraId="6FF94D60" w14:textId="77777777" w:rsidR="00B97356" w:rsidRDefault="00B97356" w:rsidP="00F36554">
            <w:pPr>
              <w:jc w:val="left"/>
            </w:pPr>
            <w:r>
              <w:rPr>
                <w:rFonts w:hint="eastAsia"/>
              </w:rPr>
              <w:t>文本框，只允许输入整形数字，不能为空。</w:t>
            </w:r>
          </w:p>
          <w:p w14:paraId="4A1A3DCE" w14:textId="77777777" w:rsidR="00B97356" w:rsidRDefault="00B97356" w:rsidP="00F36554">
            <w:pPr>
              <w:jc w:val="left"/>
            </w:pPr>
            <w:r>
              <w:rPr>
                <w:rFonts w:hint="eastAsia"/>
              </w:rPr>
              <w:t>选择【集装箱箱型】但未填写数量，需提示“集装箱箱型的数量不能为空”。消息号：</w:t>
            </w:r>
            <w:r w:rsidRPr="005F7BB8">
              <w:t>ContaNumberIsEmpty</w:t>
            </w:r>
          </w:p>
          <w:p w14:paraId="6BC1F142" w14:textId="77777777" w:rsidR="00B97356" w:rsidRDefault="00B97356" w:rsidP="00F36554">
            <w:pPr>
              <w:jc w:val="left"/>
            </w:pPr>
          </w:p>
          <w:p w14:paraId="0A5160A0" w14:textId="77777777" w:rsidR="00B97356" w:rsidRDefault="00B97356" w:rsidP="00F36554">
            <w:pPr>
              <w:numPr>
                <w:ilvl w:val="0"/>
                <w:numId w:val="179"/>
              </w:numPr>
              <w:jc w:val="left"/>
            </w:pPr>
            <w:r>
              <w:rPr>
                <w:rFonts w:hint="eastAsia"/>
              </w:rPr>
              <w:t>编辑模式</w:t>
            </w:r>
          </w:p>
          <w:p w14:paraId="6EF4801C" w14:textId="77777777" w:rsidR="00B97356" w:rsidRDefault="00B97356" w:rsidP="00F36554">
            <w:pPr>
              <w:jc w:val="left"/>
            </w:pPr>
            <w:r>
              <w:rPr>
                <w:rFonts w:hint="eastAsia"/>
              </w:rPr>
              <w:t>按箱型分组显示（例如：</w:t>
            </w:r>
            <w:r>
              <w:rPr>
                <w:rFonts w:hint="eastAsia"/>
              </w:rPr>
              <w:t>20GP*2</w:t>
            </w:r>
            <w:r>
              <w:rPr>
                <w:rFonts w:hint="eastAsia"/>
              </w:rPr>
              <w:t>，订舱明细表有</w:t>
            </w:r>
            <w:r>
              <w:rPr>
                <w:rFonts w:hint="eastAsia"/>
              </w:rPr>
              <w:t>2</w:t>
            </w:r>
            <w:r>
              <w:rPr>
                <w:rFonts w:hint="eastAsia"/>
              </w:rPr>
              <w:t>个一样记录（</w:t>
            </w:r>
            <w:r>
              <w:rPr>
                <w:rFonts w:hint="eastAsia"/>
              </w:rPr>
              <w:t>SEQ</w:t>
            </w:r>
            <w:r>
              <w:rPr>
                <w:rFonts w:hint="eastAsia"/>
              </w:rPr>
              <w:t>除外），页面只能显示一个</w:t>
            </w:r>
            <w:r>
              <w:rPr>
                <w:rFonts w:hint="eastAsia"/>
              </w:rPr>
              <w:t>20GP</w:t>
            </w:r>
            <w:r>
              <w:rPr>
                <w:rFonts w:hint="eastAsia"/>
              </w:rPr>
              <w:t>，数量</w:t>
            </w:r>
            <w:r>
              <w:rPr>
                <w:rFonts w:hint="eastAsia"/>
              </w:rPr>
              <w:t>2</w:t>
            </w:r>
            <w:r>
              <w:rPr>
                <w:rFonts w:hint="eastAsia"/>
              </w:rPr>
              <w:t>）</w:t>
            </w:r>
          </w:p>
        </w:tc>
      </w:tr>
      <w:tr w:rsidR="00B97356" w14:paraId="2C7940B2" w14:textId="77777777" w:rsidTr="00F36554">
        <w:tc>
          <w:tcPr>
            <w:tcW w:w="1243" w:type="dxa"/>
          </w:tcPr>
          <w:p w14:paraId="1EC5F89F" w14:textId="77777777" w:rsidR="00B97356" w:rsidRDefault="00B97356" w:rsidP="00F36554">
            <w:pPr>
              <w:jc w:val="left"/>
            </w:pPr>
            <w:r>
              <w:rPr>
                <w:rFonts w:hint="eastAsia"/>
              </w:rPr>
              <w:t>预计总量</w:t>
            </w:r>
            <w:r>
              <w:rPr>
                <w:rFonts w:hint="eastAsia"/>
              </w:rPr>
              <w:t>/</w:t>
            </w:r>
            <w:r>
              <w:rPr>
                <w:rFonts w:hint="eastAsia"/>
              </w:rPr>
              <w:t>可订数</w:t>
            </w:r>
          </w:p>
        </w:tc>
        <w:tc>
          <w:tcPr>
            <w:tcW w:w="7285" w:type="dxa"/>
          </w:tcPr>
          <w:p w14:paraId="2BDFAADA" w14:textId="77777777" w:rsidR="00B97356" w:rsidRDefault="00B97356" w:rsidP="00F36554">
            <w:pPr>
              <w:jc w:val="left"/>
            </w:pPr>
            <w:r>
              <w:rPr>
                <w:rFonts w:hint="eastAsia"/>
              </w:rPr>
              <w:t>匹配</w:t>
            </w:r>
            <w:r>
              <w:rPr>
                <w:rFonts w:hint="eastAsia"/>
              </w:rPr>
              <w:t>infoList</w:t>
            </w:r>
            <w:r>
              <w:rPr>
                <w:rFonts w:hint="eastAsia"/>
              </w:rPr>
              <w:t>中的</w:t>
            </w:r>
            <w:r>
              <w:rPr>
                <w:rFonts w:hint="eastAsia"/>
              </w:rPr>
              <w:t>CONTA_SIZE</w:t>
            </w:r>
          </w:p>
          <w:p w14:paraId="3EAA44C9" w14:textId="77777777" w:rsidR="00B97356" w:rsidRDefault="00B97356" w:rsidP="00F36554">
            <w:pPr>
              <w:jc w:val="left"/>
            </w:pPr>
            <w:r>
              <w:rPr>
                <w:rFonts w:hint="eastAsia"/>
              </w:rPr>
              <w:t>预计总量</w:t>
            </w:r>
            <w:r>
              <w:rPr>
                <w:rFonts w:hint="eastAsia"/>
              </w:rPr>
              <w:t xml:space="preserve"> = </w:t>
            </w:r>
            <w:r w:rsidRPr="009076B7">
              <w:t>totalUnit</w:t>
            </w:r>
          </w:p>
          <w:p w14:paraId="251DB9D3" w14:textId="77777777" w:rsidR="00B97356" w:rsidRDefault="00B97356" w:rsidP="00F36554">
            <w:pPr>
              <w:jc w:val="left"/>
            </w:pPr>
            <w:r>
              <w:rPr>
                <w:rFonts w:ascii="宋体" w:hAnsi="宋体" w:hint="eastAsia"/>
              </w:rPr>
              <w:t xml:space="preserve">可订数 = </w:t>
            </w:r>
            <w:r w:rsidRPr="006471EF">
              <w:t>remindUnit</w:t>
            </w:r>
          </w:p>
          <w:p w14:paraId="006E8F39" w14:textId="77777777" w:rsidR="00B97356" w:rsidRDefault="00B97356" w:rsidP="00F36554">
            <w:pPr>
              <w:jc w:val="left"/>
              <w:rPr>
                <w:rFonts w:ascii="宋体" w:hAnsi="宋体"/>
              </w:rPr>
            </w:pPr>
            <w:r>
              <w:rPr>
                <w:rFonts w:hint="eastAsia"/>
              </w:rPr>
              <w:t>如果没有匹配到，两者都显示“</w:t>
            </w:r>
            <w:r>
              <w:rPr>
                <w:rFonts w:hint="eastAsia"/>
              </w:rPr>
              <w:t>-</w:t>
            </w:r>
            <w:r>
              <w:rPr>
                <w:rFonts w:hint="eastAsia"/>
              </w:rPr>
              <w:t>”</w:t>
            </w:r>
          </w:p>
        </w:tc>
      </w:tr>
      <w:tr w:rsidR="00B97356" w14:paraId="4D22FF9A" w14:textId="77777777" w:rsidTr="00F36554">
        <w:tc>
          <w:tcPr>
            <w:tcW w:w="1243" w:type="dxa"/>
          </w:tcPr>
          <w:p w14:paraId="42B3AEFA" w14:textId="77777777" w:rsidR="00B97356" w:rsidRDefault="00B97356" w:rsidP="00F36554">
            <w:pPr>
              <w:jc w:val="left"/>
            </w:pPr>
            <w:r>
              <w:rPr>
                <w:rFonts w:hint="eastAsia"/>
              </w:rPr>
              <w:t>FAK</w:t>
            </w:r>
            <w:r>
              <w:rPr>
                <w:rFonts w:hint="eastAsia"/>
              </w:rPr>
              <w:t>价</w:t>
            </w:r>
            <w:r>
              <w:rPr>
                <w:rFonts w:hint="eastAsia"/>
              </w:rPr>
              <w:t xml:space="preserve"> </w:t>
            </w:r>
          </w:p>
        </w:tc>
        <w:tc>
          <w:tcPr>
            <w:tcW w:w="7285" w:type="dxa"/>
          </w:tcPr>
          <w:p w14:paraId="024C88A6" w14:textId="77777777" w:rsidR="00B97356" w:rsidRDefault="00B97356" w:rsidP="00F36554">
            <w:pPr>
              <w:jc w:val="left"/>
              <w:rPr>
                <w:rFonts w:ascii="宋体" w:hAnsi="宋体"/>
              </w:rPr>
            </w:pPr>
            <w:r>
              <w:rPr>
                <w:rFonts w:hint="eastAsia"/>
              </w:rPr>
              <w:t>选择器选择后，动态加载</w:t>
            </w:r>
          </w:p>
        </w:tc>
      </w:tr>
      <w:tr w:rsidR="00B97356" w14:paraId="3E0ED925" w14:textId="77777777" w:rsidTr="00F36554">
        <w:tc>
          <w:tcPr>
            <w:tcW w:w="1243" w:type="dxa"/>
          </w:tcPr>
          <w:p w14:paraId="52B492BC" w14:textId="77777777" w:rsidR="00B97356" w:rsidRDefault="00B97356" w:rsidP="00F36554">
            <w:pPr>
              <w:jc w:val="left"/>
            </w:pPr>
            <w:r>
              <w:rPr>
                <w:rFonts w:hint="eastAsia"/>
              </w:rPr>
              <w:t>箱号</w:t>
            </w:r>
          </w:p>
        </w:tc>
        <w:tc>
          <w:tcPr>
            <w:tcW w:w="7285" w:type="dxa"/>
          </w:tcPr>
          <w:p w14:paraId="746E1454" w14:textId="77777777" w:rsidR="00B97356" w:rsidRDefault="00B97356" w:rsidP="00F36554">
            <w:r>
              <w:rPr>
                <w:rFonts w:hint="eastAsia"/>
              </w:rPr>
              <w:t>文本框</w:t>
            </w:r>
            <w:r>
              <w:rPr>
                <w:rFonts w:hint="eastAsia"/>
              </w:rPr>
              <w:t xml:space="preserve"> </w:t>
            </w:r>
          </w:p>
        </w:tc>
      </w:tr>
      <w:tr w:rsidR="00B97356" w14:paraId="244980B8" w14:textId="77777777" w:rsidTr="00F36554">
        <w:trPr>
          <w:trHeight w:val="60"/>
        </w:trPr>
        <w:tc>
          <w:tcPr>
            <w:tcW w:w="1243" w:type="dxa"/>
          </w:tcPr>
          <w:p w14:paraId="5AAD3961" w14:textId="77777777" w:rsidR="00B97356" w:rsidRDefault="00B97356" w:rsidP="00F36554">
            <w:r>
              <w:rPr>
                <w:rFonts w:hint="eastAsia"/>
              </w:rPr>
              <w:t>超重</w:t>
            </w:r>
          </w:p>
        </w:tc>
        <w:tc>
          <w:tcPr>
            <w:tcW w:w="7285" w:type="dxa"/>
          </w:tcPr>
          <w:p w14:paraId="427F2F61" w14:textId="77777777" w:rsidR="00B97356" w:rsidRDefault="00B97356" w:rsidP="00F36554">
            <w:r>
              <w:rPr>
                <w:rFonts w:hint="eastAsia"/>
              </w:rPr>
              <w:t>默认不选择</w:t>
            </w:r>
          </w:p>
        </w:tc>
      </w:tr>
      <w:tr w:rsidR="00B97356" w14:paraId="06ACA6CA" w14:textId="77777777" w:rsidTr="00F36554">
        <w:trPr>
          <w:trHeight w:val="60"/>
        </w:trPr>
        <w:tc>
          <w:tcPr>
            <w:tcW w:w="1243" w:type="dxa"/>
          </w:tcPr>
          <w:p w14:paraId="32DBDC93" w14:textId="77777777" w:rsidR="00B97356" w:rsidRDefault="00B97356" w:rsidP="00F36554">
            <w:r>
              <w:rPr>
                <w:rFonts w:hint="eastAsia"/>
              </w:rPr>
              <w:t>当柜重量</w:t>
            </w:r>
          </w:p>
        </w:tc>
        <w:tc>
          <w:tcPr>
            <w:tcW w:w="7285" w:type="dxa"/>
          </w:tcPr>
          <w:p w14:paraId="37A9C30D" w14:textId="77777777" w:rsidR="00B97356" w:rsidRDefault="00B97356" w:rsidP="00F36554">
            <w:r>
              <w:rPr>
                <w:rFonts w:hint="eastAsia"/>
              </w:rPr>
              <w:t>“超重”选中后，文本框录入</w:t>
            </w:r>
          </w:p>
        </w:tc>
      </w:tr>
      <w:tr w:rsidR="00B97356" w14:paraId="74D66621" w14:textId="77777777" w:rsidTr="00F36554">
        <w:tc>
          <w:tcPr>
            <w:tcW w:w="1243" w:type="dxa"/>
            <w:shd w:val="clear" w:color="auto" w:fill="E0E0E0"/>
          </w:tcPr>
          <w:p w14:paraId="2887376D" w14:textId="77777777" w:rsidR="00B97356" w:rsidRDefault="00B97356" w:rsidP="00F36554">
            <w:r>
              <w:rPr>
                <w:rFonts w:hint="eastAsia"/>
              </w:rPr>
              <w:t>交互</w:t>
            </w:r>
          </w:p>
        </w:tc>
        <w:tc>
          <w:tcPr>
            <w:tcW w:w="7285" w:type="dxa"/>
            <w:shd w:val="clear" w:color="auto" w:fill="E0E0E0"/>
          </w:tcPr>
          <w:p w14:paraId="6666123C" w14:textId="77777777" w:rsidR="00B97356" w:rsidRDefault="00B97356" w:rsidP="00F36554"/>
        </w:tc>
      </w:tr>
      <w:tr w:rsidR="00B97356" w14:paraId="3F8A4471" w14:textId="77777777" w:rsidTr="00F36554">
        <w:tc>
          <w:tcPr>
            <w:tcW w:w="1243" w:type="dxa"/>
          </w:tcPr>
          <w:p w14:paraId="6018F420" w14:textId="77777777" w:rsidR="00B97356" w:rsidRDefault="00B97356" w:rsidP="00F36554">
            <w:pPr>
              <w:jc w:val="left"/>
            </w:pPr>
            <w:r>
              <w:rPr>
                <w:rFonts w:hint="eastAsia"/>
              </w:rPr>
              <w:t>界面初始化</w:t>
            </w:r>
          </w:p>
        </w:tc>
        <w:tc>
          <w:tcPr>
            <w:tcW w:w="7285" w:type="dxa"/>
          </w:tcPr>
          <w:p w14:paraId="385A5E72" w14:textId="77777777" w:rsidR="00B97356" w:rsidRDefault="00B97356" w:rsidP="00F36554">
            <w:pPr>
              <w:numPr>
                <w:ilvl w:val="0"/>
                <w:numId w:val="179"/>
              </w:numPr>
            </w:pPr>
            <w:r>
              <w:rPr>
                <w:rFonts w:hint="eastAsia"/>
              </w:rPr>
              <w:t>新增模式</w:t>
            </w:r>
          </w:p>
          <w:p w14:paraId="7DE607B0" w14:textId="77777777" w:rsidR="00B97356" w:rsidRDefault="00B97356" w:rsidP="00F36554">
            <w:r>
              <w:rPr>
                <w:rFonts w:hint="eastAsia"/>
              </w:rPr>
              <w:t>命名空间</w:t>
            </w:r>
            <w:r w:rsidRPr="008109C3">
              <w:t>PHY.BKONLINE.Facade.FuturePresale</w:t>
            </w:r>
          </w:p>
          <w:p w14:paraId="7CC1E7B1" w14:textId="77777777" w:rsidR="00B97356" w:rsidRDefault="00B97356" w:rsidP="00F36554">
            <w:r>
              <w:rPr>
                <w:rFonts w:hint="eastAsia"/>
              </w:rPr>
              <w:t>获取传过来的</w:t>
            </w:r>
            <w:r>
              <w:rPr>
                <w:rFonts w:hint="eastAsia"/>
              </w:rPr>
              <w:t>preSaleHeadSeq</w:t>
            </w:r>
            <w:r>
              <w:rPr>
                <w:rFonts w:hint="eastAsia"/>
              </w:rPr>
              <w:t>，调用接口</w:t>
            </w:r>
            <w:r w:rsidRPr="00550B0E">
              <w:t>IOMTFuturePresale</w:t>
            </w:r>
            <w:r>
              <w:rPr>
                <w:rFonts w:hint="eastAsia"/>
              </w:rPr>
              <w:t>.</w:t>
            </w:r>
            <w:r w:rsidRPr="00572C71">
              <w:t>QueryByHeadSeq</w:t>
            </w:r>
          </w:p>
          <w:p w14:paraId="35E25BC6" w14:textId="77777777" w:rsidR="00B97356" w:rsidRDefault="00B97356" w:rsidP="00F36554">
            <w:r>
              <w:rPr>
                <w:rFonts w:hint="eastAsia"/>
              </w:rPr>
              <w:t>返回实体：</w:t>
            </w:r>
            <w:r w:rsidRPr="000D24AD">
              <w:t>FuturePresaleModel</w:t>
            </w:r>
          </w:p>
          <w:p w14:paraId="47E7991D" w14:textId="77777777" w:rsidR="00B97356" w:rsidRDefault="00B97356" w:rsidP="00F36554">
            <w:pPr>
              <w:numPr>
                <w:ilvl w:val="0"/>
                <w:numId w:val="179"/>
              </w:numPr>
            </w:pPr>
            <w:r>
              <w:rPr>
                <w:rFonts w:hint="eastAsia"/>
              </w:rPr>
              <w:t>编辑模式</w:t>
            </w:r>
          </w:p>
          <w:p w14:paraId="1AE9D3BD" w14:textId="77777777" w:rsidR="00B97356" w:rsidRDefault="00B97356" w:rsidP="00F36554">
            <w:r>
              <w:rPr>
                <w:rFonts w:hint="eastAsia"/>
              </w:rPr>
              <w:t>命名空间</w:t>
            </w:r>
            <w:r w:rsidRPr="00F46D8C">
              <w:t>PHY.BKONLINE.Facade.Order</w:t>
            </w:r>
          </w:p>
          <w:p w14:paraId="176CCA36" w14:textId="77777777" w:rsidR="00B97356" w:rsidRDefault="00B97356" w:rsidP="00F36554">
            <w:r>
              <w:rPr>
                <w:rFonts w:hint="eastAsia"/>
              </w:rPr>
              <w:t>调用接口</w:t>
            </w:r>
            <w:r w:rsidRPr="00BF2AD4">
              <w:t>IOMTOrder</w:t>
            </w:r>
            <w:r>
              <w:rPr>
                <w:rFonts w:hint="eastAsia"/>
              </w:rPr>
              <w:t>.</w:t>
            </w:r>
            <w:r w:rsidRPr="00CD61F4">
              <w:t>QueryOrderBySeq</w:t>
            </w:r>
          </w:p>
          <w:p w14:paraId="43963735" w14:textId="77777777" w:rsidR="00B97356" w:rsidRDefault="00B97356" w:rsidP="00F36554">
            <w:r>
              <w:rPr>
                <w:rFonts w:hint="eastAsia"/>
              </w:rPr>
              <w:t>返回实体：</w:t>
            </w:r>
            <w:r w:rsidRPr="00177F4B">
              <w:t>OrderData</w:t>
            </w:r>
            <w:r>
              <w:rPr>
                <w:rFonts w:hint="eastAsia"/>
              </w:rPr>
              <w:t xml:space="preserve"> (</w:t>
            </w:r>
            <w:r>
              <w:rPr>
                <w:rFonts w:hint="eastAsia"/>
              </w:rPr>
              <w:t>订舱主表和订舱子表</w:t>
            </w:r>
            <w:r>
              <w:rPr>
                <w:rFonts w:hint="eastAsia"/>
              </w:rPr>
              <w:t>)</w:t>
            </w:r>
          </w:p>
          <w:p w14:paraId="74D0D1EE" w14:textId="77777777" w:rsidR="00B97356" w:rsidRDefault="00B97356" w:rsidP="00F36554"/>
          <w:p w14:paraId="0A1283F6" w14:textId="77777777" w:rsidR="00B97356" w:rsidRDefault="00B97356" w:rsidP="00F36554">
            <w:r>
              <w:rPr>
                <w:rFonts w:hint="eastAsia"/>
              </w:rPr>
              <w:t>不管新增、编辑，都执行以下：</w:t>
            </w:r>
          </w:p>
          <w:p w14:paraId="035D2872" w14:textId="77777777" w:rsidR="00B97356" w:rsidRDefault="00B97356" w:rsidP="00F36554">
            <w:r>
              <w:rPr>
                <w:rFonts w:hint="eastAsia"/>
              </w:rPr>
              <w:t>获取传过来的</w:t>
            </w:r>
            <w:r>
              <w:rPr>
                <w:rFonts w:hint="eastAsia"/>
              </w:rPr>
              <w:t>preSaleHeadSeq</w:t>
            </w:r>
            <w:r>
              <w:rPr>
                <w:rFonts w:hint="eastAsia"/>
              </w:rPr>
              <w:t>，调用接口</w:t>
            </w:r>
            <w:r w:rsidRPr="007C3539">
              <w:t>IOMTFuturePresale</w:t>
            </w:r>
            <w:r>
              <w:rPr>
                <w:rFonts w:hint="eastAsia"/>
              </w:rPr>
              <w:t>.</w:t>
            </w:r>
            <w:r w:rsidRPr="00540431">
              <w:t>GetTradInfo</w:t>
            </w:r>
          </w:p>
          <w:p w14:paraId="27E55A1C" w14:textId="77777777" w:rsidR="00B97356" w:rsidRDefault="00B97356" w:rsidP="00F36554">
            <w:r>
              <w:rPr>
                <w:rFonts w:hint="eastAsia"/>
              </w:rPr>
              <w:t>返回实体：</w:t>
            </w:r>
            <w:r>
              <w:rPr>
                <w:rFonts w:hint="eastAsia"/>
              </w:rPr>
              <w:t>infoList = List&lt;</w:t>
            </w:r>
            <w:r w:rsidRPr="00225AD2">
              <w:t>FPTTradInfo</w:t>
            </w:r>
            <w:r>
              <w:rPr>
                <w:rFonts w:hint="eastAsia"/>
              </w:rPr>
              <w:t>&gt;</w:t>
            </w:r>
          </w:p>
          <w:p w14:paraId="24BE9C98" w14:textId="77777777" w:rsidR="00B97356" w:rsidRDefault="00B97356" w:rsidP="00F36554">
            <w:r>
              <w:rPr>
                <w:rFonts w:hint="eastAsia"/>
              </w:rPr>
              <w:t>获取【箱型列表】中的“预计总量</w:t>
            </w:r>
            <w:r>
              <w:rPr>
                <w:rFonts w:hint="eastAsia"/>
              </w:rPr>
              <w:t>/</w:t>
            </w:r>
            <w:r>
              <w:rPr>
                <w:rFonts w:hint="eastAsia"/>
              </w:rPr>
              <w:t>可订数”，每次都即时计算；</w:t>
            </w:r>
          </w:p>
        </w:tc>
      </w:tr>
      <w:tr w:rsidR="00B97356" w14:paraId="2E98B733" w14:textId="77777777" w:rsidTr="00F36554">
        <w:tc>
          <w:tcPr>
            <w:tcW w:w="1243" w:type="dxa"/>
          </w:tcPr>
          <w:p w14:paraId="367078FF" w14:textId="77777777" w:rsidR="00B97356" w:rsidRDefault="00B97356" w:rsidP="00F36554">
            <w:pPr>
              <w:jc w:val="left"/>
            </w:pPr>
            <w:r>
              <w:rPr>
                <w:rFonts w:hint="eastAsia"/>
              </w:rPr>
              <w:lastRenderedPageBreak/>
              <w:t>页面交互</w:t>
            </w:r>
          </w:p>
        </w:tc>
        <w:tc>
          <w:tcPr>
            <w:tcW w:w="7285" w:type="dxa"/>
          </w:tcPr>
          <w:p w14:paraId="13DE8F3A" w14:textId="77777777" w:rsidR="00B97356" w:rsidRDefault="00B97356" w:rsidP="00F36554">
            <w:pPr>
              <w:numPr>
                <w:ilvl w:val="0"/>
                <w:numId w:val="180"/>
              </w:numPr>
            </w:pPr>
            <w:r>
              <w:rPr>
                <w:rFonts w:hint="eastAsia"/>
              </w:rPr>
              <w:t>当“远期交割航线选择器”选中结果，返回后，</w:t>
            </w:r>
          </w:p>
          <w:p w14:paraId="5C296D93" w14:textId="77777777" w:rsidR="00B97356" w:rsidRDefault="00B97356" w:rsidP="00F36554">
            <w:r>
              <w:rPr>
                <w:rFonts w:hint="eastAsia"/>
              </w:rPr>
              <w:t>[1]</w:t>
            </w:r>
            <w:r>
              <w:rPr>
                <w:rFonts w:hint="eastAsia"/>
              </w:rPr>
              <w:t>动态加载：（来源于返回值）</w:t>
            </w:r>
          </w:p>
          <w:p w14:paraId="3C5D8183" w14:textId="77777777" w:rsidR="00B97356" w:rsidRDefault="00B97356" w:rsidP="00F36554">
            <w:r>
              <w:rPr>
                <w:rFonts w:hint="eastAsia"/>
              </w:rPr>
              <w:t>截重时间</w:t>
            </w:r>
            <w:r>
              <w:rPr>
                <w:rFonts w:hint="eastAsia"/>
              </w:rPr>
              <w:t>=</w:t>
            </w:r>
            <w:r w:rsidRPr="005D0756">
              <w:t xml:space="preserve"> PLAN_LEAVE</w:t>
            </w:r>
          </w:p>
          <w:p w14:paraId="6A3E41A6" w14:textId="77777777" w:rsidR="00B97356" w:rsidRDefault="00B97356" w:rsidP="00F36554">
            <w:r>
              <w:rPr>
                <w:rFonts w:hint="eastAsia"/>
              </w:rPr>
              <w:t>预计离港时间</w:t>
            </w:r>
            <w:r>
              <w:rPr>
                <w:rFonts w:hint="eastAsia"/>
              </w:rPr>
              <w:t xml:space="preserve">= </w:t>
            </w:r>
            <w:r w:rsidRPr="005D0756">
              <w:t>PLAN_LEAVE</w:t>
            </w:r>
          </w:p>
          <w:p w14:paraId="71696CF2" w14:textId="77777777" w:rsidR="00B97356" w:rsidRDefault="00B97356" w:rsidP="00F36554">
            <w:r>
              <w:rPr>
                <w:rFonts w:hint="eastAsia"/>
              </w:rPr>
              <w:t>预计到港时间</w:t>
            </w:r>
            <w:r>
              <w:rPr>
                <w:rFonts w:hint="eastAsia"/>
              </w:rPr>
              <w:t>=</w:t>
            </w:r>
            <w:r w:rsidRPr="005D0756">
              <w:t>PLAN_ARRIVE</w:t>
            </w:r>
            <w:r>
              <w:rPr>
                <w:rFonts w:hint="eastAsia"/>
              </w:rPr>
              <w:t xml:space="preserve"> </w:t>
            </w:r>
          </w:p>
          <w:p w14:paraId="7485727A" w14:textId="77777777" w:rsidR="00B97356" w:rsidRDefault="00B97356" w:rsidP="00F36554">
            <w:r>
              <w:rPr>
                <w:rFonts w:hint="eastAsia"/>
              </w:rPr>
              <w:t>隐藏字段</w:t>
            </w:r>
            <w:r>
              <w:rPr>
                <w:rFonts w:hint="eastAsia"/>
              </w:rPr>
              <w:t>FAK_PRICE_NO = FAK_PRICE_NO</w:t>
            </w:r>
          </w:p>
          <w:p w14:paraId="3E85A82F" w14:textId="77777777" w:rsidR="00B97356" w:rsidRDefault="00B97356" w:rsidP="00F36554"/>
          <w:p w14:paraId="2891E246" w14:textId="77777777" w:rsidR="00B97356" w:rsidRDefault="00B97356" w:rsidP="00F36554">
            <w:r>
              <w:rPr>
                <w:rFonts w:hint="eastAsia"/>
              </w:rPr>
              <w:t>[2]</w:t>
            </w:r>
            <w:r>
              <w:rPr>
                <w:rFonts w:hint="eastAsia"/>
              </w:rPr>
              <w:t>当返回的</w:t>
            </w:r>
            <w:r>
              <w:rPr>
                <w:rFonts w:hint="eastAsia"/>
              </w:rPr>
              <w:t>FAK_PRICE_NO</w:t>
            </w:r>
            <w:r>
              <w:rPr>
                <w:rFonts w:hint="eastAsia"/>
              </w:rPr>
              <w:t>不为</w:t>
            </w:r>
            <w:r>
              <w:rPr>
                <w:rFonts w:hint="eastAsia"/>
              </w:rPr>
              <w:t>NULL</w:t>
            </w:r>
            <w:r>
              <w:rPr>
                <w:rFonts w:hint="eastAsia"/>
              </w:rPr>
              <w:t>，则</w:t>
            </w:r>
            <w:r>
              <w:rPr>
                <w:rFonts w:hint="eastAsia"/>
              </w:rPr>
              <w:t>JS</w:t>
            </w:r>
            <w:r>
              <w:rPr>
                <w:rFonts w:hint="eastAsia"/>
              </w:rPr>
              <w:t>调用后台接口</w:t>
            </w:r>
            <w:r w:rsidRPr="00C671FF">
              <w:t>IOMTPrice</w:t>
            </w:r>
            <w:r>
              <w:rPr>
                <w:rFonts w:hint="eastAsia"/>
              </w:rPr>
              <w:t>.</w:t>
            </w:r>
            <w:r w:rsidRPr="00C671FF">
              <w:t>GetListBySql</w:t>
            </w:r>
          </w:p>
          <w:p w14:paraId="7FA2710A" w14:textId="77777777" w:rsidR="00B97356" w:rsidRDefault="00B97356" w:rsidP="00F36554">
            <w:r>
              <w:rPr>
                <w:rFonts w:hint="eastAsia"/>
              </w:rPr>
              <w:t>加载收货地、交货地和</w:t>
            </w:r>
            <w:r>
              <w:rPr>
                <w:rFonts w:hint="eastAsia"/>
              </w:rPr>
              <w:t>FAK</w:t>
            </w:r>
            <w:r>
              <w:rPr>
                <w:rFonts w:hint="eastAsia"/>
              </w:rPr>
              <w:t>价格等信息</w:t>
            </w:r>
          </w:p>
          <w:p w14:paraId="15D79621" w14:textId="77777777" w:rsidR="00B97356" w:rsidRDefault="00B97356" w:rsidP="00F36554">
            <w:r>
              <w:rPr>
                <w:rFonts w:hint="eastAsia"/>
              </w:rPr>
              <w:t>参数赋值：</w:t>
            </w:r>
          </w:p>
          <w:p w14:paraId="0AA72F75" w14:textId="77777777" w:rsidR="00B97356" w:rsidRDefault="00B97356" w:rsidP="00F36554">
            <w:r w:rsidRPr="00A74069">
              <w:rPr>
                <w:highlight w:val="lightGray"/>
              </w:rPr>
              <w:t>sqlWhere</w:t>
            </w:r>
            <w:r w:rsidRPr="00A74069">
              <w:rPr>
                <w:rFonts w:hint="eastAsia"/>
                <w:highlight w:val="lightGray"/>
              </w:rPr>
              <w:t xml:space="preserve"> = </w:t>
            </w:r>
            <w:r w:rsidRPr="00A74069">
              <w:rPr>
                <w:rFonts w:hint="eastAsia"/>
                <w:highlight w:val="lightGray"/>
              </w:rPr>
              <w:t>“</w:t>
            </w:r>
            <w:r w:rsidRPr="00A74069">
              <w:rPr>
                <w:rFonts w:hint="eastAsia"/>
                <w:highlight w:val="lightGray"/>
              </w:rPr>
              <w:t xml:space="preserve">PRICE_NO = </w:t>
            </w:r>
            <w:r w:rsidRPr="00A74069">
              <w:rPr>
                <w:rFonts w:hint="eastAsia"/>
                <w:highlight w:val="lightGray"/>
              </w:rPr>
              <w:t>参数</w:t>
            </w:r>
            <w:r w:rsidRPr="00A74069">
              <w:rPr>
                <w:rFonts w:hint="eastAsia"/>
                <w:highlight w:val="lightGray"/>
              </w:rPr>
              <w:t xml:space="preserve">FAK_PRICE_NO AND OWNER_SEQ = </w:t>
            </w:r>
            <w:r w:rsidRPr="00A74069">
              <w:rPr>
                <w:rFonts w:hint="eastAsia"/>
                <w:highlight w:val="lightGray"/>
              </w:rPr>
              <w:t>当前预售订舱单的</w:t>
            </w:r>
            <w:r w:rsidRPr="00A74069">
              <w:rPr>
                <w:rFonts w:hint="eastAsia"/>
                <w:highlight w:val="lightGray"/>
              </w:rPr>
              <w:t>OWNER_SEQ AND LOADING_PORT = {</w:t>
            </w:r>
            <w:r w:rsidRPr="00A74069">
              <w:rPr>
                <w:rFonts w:hint="eastAsia"/>
                <w:highlight w:val="lightGray"/>
              </w:rPr>
              <w:t>页面装货港</w:t>
            </w:r>
            <w:r w:rsidRPr="00A74069">
              <w:rPr>
                <w:rFonts w:hint="eastAsia"/>
                <w:highlight w:val="lightGray"/>
              </w:rPr>
              <w:t xml:space="preserve">} AND </w:t>
            </w:r>
            <w:r w:rsidRPr="00A74069">
              <w:rPr>
                <w:highlight w:val="lightGray"/>
              </w:rPr>
              <w:t>DESTINATION_PORT</w:t>
            </w:r>
            <w:r w:rsidRPr="00A74069">
              <w:rPr>
                <w:rFonts w:hint="eastAsia"/>
                <w:highlight w:val="lightGray"/>
              </w:rPr>
              <w:t xml:space="preserve"> = {</w:t>
            </w:r>
            <w:r w:rsidRPr="00A74069">
              <w:rPr>
                <w:rFonts w:hint="eastAsia"/>
                <w:highlight w:val="lightGray"/>
              </w:rPr>
              <w:t>页面卸货港</w:t>
            </w:r>
            <w:r w:rsidRPr="00A74069">
              <w:rPr>
                <w:rFonts w:hint="eastAsia"/>
                <w:highlight w:val="lightGray"/>
              </w:rPr>
              <w:t xml:space="preserve">} + </w:t>
            </w:r>
            <w:r w:rsidRPr="00A74069">
              <w:rPr>
                <w:highlight w:val="lightGray"/>
              </w:rPr>
              <w:t>RULE_PRICE</w:t>
            </w:r>
            <w:r w:rsidRPr="00A74069">
              <w:rPr>
                <w:rFonts w:hint="eastAsia"/>
                <w:highlight w:val="lightGray"/>
              </w:rPr>
              <w:t>={</w:t>
            </w:r>
            <w:r w:rsidRPr="00A74069">
              <w:rPr>
                <w:rFonts w:hint="eastAsia"/>
                <w:highlight w:val="lightGray"/>
              </w:rPr>
              <w:t>页面运费条款</w:t>
            </w:r>
            <w:r w:rsidRPr="00A74069">
              <w:rPr>
                <w:rFonts w:hint="eastAsia"/>
                <w:highlight w:val="lightGray"/>
              </w:rPr>
              <w:t xml:space="preserve">} AND </w:t>
            </w:r>
            <w:r w:rsidRPr="00A74069">
              <w:rPr>
                <w:highlight w:val="lightGray"/>
              </w:rPr>
              <w:t>TRANS_TYPE</w:t>
            </w:r>
            <w:r w:rsidRPr="00A74069">
              <w:rPr>
                <w:rFonts w:hint="eastAsia"/>
                <w:highlight w:val="lightGray"/>
              </w:rPr>
              <w:t>={</w:t>
            </w:r>
            <w:r w:rsidRPr="00A74069">
              <w:rPr>
                <w:rFonts w:hint="eastAsia"/>
                <w:highlight w:val="lightGray"/>
              </w:rPr>
              <w:t>页面运输方式</w:t>
            </w:r>
            <w:r w:rsidRPr="00A74069">
              <w:rPr>
                <w:rFonts w:hint="eastAsia"/>
                <w:highlight w:val="lightGray"/>
              </w:rPr>
              <w:t>}</w:t>
            </w:r>
            <w:r>
              <w:rPr>
                <w:rFonts w:hint="eastAsia"/>
              </w:rPr>
              <w:t>”</w:t>
            </w:r>
          </w:p>
          <w:p w14:paraId="4AD44936" w14:textId="77777777" w:rsidR="00B97356" w:rsidRDefault="00B97356" w:rsidP="00F36554">
            <w:r w:rsidRPr="0029116A">
              <w:t>orderString</w:t>
            </w:r>
            <w:r>
              <w:rPr>
                <w:rFonts w:hint="eastAsia"/>
              </w:rPr>
              <w:t xml:space="preserve"> = </w:t>
            </w:r>
            <w:r>
              <w:rPr>
                <w:rFonts w:hint="eastAsia"/>
              </w:rPr>
              <w:t>“</w:t>
            </w:r>
            <w:r w:rsidRPr="0029116A">
              <w:t>ORDER BY CONTA_SIZE DESC</w:t>
            </w:r>
            <w:r>
              <w:rPr>
                <w:rFonts w:hint="eastAsia"/>
              </w:rPr>
              <w:t>”</w:t>
            </w:r>
          </w:p>
          <w:p w14:paraId="4D096ED0" w14:textId="77777777" w:rsidR="00B97356" w:rsidRDefault="00B97356" w:rsidP="00F36554">
            <w:r w:rsidRPr="001B3BBB">
              <w:t>pageRows</w:t>
            </w:r>
            <w:r>
              <w:rPr>
                <w:rFonts w:hint="eastAsia"/>
              </w:rPr>
              <w:t xml:space="preserve"> = 1000</w:t>
            </w:r>
          </w:p>
          <w:p w14:paraId="7DED055D" w14:textId="77777777" w:rsidR="00B97356" w:rsidRDefault="00B97356" w:rsidP="00F36554">
            <w:r>
              <w:rPr>
                <w:rFonts w:hint="eastAsia"/>
              </w:rPr>
              <w:t>获得</w:t>
            </w:r>
            <w:r>
              <w:rPr>
                <w:rFonts w:hint="eastAsia"/>
              </w:rPr>
              <w:t>FAK</w:t>
            </w:r>
            <w:r>
              <w:rPr>
                <w:rFonts w:hint="eastAsia"/>
              </w:rPr>
              <w:t>信息（即</w:t>
            </w:r>
            <w:r w:rsidRPr="006C7A5F">
              <w:t>PriceData</w:t>
            </w:r>
            <w:r>
              <w:rPr>
                <w:rFonts w:hint="eastAsia"/>
              </w:rPr>
              <w:t>），</w:t>
            </w:r>
          </w:p>
          <w:p w14:paraId="08F3BEE5" w14:textId="77777777" w:rsidR="00B97356" w:rsidRDefault="00B97356" w:rsidP="00F36554">
            <w:pPr>
              <w:numPr>
                <w:ilvl w:val="0"/>
                <w:numId w:val="179"/>
              </w:numPr>
            </w:pPr>
            <w:r>
              <w:rPr>
                <w:rFonts w:hint="eastAsia"/>
              </w:rPr>
              <w:t>收货地加载：</w:t>
            </w:r>
            <w:r w:rsidRPr="0085310D">
              <w:t>LOADING_LOACTION</w:t>
            </w:r>
            <w:r>
              <w:rPr>
                <w:rFonts w:hint="eastAsia"/>
              </w:rPr>
              <w:t>（按半角逗号为分隔符拆分）</w:t>
            </w:r>
          </w:p>
          <w:p w14:paraId="09EEFF48" w14:textId="77777777" w:rsidR="00B97356" w:rsidRDefault="00B97356" w:rsidP="00F36554">
            <w:r>
              <w:rPr>
                <w:rFonts w:hint="eastAsia"/>
              </w:rPr>
              <w:t>（</w:t>
            </w:r>
            <w:r>
              <w:rPr>
                <w:rFonts w:hint="eastAsia"/>
              </w:rPr>
              <w:t>PS</w:t>
            </w:r>
            <w:r>
              <w:rPr>
                <w:rFonts w:hint="eastAsia"/>
              </w:rPr>
              <w:t>：需要排重）</w:t>
            </w:r>
          </w:p>
          <w:p w14:paraId="30C42774" w14:textId="77777777" w:rsidR="00B97356" w:rsidRDefault="00B97356" w:rsidP="00F36554">
            <w:r w:rsidRPr="0085310D">
              <w:t>LOADING_LOACTION_NAME,LOADING_LOACTION_NAME_EN</w:t>
            </w:r>
            <w:r>
              <w:rPr>
                <w:rFonts w:hint="eastAsia"/>
              </w:rPr>
              <w:t>（按半角</w:t>
            </w:r>
            <w:r w:rsidRPr="00BD5E8A">
              <w:t>&lt;_&gt;</w:t>
            </w:r>
            <w:r>
              <w:rPr>
                <w:rFonts w:hint="eastAsia"/>
              </w:rPr>
              <w:t>为分隔符拆分）</w:t>
            </w:r>
          </w:p>
          <w:p w14:paraId="702A4CC1" w14:textId="77777777" w:rsidR="00B97356" w:rsidRPr="00D40903" w:rsidRDefault="00B97356" w:rsidP="00F36554">
            <w:r>
              <w:rPr>
                <w:rFonts w:hint="eastAsia"/>
              </w:rPr>
              <w:t>默认选中与【装货港】一致的值</w:t>
            </w:r>
          </w:p>
          <w:p w14:paraId="21CF6A1F" w14:textId="77777777" w:rsidR="00B97356" w:rsidRDefault="00B97356" w:rsidP="00F36554">
            <w:pPr>
              <w:numPr>
                <w:ilvl w:val="0"/>
                <w:numId w:val="179"/>
              </w:numPr>
            </w:pPr>
            <w:r>
              <w:rPr>
                <w:rFonts w:hint="eastAsia"/>
              </w:rPr>
              <w:t>交货地加载：</w:t>
            </w:r>
            <w:r w:rsidRPr="00636F8D">
              <w:t>DESTINATION_LOCATION</w:t>
            </w:r>
            <w:r>
              <w:rPr>
                <w:rFonts w:hint="eastAsia"/>
              </w:rPr>
              <w:t>（同收货地）</w:t>
            </w:r>
            <w:r w:rsidRPr="00636F8D">
              <w:t>,</w:t>
            </w:r>
          </w:p>
          <w:p w14:paraId="2D26F138" w14:textId="77777777" w:rsidR="00B97356" w:rsidRDefault="00B97356" w:rsidP="00F36554">
            <w:r w:rsidRPr="00636F8D">
              <w:t>DESTINATION_LOCATION_NAME,DESTINATION_LOCATION_NAME_EN</w:t>
            </w:r>
          </w:p>
          <w:p w14:paraId="4A00AF89" w14:textId="77777777" w:rsidR="00B97356" w:rsidRPr="00D40903" w:rsidRDefault="00B97356" w:rsidP="00F36554">
            <w:r>
              <w:rPr>
                <w:rFonts w:hint="eastAsia"/>
              </w:rPr>
              <w:t>默认选中与【卸货港】一致的值</w:t>
            </w:r>
          </w:p>
          <w:p w14:paraId="175AEB78" w14:textId="77777777" w:rsidR="00B97356" w:rsidRPr="00604C4C" w:rsidRDefault="00B97356" w:rsidP="00F36554">
            <w:pPr>
              <w:rPr>
                <w:u w:val="single"/>
              </w:rPr>
            </w:pPr>
            <w:r w:rsidRPr="00604C4C">
              <w:rPr>
                <w:rFonts w:hint="eastAsia"/>
                <w:u w:val="single"/>
              </w:rPr>
              <w:t>匹配不到，默认选中第一个</w:t>
            </w:r>
          </w:p>
          <w:p w14:paraId="16082620" w14:textId="77777777" w:rsidR="00B97356" w:rsidRDefault="00B97356" w:rsidP="00F36554">
            <w:pPr>
              <w:numPr>
                <w:ilvl w:val="0"/>
                <w:numId w:val="179"/>
              </w:numPr>
            </w:pPr>
            <w:r>
              <w:rPr>
                <w:rFonts w:hint="eastAsia"/>
              </w:rPr>
              <w:t>箱型列表</w:t>
            </w:r>
            <w:r>
              <w:rPr>
                <w:rFonts w:hint="eastAsia"/>
              </w:rPr>
              <w:t>FAK</w:t>
            </w:r>
            <w:r>
              <w:rPr>
                <w:rFonts w:hint="eastAsia"/>
              </w:rPr>
              <w:t>价（对应字段</w:t>
            </w:r>
            <w:r>
              <w:rPr>
                <w:rFonts w:hint="eastAsia"/>
              </w:rPr>
              <w:t>PRICE_TOTAL</w:t>
            </w:r>
            <w:r>
              <w:rPr>
                <w:rFonts w:hint="eastAsia"/>
              </w:rPr>
              <w:t>）加载：</w:t>
            </w:r>
          </w:p>
          <w:p w14:paraId="51AB50B2" w14:textId="77777777" w:rsidR="00B97356" w:rsidRDefault="00B97356" w:rsidP="00F36554">
            <w:r>
              <w:rPr>
                <w:rFonts w:hint="eastAsia"/>
              </w:rPr>
              <w:t>根据箱型列表中的箱型，匹配</w:t>
            </w:r>
            <w:r w:rsidRPr="006C7A5F">
              <w:t>PriceData</w:t>
            </w:r>
            <w:r>
              <w:rPr>
                <w:rFonts w:hint="eastAsia"/>
              </w:rPr>
              <w:t>.CONTA_SIZE</w:t>
            </w:r>
            <w:r>
              <w:rPr>
                <w:rFonts w:hint="eastAsia"/>
              </w:rPr>
              <w:t>，匹配不到，加载“</w:t>
            </w:r>
            <w:r>
              <w:rPr>
                <w:rFonts w:hint="eastAsia"/>
              </w:rPr>
              <w:t>-</w:t>
            </w:r>
            <w:r>
              <w:rPr>
                <w:rFonts w:hint="eastAsia"/>
              </w:rPr>
              <w:t>”</w:t>
            </w:r>
          </w:p>
          <w:p w14:paraId="3443A9E9" w14:textId="77777777" w:rsidR="00B97356" w:rsidRDefault="00B97356" w:rsidP="00F36554"/>
          <w:p w14:paraId="22DA230B" w14:textId="77777777" w:rsidR="00B97356" w:rsidRPr="005E7BA7" w:rsidRDefault="00B97356" w:rsidP="00F36554">
            <w:pPr>
              <w:rPr>
                <w:strike/>
              </w:rPr>
            </w:pPr>
            <w:r w:rsidRPr="005E7BA7">
              <w:rPr>
                <w:rFonts w:hint="eastAsia"/>
                <w:strike/>
              </w:rPr>
              <w:t>PS</w:t>
            </w:r>
            <w:r w:rsidRPr="005E7BA7">
              <w:rPr>
                <w:rFonts w:hint="eastAsia"/>
                <w:strike/>
              </w:rPr>
              <w:t>：当船期选择器返回</w:t>
            </w:r>
            <w:r w:rsidRPr="005E7BA7">
              <w:rPr>
                <w:rFonts w:hint="eastAsia"/>
                <w:strike/>
              </w:rPr>
              <w:t>NULL</w:t>
            </w:r>
            <w:r w:rsidRPr="005E7BA7">
              <w:rPr>
                <w:rFonts w:hint="eastAsia"/>
                <w:strike/>
              </w:rPr>
              <w:t>数据，则清空上述联动字段（</w:t>
            </w:r>
            <w:r w:rsidRPr="005E7BA7">
              <w:rPr>
                <w:rFonts w:hint="eastAsia"/>
                <w:strike/>
              </w:rPr>
              <w:t>FAK</w:t>
            </w:r>
            <w:r w:rsidRPr="005E7BA7">
              <w:rPr>
                <w:rFonts w:hint="eastAsia"/>
                <w:strike/>
              </w:rPr>
              <w:t>价格恢复为“</w:t>
            </w:r>
            <w:r w:rsidRPr="005E7BA7">
              <w:rPr>
                <w:rFonts w:hint="eastAsia"/>
                <w:strike/>
              </w:rPr>
              <w:t>-</w:t>
            </w:r>
            <w:r w:rsidRPr="005E7BA7">
              <w:rPr>
                <w:rFonts w:hint="eastAsia"/>
                <w:strike/>
              </w:rPr>
              <w:t>”）</w:t>
            </w:r>
          </w:p>
          <w:p w14:paraId="257F16D8" w14:textId="77777777" w:rsidR="00B97356" w:rsidRPr="00FB0B71" w:rsidRDefault="00B97356" w:rsidP="00F36554"/>
          <w:p w14:paraId="179C18A4" w14:textId="77777777" w:rsidR="00B97356" w:rsidRDefault="00B97356" w:rsidP="00F36554">
            <w:pPr>
              <w:numPr>
                <w:ilvl w:val="0"/>
                <w:numId w:val="180"/>
              </w:numPr>
            </w:pPr>
            <w:r>
              <w:rPr>
                <w:rFonts w:hint="eastAsia"/>
              </w:rPr>
              <w:t>当用户选中</w:t>
            </w:r>
            <w:r>
              <w:rPr>
                <w:rFonts w:hint="eastAsia"/>
              </w:rPr>
              <w:t>SOC</w:t>
            </w:r>
            <w:r>
              <w:rPr>
                <w:rFonts w:hint="eastAsia"/>
              </w:rPr>
              <w:t>为“是”，</w:t>
            </w:r>
            <w:r w:rsidRPr="0064017F">
              <w:rPr>
                <w:rFonts w:hint="eastAsia"/>
                <w:u w:val="single"/>
              </w:rPr>
              <w:t>则箱号</w:t>
            </w:r>
            <w:r w:rsidRPr="0064017F">
              <w:rPr>
                <w:rFonts w:hint="eastAsia"/>
                <w:u w:val="single"/>
              </w:rPr>
              <w:t>*</w:t>
            </w:r>
            <w:r w:rsidRPr="0064017F">
              <w:rPr>
                <w:rFonts w:hint="eastAsia"/>
                <w:u w:val="single"/>
              </w:rPr>
              <w:t>必填，箱数量默认加载为</w:t>
            </w:r>
            <w:r w:rsidRPr="0064017F">
              <w:rPr>
                <w:rFonts w:hint="eastAsia"/>
                <w:u w:val="single"/>
              </w:rPr>
              <w:t>1</w:t>
            </w:r>
            <w:r w:rsidRPr="0064017F">
              <w:rPr>
                <w:rFonts w:hint="eastAsia"/>
                <w:u w:val="single"/>
              </w:rPr>
              <w:t>，不允许编辑</w:t>
            </w:r>
            <w:r>
              <w:rPr>
                <w:rFonts w:hint="eastAsia"/>
              </w:rPr>
              <w:t>；</w:t>
            </w:r>
          </w:p>
          <w:p w14:paraId="5A69F995" w14:textId="77777777" w:rsidR="00B97356" w:rsidRPr="002D20A4" w:rsidRDefault="00B97356" w:rsidP="00F36554">
            <w:pPr>
              <w:numPr>
                <w:ilvl w:val="0"/>
                <w:numId w:val="180"/>
              </w:numPr>
            </w:pPr>
            <w:r>
              <w:rPr>
                <w:rFonts w:hint="eastAsia"/>
              </w:rPr>
              <w:t>当用户选中某个箱的“超重”，则该箱的单柜重量为文本框，允许录入；</w:t>
            </w:r>
          </w:p>
        </w:tc>
      </w:tr>
      <w:tr w:rsidR="00B97356" w14:paraId="27606CB3" w14:textId="77777777" w:rsidTr="00F36554">
        <w:tc>
          <w:tcPr>
            <w:tcW w:w="1243" w:type="dxa"/>
          </w:tcPr>
          <w:p w14:paraId="33B8F2D9" w14:textId="77777777" w:rsidR="00B97356" w:rsidRPr="00DA2AF1" w:rsidRDefault="00B97356" w:rsidP="00F36554">
            <w:pPr>
              <w:jc w:val="left"/>
            </w:pPr>
            <w:r w:rsidRPr="00DA2AF1">
              <w:rPr>
                <w:rFonts w:hint="eastAsia"/>
              </w:rPr>
              <w:t>保存逻辑</w:t>
            </w:r>
          </w:p>
        </w:tc>
        <w:tc>
          <w:tcPr>
            <w:tcW w:w="7285" w:type="dxa"/>
          </w:tcPr>
          <w:p w14:paraId="59494812" w14:textId="77777777" w:rsidR="00B97356" w:rsidRDefault="00B97356" w:rsidP="00F36554">
            <w:pPr>
              <w:numPr>
                <w:ilvl w:val="0"/>
                <w:numId w:val="179"/>
              </w:numPr>
            </w:pPr>
            <w:r>
              <w:rPr>
                <w:rFonts w:hint="eastAsia"/>
              </w:rPr>
              <w:t>非空校验</w:t>
            </w:r>
          </w:p>
          <w:p w14:paraId="6B5EC130" w14:textId="77777777" w:rsidR="00B97356" w:rsidRPr="00116982" w:rsidRDefault="00B97356" w:rsidP="00F36554">
            <w:pPr>
              <w:numPr>
                <w:ilvl w:val="0"/>
                <w:numId w:val="179"/>
              </w:numPr>
              <w:rPr>
                <w:highlight w:val="lightGray"/>
              </w:rPr>
            </w:pPr>
            <w:r w:rsidRPr="00116982">
              <w:rPr>
                <w:rFonts w:hint="eastAsia"/>
                <w:highlight w:val="lightGray"/>
              </w:rPr>
              <w:t>校验每个箱型的“数量”与“可订数”，前者</w:t>
            </w:r>
            <w:r w:rsidRPr="00116982">
              <w:rPr>
                <w:rFonts w:hint="eastAsia"/>
                <w:highlight w:val="lightGray"/>
              </w:rPr>
              <w:t>&gt;</w:t>
            </w:r>
            <w:r w:rsidRPr="00116982">
              <w:rPr>
                <w:rFonts w:hint="eastAsia"/>
                <w:highlight w:val="lightGray"/>
              </w:rPr>
              <w:t>后者（只要一个不满足停止，提示信息），则提示</w:t>
            </w:r>
          </w:p>
          <w:p w14:paraId="2D2648CC" w14:textId="77777777" w:rsidR="00B97356" w:rsidRDefault="00B97356" w:rsidP="00F36554">
            <w:pPr>
              <w:ind w:left="360"/>
            </w:pPr>
            <w:r w:rsidRPr="00116982">
              <w:rPr>
                <w:rFonts w:hint="eastAsia"/>
                <w:highlight w:val="lightGray"/>
              </w:rPr>
              <w:t>BKM100614</w:t>
            </w:r>
            <w:r w:rsidRPr="00116982">
              <w:rPr>
                <w:rFonts w:hint="eastAsia"/>
                <w:highlight w:val="lightGray"/>
              </w:rPr>
              <w:tab/>
            </w:r>
            <w:r w:rsidRPr="00116982">
              <w:rPr>
                <w:rFonts w:hint="eastAsia"/>
                <w:highlight w:val="lightGray"/>
              </w:rPr>
              <w:t>操作失败，原因：本次交割的箱型</w:t>
            </w:r>
            <w:r w:rsidRPr="00116982">
              <w:rPr>
                <w:rFonts w:hint="eastAsia"/>
                <w:highlight w:val="lightGray"/>
              </w:rPr>
              <w:t>{0}</w:t>
            </w:r>
            <w:r w:rsidRPr="00116982">
              <w:rPr>
                <w:rFonts w:hint="eastAsia"/>
                <w:highlight w:val="lightGray"/>
              </w:rPr>
              <w:t>数量超过可交割的数量！</w:t>
            </w:r>
          </w:p>
          <w:p w14:paraId="30C3856A" w14:textId="77777777" w:rsidR="00B97356" w:rsidRDefault="00B97356" w:rsidP="00F36554">
            <w:pPr>
              <w:ind w:left="360"/>
            </w:pPr>
          </w:p>
          <w:p w14:paraId="57E1FC0A" w14:textId="77777777" w:rsidR="00B97356" w:rsidRDefault="00B97356" w:rsidP="00F36554">
            <w:pPr>
              <w:numPr>
                <w:ilvl w:val="0"/>
                <w:numId w:val="179"/>
              </w:numPr>
            </w:pPr>
            <w:r>
              <w:rPr>
                <w:rFonts w:hint="eastAsia"/>
              </w:rPr>
              <w:t>对订单信息进行赋值（远期运价转即期，有很多信息来源与挂靠的</w:t>
            </w:r>
            <w:r>
              <w:rPr>
                <w:rFonts w:hint="eastAsia"/>
              </w:rPr>
              <w:t>FAK</w:t>
            </w:r>
            <w:r>
              <w:rPr>
                <w:rFonts w:hint="eastAsia"/>
              </w:rPr>
              <w:t>）</w:t>
            </w:r>
          </w:p>
          <w:p w14:paraId="138EDEE2" w14:textId="77777777" w:rsidR="00B97356" w:rsidRDefault="00B97356" w:rsidP="00F36554">
            <w:r w:rsidRPr="008628A1">
              <w:rPr>
                <w:rFonts w:hint="eastAsia"/>
                <w:highlight w:val="lightGray"/>
              </w:rPr>
              <w:t>调用</w:t>
            </w:r>
            <w:r w:rsidRPr="008628A1">
              <w:rPr>
                <w:highlight w:val="lightGray"/>
              </w:rPr>
              <w:t>OMTPrice</w:t>
            </w:r>
            <w:r w:rsidRPr="008628A1">
              <w:rPr>
                <w:rFonts w:hint="eastAsia"/>
                <w:highlight w:val="lightGray"/>
              </w:rPr>
              <w:t>.</w:t>
            </w:r>
            <w:r w:rsidRPr="008628A1">
              <w:rPr>
                <w:highlight w:val="lightGray"/>
              </w:rPr>
              <w:t>GetListBySql</w:t>
            </w:r>
            <w:r w:rsidRPr="008628A1">
              <w:rPr>
                <w:rFonts w:hint="eastAsia"/>
                <w:highlight w:val="lightGray"/>
              </w:rPr>
              <w:t>，根据页面交互获取</w:t>
            </w:r>
            <w:r w:rsidRPr="008628A1">
              <w:rPr>
                <w:rFonts w:hint="eastAsia"/>
                <w:highlight w:val="lightGray"/>
              </w:rPr>
              <w:t>FAK</w:t>
            </w:r>
            <w:r w:rsidRPr="008628A1">
              <w:rPr>
                <w:rFonts w:hint="eastAsia"/>
                <w:highlight w:val="lightGray"/>
              </w:rPr>
              <w:t>的逻辑，</w:t>
            </w:r>
          </w:p>
          <w:p w14:paraId="6B093002" w14:textId="77777777" w:rsidR="00B97356" w:rsidRDefault="00B97356" w:rsidP="00F36554">
            <w:r>
              <w:rPr>
                <w:rFonts w:hint="eastAsia"/>
              </w:rPr>
              <w:t>获得</w:t>
            </w:r>
            <w:r>
              <w:rPr>
                <w:rFonts w:hint="eastAsia"/>
              </w:rPr>
              <w:t>FAK</w:t>
            </w:r>
            <w:r>
              <w:rPr>
                <w:rFonts w:hint="eastAsia"/>
              </w:rPr>
              <w:t>运价后，对下面字段进行重新赋值：</w:t>
            </w:r>
          </w:p>
          <w:p w14:paraId="5A83A780" w14:textId="77777777" w:rsidR="00B97356" w:rsidRDefault="00B97356" w:rsidP="00F36554">
            <w:r>
              <w:rPr>
                <w:rFonts w:hint="eastAsia"/>
              </w:rPr>
              <w:t>[1]</w:t>
            </w:r>
            <w:r>
              <w:rPr>
                <w:rFonts w:hint="eastAsia"/>
              </w:rPr>
              <w:t>订舱主表（</w:t>
            </w:r>
            <w:r>
              <w:rPr>
                <w:rFonts w:hint="eastAsia"/>
              </w:rPr>
              <w:t>FAK</w:t>
            </w:r>
            <w:r>
              <w:rPr>
                <w:rFonts w:hint="eastAsia"/>
              </w:rPr>
              <w:t>主表）</w:t>
            </w:r>
          </w:p>
          <w:p w14:paraId="07BDAD33" w14:textId="77777777" w:rsidR="00B97356" w:rsidRDefault="00B97356" w:rsidP="00F36554">
            <w:r w:rsidRPr="00A1542D">
              <w:rPr>
                <w:rFonts w:hint="eastAsia"/>
              </w:rPr>
              <w:t>SHIP_CODE&lt;</w:t>
            </w:r>
            <w:r w:rsidRPr="00A1542D">
              <w:rPr>
                <w:rFonts w:hint="eastAsia"/>
              </w:rPr>
              <w:t>船舶代码</w:t>
            </w:r>
            <w:r w:rsidRPr="00A1542D">
              <w:rPr>
                <w:rFonts w:hint="eastAsia"/>
              </w:rPr>
              <w:t>&gt;</w:t>
            </w:r>
          </w:p>
          <w:p w14:paraId="12AA2CE3" w14:textId="77777777" w:rsidR="00B97356" w:rsidRDefault="00B97356" w:rsidP="00F36554">
            <w:r w:rsidRPr="00E339CB">
              <w:rPr>
                <w:rFonts w:hint="eastAsia"/>
              </w:rPr>
              <w:t>SHIP_NAME_CN&lt;</w:t>
            </w:r>
            <w:r w:rsidRPr="00E339CB">
              <w:rPr>
                <w:rFonts w:hint="eastAsia"/>
              </w:rPr>
              <w:t>中文船名</w:t>
            </w:r>
            <w:r w:rsidRPr="00E339CB">
              <w:rPr>
                <w:rFonts w:hint="eastAsia"/>
              </w:rPr>
              <w:t>&gt;</w:t>
            </w:r>
          </w:p>
          <w:p w14:paraId="2588AC26" w14:textId="77777777" w:rsidR="00B97356" w:rsidRDefault="00B97356" w:rsidP="00F36554">
            <w:r w:rsidRPr="00317C0A">
              <w:rPr>
                <w:rFonts w:hint="eastAsia"/>
              </w:rPr>
              <w:t>SHIP_NAME_EN&lt;</w:t>
            </w:r>
            <w:r w:rsidRPr="00317C0A">
              <w:rPr>
                <w:rFonts w:hint="eastAsia"/>
              </w:rPr>
              <w:t>英文船名</w:t>
            </w:r>
            <w:r w:rsidRPr="00317C0A">
              <w:rPr>
                <w:rFonts w:hint="eastAsia"/>
              </w:rPr>
              <w:t>&gt;</w:t>
            </w:r>
          </w:p>
          <w:p w14:paraId="074103AD" w14:textId="77777777" w:rsidR="00B97356" w:rsidRDefault="00B97356" w:rsidP="00F36554">
            <w:r w:rsidRPr="00635804">
              <w:rPr>
                <w:rFonts w:hint="eastAsia"/>
              </w:rPr>
              <w:lastRenderedPageBreak/>
              <w:t>VOYAGE&lt;</w:t>
            </w:r>
            <w:r w:rsidRPr="00635804">
              <w:rPr>
                <w:rFonts w:hint="eastAsia"/>
              </w:rPr>
              <w:t>航次</w:t>
            </w:r>
            <w:r w:rsidRPr="00635804">
              <w:rPr>
                <w:rFonts w:hint="eastAsia"/>
              </w:rPr>
              <w:t>&gt;</w:t>
            </w:r>
          </w:p>
          <w:p w14:paraId="6436BD77" w14:textId="77777777" w:rsidR="00B97356" w:rsidRDefault="00B97356" w:rsidP="00F36554">
            <w:r w:rsidRPr="001D7150">
              <w:rPr>
                <w:rFonts w:hint="eastAsia"/>
              </w:rPr>
              <w:t>EXPIRY_DATETIME&lt;</w:t>
            </w:r>
            <w:r w:rsidRPr="001D7150">
              <w:rPr>
                <w:rFonts w:hint="eastAsia"/>
              </w:rPr>
              <w:t>截重时间</w:t>
            </w:r>
            <w:r w:rsidRPr="001D7150">
              <w:rPr>
                <w:rFonts w:hint="eastAsia"/>
              </w:rPr>
              <w:t>&gt;</w:t>
            </w:r>
          </w:p>
          <w:p w14:paraId="230F7239" w14:textId="77777777" w:rsidR="00B97356" w:rsidRDefault="00B97356" w:rsidP="00F36554">
            <w:r w:rsidRPr="002B61A8">
              <w:rPr>
                <w:rFonts w:hint="eastAsia"/>
              </w:rPr>
              <w:t>ETD_OUT_DATE&lt;</w:t>
            </w:r>
            <w:r w:rsidRPr="002B61A8">
              <w:rPr>
                <w:rFonts w:hint="eastAsia"/>
              </w:rPr>
              <w:t>预计开船日期</w:t>
            </w:r>
            <w:r w:rsidRPr="002B61A8">
              <w:rPr>
                <w:rFonts w:hint="eastAsia"/>
              </w:rPr>
              <w:t>&gt;</w:t>
            </w:r>
          </w:p>
          <w:p w14:paraId="229DAF14" w14:textId="77777777" w:rsidR="00B97356" w:rsidRDefault="00B97356" w:rsidP="00F36554">
            <w:r w:rsidRPr="00893A05">
              <w:rPr>
                <w:rFonts w:hint="eastAsia"/>
              </w:rPr>
              <w:t>ETA_IN_DATE&lt;</w:t>
            </w:r>
            <w:r w:rsidRPr="00893A05">
              <w:rPr>
                <w:rFonts w:hint="eastAsia"/>
              </w:rPr>
              <w:t>预计到港日期</w:t>
            </w:r>
            <w:r w:rsidRPr="00893A05">
              <w:rPr>
                <w:rFonts w:hint="eastAsia"/>
              </w:rPr>
              <w:t>&gt;</w:t>
            </w:r>
          </w:p>
          <w:p w14:paraId="165258DA" w14:textId="77777777" w:rsidR="00B97356" w:rsidRDefault="00B97356" w:rsidP="00F36554">
            <w:r w:rsidRPr="001D7150">
              <w:rPr>
                <w:rFonts w:hint="eastAsia"/>
              </w:rPr>
              <w:t>EFFECTIVE_DATETIME&lt;</w:t>
            </w:r>
            <w:r w:rsidRPr="001D7150">
              <w:rPr>
                <w:rFonts w:hint="eastAsia"/>
              </w:rPr>
              <w:t>开仓时间</w:t>
            </w:r>
            <w:r w:rsidRPr="001D7150">
              <w:rPr>
                <w:rFonts w:hint="eastAsia"/>
              </w:rPr>
              <w:t>&gt;</w:t>
            </w:r>
          </w:p>
          <w:p w14:paraId="70275AB7" w14:textId="77777777" w:rsidR="00B97356" w:rsidRDefault="00B97356" w:rsidP="00F36554">
            <w:r w:rsidRPr="00372894">
              <w:rPr>
                <w:rFonts w:hint="eastAsia"/>
              </w:rPr>
              <w:t>SHIP_VOYAGE_HEAD_SEQ&lt;</w:t>
            </w:r>
            <w:r w:rsidRPr="00372894">
              <w:rPr>
                <w:rFonts w:hint="eastAsia"/>
              </w:rPr>
              <w:t>船期信息关联</w:t>
            </w:r>
            <w:r w:rsidRPr="00372894">
              <w:rPr>
                <w:rFonts w:hint="eastAsia"/>
              </w:rPr>
              <w:t>&gt;</w:t>
            </w:r>
          </w:p>
          <w:p w14:paraId="30D00F2D" w14:textId="77777777" w:rsidR="00B97356" w:rsidRDefault="00B97356" w:rsidP="00F36554">
            <w:r w:rsidRPr="004F2E1A">
              <w:rPr>
                <w:rFonts w:hint="eastAsia"/>
              </w:rPr>
              <w:t>IS_TRANSFER&lt;</w:t>
            </w:r>
            <w:r w:rsidRPr="004F2E1A">
              <w:rPr>
                <w:rFonts w:hint="eastAsia"/>
              </w:rPr>
              <w:t>是否中转</w:t>
            </w:r>
            <w:r w:rsidRPr="004F2E1A">
              <w:rPr>
                <w:rFonts w:hint="eastAsia"/>
              </w:rPr>
              <w:t>&gt;</w:t>
            </w:r>
          </w:p>
          <w:p w14:paraId="38E2EC04" w14:textId="77777777" w:rsidR="00B97356" w:rsidRDefault="00B97356" w:rsidP="00F36554">
            <w:r w:rsidRPr="007605A2">
              <w:rPr>
                <w:rFonts w:hint="eastAsia"/>
              </w:rPr>
              <w:t>TRANSFER_PORT&lt;</w:t>
            </w:r>
            <w:r w:rsidRPr="007605A2">
              <w:rPr>
                <w:rFonts w:hint="eastAsia"/>
              </w:rPr>
              <w:t>中转港</w:t>
            </w:r>
            <w:r w:rsidRPr="007605A2">
              <w:rPr>
                <w:rFonts w:hint="eastAsia"/>
              </w:rPr>
              <w:t>&gt;</w:t>
            </w:r>
          </w:p>
          <w:p w14:paraId="748537E8" w14:textId="77777777" w:rsidR="00B97356" w:rsidRDefault="00B97356" w:rsidP="00F36554">
            <w:r w:rsidRPr="00E04B16">
              <w:rPr>
                <w:rFonts w:hint="eastAsia"/>
              </w:rPr>
              <w:t>TRANSPORT_NAME_EN&lt;</w:t>
            </w:r>
            <w:r w:rsidRPr="00E04B16">
              <w:rPr>
                <w:rFonts w:hint="eastAsia"/>
              </w:rPr>
              <w:t>中转港英文</w:t>
            </w:r>
            <w:r w:rsidRPr="00E04B16">
              <w:rPr>
                <w:rFonts w:hint="eastAsia"/>
              </w:rPr>
              <w:t>&gt;</w:t>
            </w:r>
          </w:p>
          <w:p w14:paraId="35BEB30C" w14:textId="77777777" w:rsidR="00B97356" w:rsidRDefault="00B97356" w:rsidP="00F36554">
            <w:r w:rsidRPr="00870FD4">
              <w:rPr>
                <w:rFonts w:hint="eastAsia"/>
              </w:rPr>
              <w:t>TRANSPORT_NAME_CN&lt;</w:t>
            </w:r>
            <w:r w:rsidRPr="00870FD4">
              <w:rPr>
                <w:rFonts w:hint="eastAsia"/>
              </w:rPr>
              <w:t>中转港中文</w:t>
            </w:r>
            <w:r w:rsidRPr="00870FD4">
              <w:rPr>
                <w:rFonts w:hint="eastAsia"/>
              </w:rPr>
              <w:t>&gt;</w:t>
            </w:r>
          </w:p>
          <w:p w14:paraId="6FE79F42" w14:textId="77777777" w:rsidR="00B97356" w:rsidRDefault="00B97356" w:rsidP="00F36554">
            <w:r>
              <w:rPr>
                <w:rFonts w:hint="eastAsia"/>
              </w:rPr>
              <w:t>[2]</w:t>
            </w:r>
            <w:r>
              <w:rPr>
                <w:rFonts w:hint="eastAsia"/>
              </w:rPr>
              <w:t>订舱子表（</w:t>
            </w:r>
            <w:r>
              <w:rPr>
                <w:rFonts w:hint="eastAsia"/>
              </w:rPr>
              <w:t>FAK</w:t>
            </w:r>
            <w:r>
              <w:rPr>
                <w:rFonts w:hint="eastAsia"/>
              </w:rPr>
              <w:t>主表）</w:t>
            </w:r>
          </w:p>
          <w:p w14:paraId="23D5A741" w14:textId="77777777" w:rsidR="00B97356" w:rsidRDefault="00B97356" w:rsidP="00F36554">
            <w:r w:rsidRPr="00BC5EBD">
              <w:rPr>
                <w:rFonts w:hint="eastAsia"/>
              </w:rPr>
              <w:t>BUSINESS_ORDER_SEQ&lt;</w:t>
            </w:r>
            <w:r w:rsidRPr="00BC5EBD">
              <w:rPr>
                <w:rFonts w:hint="eastAsia"/>
              </w:rPr>
              <w:t>参考</w:t>
            </w:r>
            <w:r w:rsidRPr="00BC5EBD">
              <w:rPr>
                <w:rFonts w:hint="eastAsia"/>
              </w:rPr>
              <w:t>FAK</w:t>
            </w:r>
            <w:r w:rsidRPr="00BC5EBD">
              <w:rPr>
                <w:rFonts w:hint="eastAsia"/>
              </w:rPr>
              <w:t>关联</w:t>
            </w:r>
            <w:r w:rsidRPr="00BC5EBD">
              <w:rPr>
                <w:rFonts w:hint="eastAsia"/>
              </w:rPr>
              <w:t>SEQ&gt;</w:t>
            </w:r>
          </w:p>
          <w:p w14:paraId="567E4141" w14:textId="77777777" w:rsidR="00B97356" w:rsidRDefault="00B97356" w:rsidP="00F36554">
            <w:r w:rsidRPr="00BB0D8E">
              <w:rPr>
                <w:rFonts w:hint="eastAsia"/>
              </w:rPr>
              <w:t>FAK_BOOKING_PRICE_NO&lt;FAK</w:t>
            </w:r>
            <w:r w:rsidRPr="00BB0D8E">
              <w:rPr>
                <w:rFonts w:hint="eastAsia"/>
              </w:rPr>
              <w:t>运价编号关联</w:t>
            </w:r>
            <w:r w:rsidRPr="00BB0D8E">
              <w:rPr>
                <w:rFonts w:hint="eastAsia"/>
              </w:rPr>
              <w:t>&gt;</w:t>
            </w:r>
          </w:p>
          <w:p w14:paraId="449A2FE2" w14:textId="77777777" w:rsidR="00B97356" w:rsidRDefault="00B97356" w:rsidP="00F36554">
            <w:pPr>
              <w:numPr>
                <w:ilvl w:val="0"/>
                <w:numId w:val="179"/>
              </w:numPr>
            </w:pPr>
            <w:r w:rsidRPr="00DA2AF1">
              <w:rPr>
                <w:rFonts w:hint="eastAsia"/>
              </w:rPr>
              <w:t>调用</w:t>
            </w:r>
            <w:r>
              <w:rPr>
                <w:rFonts w:hint="eastAsia"/>
              </w:rPr>
              <w:t>I</w:t>
            </w:r>
            <w:r w:rsidRPr="00DA2AF1">
              <w:rPr>
                <w:rFonts w:hint="eastAsia"/>
              </w:rPr>
              <w:t>OMTOrder</w:t>
            </w:r>
            <w:r w:rsidRPr="00DA2AF1">
              <w:rPr>
                <w:rFonts w:hint="eastAsia"/>
              </w:rPr>
              <w:t>：</w:t>
            </w:r>
            <w:r w:rsidRPr="00DA2AF1">
              <w:t>S</w:t>
            </w:r>
            <w:r w:rsidRPr="00DA2AF1">
              <w:rPr>
                <w:rFonts w:hint="eastAsia"/>
              </w:rPr>
              <w:t>ave</w:t>
            </w:r>
            <w:r w:rsidRPr="00DA2AF1">
              <w:t>Order</w:t>
            </w:r>
            <w:r w:rsidRPr="00DA2AF1">
              <w:rPr>
                <w:rFonts w:hint="eastAsia"/>
              </w:rPr>
              <w:t>方法</w:t>
            </w:r>
          </w:p>
          <w:p w14:paraId="6A2BBFB3" w14:textId="77777777" w:rsidR="00B97356" w:rsidRDefault="00B97356" w:rsidP="00F36554">
            <w:r>
              <w:rPr>
                <w:rFonts w:hint="eastAsia"/>
              </w:rPr>
              <w:t>参数赋值：</w:t>
            </w:r>
          </w:p>
          <w:p w14:paraId="2B6624A0" w14:textId="77777777" w:rsidR="00B97356" w:rsidRDefault="00B97356" w:rsidP="00F36554">
            <w:r w:rsidRPr="00DA2AF1">
              <w:t>OrderData</w:t>
            </w:r>
            <w:r w:rsidRPr="00DA2AF1">
              <w:rPr>
                <w:rFonts w:hint="eastAsia"/>
              </w:rPr>
              <w:t xml:space="preserve"> data</w:t>
            </w:r>
            <w:r>
              <w:rPr>
                <w:rFonts w:hint="eastAsia"/>
              </w:rPr>
              <w:t>：传递的是订舱表和订舱子表，请根据数据测试案例进行赋值</w:t>
            </w:r>
          </w:p>
          <w:p w14:paraId="0897C580" w14:textId="77777777" w:rsidR="00B97356" w:rsidRDefault="00B97356" w:rsidP="00F36554">
            <w:r>
              <w:rPr>
                <w:rFonts w:hint="eastAsia"/>
              </w:rPr>
              <w:t>oprtType</w:t>
            </w:r>
            <w:r>
              <w:rPr>
                <w:rFonts w:hint="eastAsia"/>
              </w:rPr>
              <w:t>：新增模式</w:t>
            </w:r>
            <w:r>
              <w:rPr>
                <w:rFonts w:hint="eastAsia"/>
              </w:rPr>
              <w:t xml:space="preserve"> = </w:t>
            </w:r>
            <w:r w:rsidRPr="00DA2AF1">
              <w:rPr>
                <w:rFonts w:hint="eastAsia"/>
              </w:rPr>
              <w:t>ADD</w:t>
            </w:r>
            <w:r>
              <w:rPr>
                <w:rFonts w:hint="eastAsia"/>
              </w:rPr>
              <w:t>，编辑模式</w:t>
            </w:r>
            <w:r>
              <w:rPr>
                <w:rFonts w:hint="eastAsia"/>
              </w:rPr>
              <w:t xml:space="preserve"> = UPD</w:t>
            </w:r>
          </w:p>
          <w:p w14:paraId="41807BE4" w14:textId="77777777" w:rsidR="00B97356" w:rsidRDefault="00B97356" w:rsidP="00F36554"/>
          <w:p w14:paraId="791DC319" w14:textId="77777777" w:rsidR="00B97356" w:rsidRDefault="00B97356" w:rsidP="00F36554">
            <w:r w:rsidRPr="00410A95">
              <w:rPr>
                <w:rFonts w:hint="eastAsia"/>
                <w:highlight w:val="lightGray"/>
              </w:rPr>
              <w:t>PS</w:t>
            </w:r>
            <w:r w:rsidRPr="00410A95">
              <w:rPr>
                <w:rFonts w:hint="eastAsia"/>
                <w:highlight w:val="lightGray"/>
              </w:rPr>
              <w:t>：编辑模式下</w:t>
            </w:r>
            <w:r>
              <w:rPr>
                <w:rFonts w:hint="eastAsia"/>
              </w:rPr>
              <w:t>，</w:t>
            </w:r>
            <w:r>
              <w:rPr>
                <w:rFonts w:hint="eastAsia"/>
              </w:rPr>
              <w:t>SaveOrder</w:t>
            </w:r>
            <w:r>
              <w:rPr>
                <w:rFonts w:hint="eastAsia"/>
              </w:rPr>
              <w:t>并不是通过先删后加的方式操作的，它是存在则更新，不存在则新增。所以，编辑保存，订舱明细表的</w:t>
            </w:r>
            <w:r>
              <w:rPr>
                <w:rFonts w:hint="eastAsia"/>
              </w:rPr>
              <w:t>SEQ</w:t>
            </w:r>
            <w:r>
              <w:rPr>
                <w:rFonts w:hint="eastAsia"/>
              </w:rPr>
              <w:t>必须赋原来的值。</w:t>
            </w:r>
          </w:p>
          <w:p w14:paraId="05D29E28" w14:textId="77777777" w:rsidR="00B97356" w:rsidRDefault="00B97356" w:rsidP="00F36554">
            <w:pPr>
              <w:numPr>
                <w:ilvl w:val="0"/>
                <w:numId w:val="179"/>
              </w:numPr>
            </w:pPr>
            <w:r>
              <w:rPr>
                <w:rFonts w:hint="eastAsia"/>
              </w:rPr>
              <w:t>加箱情况，多加的箱的明细记录</w:t>
            </w:r>
            <w:r>
              <w:rPr>
                <w:rFonts w:hint="eastAsia"/>
              </w:rPr>
              <w:t>SEQ = 0</w:t>
            </w:r>
            <w:r>
              <w:rPr>
                <w:rFonts w:hint="eastAsia"/>
              </w:rPr>
              <w:t>（接口会作为新增来处理）；</w:t>
            </w:r>
          </w:p>
          <w:p w14:paraId="7C0A129C" w14:textId="77777777" w:rsidR="00B97356" w:rsidRDefault="00B97356" w:rsidP="00F36554">
            <w:pPr>
              <w:numPr>
                <w:ilvl w:val="0"/>
                <w:numId w:val="179"/>
              </w:numPr>
            </w:pPr>
            <w:r>
              <w:rPr>
                <w:rFonts w:hint="eastAsia"/>
              </w:rPr>
              <w:t>加箱情况，对应该箱型的明细记录</w:t>
            </w:r>
            <w:r>
              <w:rPr>
                <w:rFonts w:hint="eastAsia"/>
              </w:rPr>
              <w:t>SEQ</w:t>
            </w:r>
            <w:r>
              <w:rPr>
                <w:rFonts w:hint="eastAsia"/>
              </w:rPr>
              <w:t>（随便一个就行，接口会把没有的标志位备份状态）；</w:t>
            </w:r>
          </w:p>
          <w:p w14:paraId="2978DFB6" w14:textId="77777777" w:rsidR="00B97356" w:rsidRDefault="00B97356" w:rsidP="00F36554">
            <w:pPr>
              <w:numPr>
                <w:ilvl w:val="0"/>
                <w:numId w:val="179"/>
              </w:numPr>
            </w:pPr>
            <w:r>
              <w:rPr>
                <w:rFonts w:hint="eastAsia"/>
              </w:rPr>
              <w:t>不加箱不减箱，对应箱型的明细记录</w:t>
            </w:r>
            <w:r>
              <w:rPr>
                <w:rFonts w:hint="eastAsia"/>
              </w:rPr>
              <w:t>SEQ</w:t>
            </w:r>
            <w:r>
              <w:rPr>
                <w:rFonts w:hint="eastAsia"/>
              </w:rPr>
              <w:t>；</w:t>
            </w:r>
          </w:p>
          <w:p w14:paraId="1D2B1878" w14:textId="77777777" w:rsidR="00B97356" w:rsidRDefault="00B97356" w:rsidP="00F36554">
            <w:r>
              <w:rPr>
                <w:rFonts w:hint="eastAsia"/>
              </w:rPr>
              <w:t>例如：</w:t>
            </w:r>
            <w:r>
              <w:rPr>
                <w:rFonts w:hint="eastAsia"/>
              </w:rPr>
              <w:t>20GP*2</w:t>
            </w:r>
            <w:r>
              <w:rPr>
                <w:rFonts w:hint="eastAsia"/>
              </w:rPr>
              <w:t>（</w:t>
            </w:r>
            <w:r>
              <w:rPr>
                <w:rFonts w:hint="eastAsia"/>
              </w:rPr>
              <w:t>SEQ</w:t>
            </w:r>
            <w:r>
              <w:rPr>
                <w:rFonts w:hint="eastAsia"/>
              </w:rPr>
              <w:t>：</w:t>
            </w:r>
            <w:r>
              <w:rPr>
                <w:rFonts w:hint="eastAsia"/>
              </w:rPr>
              <w:t>201,202</w:t>
            </w:r>
            <w:r>
              <w:rPr>
                <w:rFonts w:hint="eastAsia"/>
              </w:rPr>
              <w:t>），变更保存</w:t>
            </w:r>
          </w:p>
          <w:p w14:paraId="195674C9" w14:textId="77777777" w:rsidR="00B97356" w:rsidRDefault="00B97356" w:rsidP="00F36554">
            <w:r>
              <w:rPr>
                <w:rFonts w:hint="eastAsia"/>
              </w:rPr>
              <w:t>201</w:t>
            </w:r>
            <w:r>
              <w:rPr>
                <w:rFonts w:hint="eastAsia"/>
              </w:rPr>
              <w:t>，</w:t>
            </w:r>
            <w:r>
              <w:rPr>
                <w:rFonts w:hint="eastAsia"/>
              </w:rPr>
              <w:t>20GP</w:t>
            </w:r>
          </w:p>
          <w:p w14:paraId="24CAF78C" w14:textId="77777777" w:rsidR="00B97356" w:rsidRDefault="00B97356" w:rsidP="00F36554">
            <w:r>
              <w:rPr>
                <w:rFonts w:hint="eastAsia"/>
              </w:rPr>
              <w:t>202</w:t>
            </w:r>
            <w:r>
              <w:rPr>
                <w:rFonts w:hint="eastAsia"/>
              </w:rPr>
              <w:t>，</w:t>
            </w:r>
            <w:r>
              <w:rPr>
                <w:rFonts w:hint="eastAsia"/>
              </w:rPr>
              <w:t>20GP</w:t>
            </w:r>
          </w:p>
          <w:p w14:paraId="19877600" w14:textId="77777777" w:rsidR="00B97356" w:rsidRPr="001F634E" w:rsidRDefault="00B97356" w:rsidP="00F36554">
            <w:r>
              <w:rPr>
                <w:rFonts w:hint="eastAsia"/>
              </w:rPr>
              <w:t>（可参考订舱申请页面）</w:t>
            </w:r>
          </w:p>
          <w:p w14:paraId="7CC6A40E" w14:textId="77777777" w:rsidR="00B97356" w:rsidRPr="00DA2AF1" w:rsidRDefault="00B97356" w:rsidP="00F36554"/>
          <w:p w14:paraId="6B90A6EB" w14:textId="77777777" w:rsidR="00B97356" w:rsidRPr="00DA2AF1" w:rsidRDefault="00B97356" w:rsidP="00F36554">
            <w:pPr>
              <w:tabs>
                <w:tab w:val="left" w:pos="2443"/>
              </w:tabs>
            </w:pPr>
            <w:r w:rsidRPr="00DA2AF1">
              <w:rPr>
                <w:rFonts w:hint="eastAsia"/>
              </w:rPr>
              <w:t>操作成功提示“已保存（申请编号）订舱信息！”，失败提示“保存（申请编号）失败，</w:t>
            </w:r>
            <w:r w:rsidRPr="00DA2AF1">
              <w:t>errorMsg</w:t>
            </w:r>
            <w:r w:rsidRPr="00DA2AF1">
              <w:rPr>
                <w:rFonts w:hint="eastAsia"/>
              </w:rPr>
              <w:t>。”刷新列表页面。</w:t>
            </w:r>
            <w:r>
              <w:rPr>
                <w:rFonts w:hint="eastAsia"/>
              </w:rPr>
              <w:t>（取</w:t>
            </w:r>
            <w:r>
              <w:rPr>
                <w:rFonts w:hint="eastAsia"/>
              </w:rPr>
              <w:t>FAK</w:t>
            </w:r>
            <w:r>
              <w:rPr>
                <w:rFonts w:hint="eastAsia"/>
              </w:rPr>
              <w:t>订舱页面一样的消息号）</w:t>
            </w:r>
          </w:p>
        </w:tc>
      </w:tr>
      <w:tr w:rsidR="00B97356" w14:paraId="51FC6132" w14:textId="77777777" w:rsidTr="00F36554">
        <w:tc>
          <w:tcPr>
            <w:tcW w:w="1243" w:type="dxa"/>
          </w:tcPr>
          <w:p w14:paraId="3936D516" w14:textId="77777777" w:rsidR="00B97356" w:rsidRDefault="00B97356" w:rsidP="00F36554">
            <w:pPr>
              <w:jc w:val="left"/>
            </w:pPr>
            <w:r w:rsidRPr="00DA2AF1">
              <w:rPr>
                <w:rFonts w:hint="eastAsia"/>
              </w:rPr>
              <w:lastRenderedPageBreak/>
              <w:t>提交逻辑</w:t>
            </w:r>
          </w:p>
        </w:tc>
        <w:tc>
          <w:tcPr>
            <w:tcW w:w="7285" w:type="dxa"/>
          </w:tcPr>
          <w:p w14:paraId="07998077" w14:textId="77777777" w:rsidR="00B97356" w:rsidRDefault="00B97356" w:rsidP="00F36554">
            <w:pPr>
              <w:tabs>
                <w:tab w:val="left" w:pos="2443"/>
              </w:tabs>
            </w:pPr>
            <w:r>
              <w:rPr>
                <w:rFonts w:hint="eastAsia"/>
              </w:rPr>
              <w:t>数据处理逻辑与“保存”一致；</w:t>
            </w:r>
          </w:p>
          <w:p w14:paraId="26E2160C" w14:textId="77777777" w:rsidR="00B97356" w:rsidRDefault="00B97356" w:rsidP="00F36554">
            <w:pPr>
              <w:tabs>
                <w:tab w:val="left" w:pos="2443"/>
              </w:tabs>
            </w:pPr>
            <w:r>
              <w:rPr>
                <w:rFonts w:hint="eastAsia"/>
              </w:rPr>
              <w:t>调用</w:t>
            </w:r>
            <w:r>
              <w:rPr>
                <w:rFonts w:hint="eastAsia"/>
              </w:rPr>
              <w:t>OMTOrder</w:t>
            </w:r>
            <w:r>
              <w:rPr>
                <w:rFonts w:hint="eastAsia"/>
              </w:rPr>
              <w:t>：</w:t>
            </w:r>
            <w:r>
              <w:rPr>
                <w:rFonts w:hint="eastAsia"/>
              </w:rPr>
              <w:t>SubmitAndUpdOrder</w:t>
            </w:r>
            <w:r>
              <w:rPr>
                <w:rFonts w:hint="eastAsia"/>
              </w:rPr>
              <w:t>方法</w:t>
            </w:r>
          </w:p>
          <w:p w14:paraId="4A748268" w14:textId="77777777" w:rsidR="00B97356" w:rsidRDefault="00B97356" w:rsidP="00F36554">
            <w:pPr>
              <w:tabs>
                <w:tab w:val="left" w:pos="2443"/>
              </w:tabs>
            </w:pPr>
            <w:r>
              <w:rPr>
                <w:rFonts w:hint="eastAsia"/>
              </w:rPr>
              <w:t>参数赋值：</w:t>
            </w:r>
          </w:p>
          <w:p w14:paraId="72BBA486" w14:textId="77777777" w:rsidR="00B97356" w:rsidRDefault="00B97356" w:rsidP="00F36554">
            <w:r w:rsidRPr="00DA2AF1">
              <w:t>OrderData</w:t>
            </w:r>
            <w:r w:rsidRPr="00DA2AF1">
              <w:rPr>
                <w:rFonts w:hint="eastAsia"/>
              </w:rPr>
              <w:t xml:space="preserve"> data</w:t>
            </w:r>
            <w:r>
              <w:rPr>
                <w:rFonts w:hint="eastAsia"/>
              </w:rPr>
              <w:t>：传递的是订舱表和订舱子表，请根据数据测试案例进行赋值</w:t>
            </w:r>
          </w:p>
          <w:p w14:paraId="23A3933B" w14:textId="77777777" w:rsidR="00B97356" w:rsidRDefault="00B97356" w:rsidP="00F36554">
            <w:r>
              <w:rPr>
                <w:rFonts w:hint="eastAsia"/>
              </w:rPr>
              <w:t>oprtType</w:t>
            </w:r>
            <w:r>
              <w:rPr>
                <w:rFonts w:hint="eastAsia"/>
              </w:rPr>
              <w:t>：新增模式</w:t>
            </w:r>
            <w:r>
              <w:rPr>
                <w:rFonts w:hint="eastAsia"/>
              </w:rPr>
              <w:t xml:space="preserve"> = </w:t>
            </w:r>
            <w:r w:rsidRPr="00DA2AF1">
              <w:rPr>
                <w:rFonts w:hint="eastAsia"/>
              </w:rPr>
              <w:t>ADD</w:t>
            </w:r>
            <w:r>
              <w:rPr>
                <w:rFonts w:hint="eastAsia"/>
              </w:rPr>
              <w:t>，编辑模式</w:t>
            </w:r>
            <w:r>
              <w:rPr>
                <w:rFonts w:hint="eastAsia"/>
              </w:rPr>
              <w:t xml:space="preserve"> = UPD</w:t>
            </w:r>
          </w:p>
          <w:p w14:paraId="5553FD4C" w14:textId="77777777" w:rsidR="00B97356" w:rsidRDefault="00B97356" w:rsidP="00F36554">
            <w:pPr>
              <w:tabs>
                <w:tab w:val="left" w:pos="2443"/>
              </w:tabs>
            </w:pPr>
          </w:p>
          <w:p w14:paraId="122935A9" w14:textId="77777777" w:rsidR="00B97356" w:rsidRDefault="00B97356" w:rsidP="00F36554">
            <w:pPr>
              <w:tabs>
                <w:tab w:val="left" w:pos="2443"/>
              </w:tabs>
            </w:pPr>
            <w:r>
              <w:rPr>
                <w:rFonts w:hint="eastAsia"/>
              </w:rPr>
              <w:t>操作成功提示“已提交（申请编号）订舱信息！”，失败提示“保存（申请编号）失败，</w:t>
            </w:r>
            <w:r>
              <w:t>errorMsg</w:t>
            </w:r>
            <w:r>
              <w:rPr>
                <w:rFonts w:hint="eastAsia"/>
              </w:rPr>
              <w:t>。”刷新列表页面。（取</w:t>
            </w:r>
            <w:r>
              <w:rPr>
                <w:rFonts w:hint="eastAsia"/>
              </w:rPr>
              <w:t>FAK</w:t>
            </w:r>
            <w:r>
              <w:rPr>
                <w:rFonts w:hint="eastAsia"/>
              </w:rPr>
              <w:t>订舱页面一样的消息号）</w:t>
            </w:r>
          </w:p>
        </w:tc>
      </w:tr>
      <w:tr w:rsidR="00B97356" w14:paraId="13CFBF7E" w14:textId="77777777" w:rsidTr="00F36554">
        <w:tc>
          <w:tcPr>
            <w:tcW w:w="1243" w:type="dxa"/>
          </w:tcPr>
          <w:p w14:paraId="5A299BF8" w14:textId="77777777" w:rsidR="00B97356" w:rsidRDefault="00B97356" w:rsidP="00F36554">
            <w:pPr>
              <w:jc w:val="left"/>
            </w:pPr>
            <w:r>
              <w:rPr>
                <w:rFonts w:hint="eastAsia"/>
              </w:rPr>
              <w:t>关闭逻辑</w:t>
            </w:r>
          </w:p>
        </w:tc>
        <w:tc>
          <w:tcPr>
            <w:tcW w:w="7285" w:type="dxa"/>
          </w:tcPr>
          <w:p w14:paraId="09516D03" w14:textId="77777777" w:rsidR="00B97356" w:rsidRDefault="00B97356" w:rsidP="00F36554">
            <w:r>
              <w:rPr>
                <w:rFonts w:hint="eastAsia"/>
              </w:rPr>
              <w:t>关闭当前录入页面。</w:t>
            </w:r>
          </w:p>
        </w:tc>
      </w:tr>
    </w:tbl>
    <w:p w14:paraId="23F20F7B" w14:textId="77777777" w:rsidR="00B97356" w:rsidRPr="00222CD7" w:rsidRDefault="00B97356" w:rsidP="00B97356"/>
    <w:p w14:paraId="184898D5" w14:textId="77777777" w:rsidR="00B97356" w:rsidRPr="0069007A" w:rsidRDefault="00B97356" w:rsidP="00B97356">
      <w:pPr>
        <w:pStyle w:val="3"/>
        <w:ind w:right="180"/>
      </w:pPr>
      <w:r>
        <w:rPr>
          <w:rFonts w:hint="eastAsia"/>
        </w:rPr>
        <w:t>数据测试用例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2268"/>
        <w:gridCol w:w="4536"/>
      </w:tblGrid>
      <w:tr w:rsidR="00B97356" w14:paraId="7E02CD3F" w14:textId="77777777" w:rsidTr="00F36554">
        <w:tc>
          <w:tcPr>
            <w:tcW w:w="1384" w:type="dxa"/>
            <w:shd w:val="clear" w:color="auto" w:fill="BFBFBF"/>
          </w:tcPr>
          <w:p w14:paraId="341BF13B" w14:textId="77777777" w:rsidR="00B97356" w:rsidRDefault="00B97356" w:rsidP="00F36554">
            <w:r>
              <w:rPr>
                <w:rFonts w:hint="eastAsia"/>
              </w:rPr>
              <w:t>功能名称</w:t>
            </w:r>
          </w:p>
        </w:tc>
        <w:tc>
          <w:tcPr>
            <w:tcW w:w="2268" w:type="dxa"/>
            <w:shd w:val="clear" w:color="auto" w:fill="BFBFBF"/>
          </w:tcPr>
          <w:p w14:paraId="2F0233B6" w14:textId="77777777" w:rsidR="00B97356" w:rsidRDefault="00B97356" w:rsidP="00F36554">
            <w:r>
              <w:rPr>
                <w:rFonts w:hint="eastAsia"/>
              </w:rPr>
              <w:t>测试过程</w:t>
            </w:r>
          </w:p>
        </w:tc>
        <w:tc>
          <w:tcPr>
            <w:tcW w:w="4536" w:type="dxa"/>
            <w:shd w:val="clear" w:color="auto" w:fill="BFBFBF"/>
          </w:tcPr>
          <w:p w14:paraId="02868757" w14:textId="77777777" w:rsidR="00B97356" w:rsidRDefault="00B97356" w:rsidP="00F36554">
            <w:r>
              <w:rPr>
                <w:rFonts w:hint="eastAsia"/>
              </w:rPr>
              <w:t>期望结算</w:t>
            </w:r>
          </w:p>
        </w:tc>
      </w:tr>
      <w:tr w:rsidR="00B97356" w14:paraId="6D803116" w14:textId="77777777" w:rsidTr="00F36554">
        <w:tc>
          <w:tcPr>
            <w:tcW w:w="1384" w:type="dxa"/>
          </w:tcPr>
          <w:p w14:paraId="4C88F661" w14:textId="77777777" w:rsidR="00B97356" w:rsidRDefault="00B97356" w:rsidP="00F36554">
            <w:r>
              <w:rPr>
                <w:rFonts w:hint="eastAsia"/>
              </w:rPr>
              <w:lastRenderedPageBreak/>
              <w:t>暂存远期预售订舱单</w:t>
            </w:r>
          </w:p>
        </w:tc>
        <w:tc>
          <w:tcPr>
            <w:tcW w:w="2268" w:type="dxa"/>
          </w:tcPr>
          <w:p w14:paraId="3D60C7D2" w14:textId="77777777" w:rsidR="00B97356" w:rsidRDefault="00B97356" w:rsidP="00F36554">
            <w:r>
              <w:rPr>
                <w:rFonts w:hint="eastAsia"/>
              </w:rPr>
              <w:t>远期订舱</w:t>
            </w:r>
            <w:r>
              <w:rPr>
                <w:rFonts w:hint="eastAsia"/>
              </w:rPr>
              <w:t>-</w:t>
            </w:r>
            <w:r>
              <w:rPr>
                <w:rFonts w:hint="eastAsia"/>
              </w:rPr>
              <w:t>》远期舱位预订</w:t>
            </w:r>
          </w:p>
          <w:p w14:paraId="44DEA24C" w14:textId="77777777" w:rsidR="00B97356" w:rsidRDefault="00B97356" w:rsidP="00F36554">
            <w:r>
              <w:rPr>
                <w:rFonts w:hint="eastAsia"/>
              </w:rPr>
              <w:t>选中以下远期运价</w:t>
            </w:r>
          </w:p>
          <w:p w14:paraId="2C0523BD" w14:textId="77777777" w:rsidR="00B97356" w:rsidRDefault="00B97356" w:rsidP="00F36554">
            <w:r w:rsidRPr="00820F99">
              <w:rPr>
                <w:rFonts w:hint="eastAsia"/>
              </w:rPr>
              <w:t>CNSHK</w:t>
            </w:r>
            <w:r w:rsidRPr="00820F99">
              <w:rPr>
                <w:rFonts w:hint="eastAsia"/>
              </w:rPr>
              <w:t>→</w:t>
            </w:r>
            <w:r w:rsidRPr="00820F99">
              <w:rPr>
                <w:rFonts w:hint="eastAsia"/>
              </w:rPr>
              <w:t xml:space="preserve">SGSIN </w:t>
            </w:r>
            <w:r w:rsidRPr="00820F99">
              <w:rPr>
                <w:rFonts w:hint="eastAsia"/>
              </w:rPr>
              <w:tab/>
            </w:r>
          </w:p>
          <w:p w14:paraId="5C38D33D" w14:textId="77777777" w:rsidR="00B97356" w:rsidRDefault="00B97356" w:rsidP="00F36554">
            <w:r>
              <w:rPr>
                <w:rFonts w:hint="eastAsia"/>
              </w:rPr>
              <w:t>中转港：</w:t>
            </w:r>
            <w:r w:rsidRPr="00820F99">
              <w:rPr>
                <w:rFonts w:hint="eastAsia"/>
              </w:rPr>
              <w:t>CSC</w:t>
            </w:r>
          </w:p>
          <w:p w14:paraId="0B0CB33D" w14:textId="77777777" w:rsidR="00B97356" w:rsidRDefault="00B97356" w:rsidP="00F36554">
            <w:r>
              <w:rPr>
                <w:rFonts w:hint="eastAsia"/>
              </w:rPr>
              <w:t>出运日期：</w:t>
            </w:r>
          </w:p>
          <w:p w14:paraId="0144EA1B" w14:textId="77777777" w:rsidR="00B97356" w:rsidRDefault="00B97356" w:rsidP="00F36554">
            <w:r>
              <w:t>W04(2014/01/1</w:t>
            </w:r>
            <w:r>
              <w:rPr>
                <w:rFonts w:hint="eastAsia"/>
              </w:rPr>
              <w:t>9</w:t>
            </w:r>
            <w:r>
              <w:t>~01/</w:t>
            </w:r>
            <w:r>
              <w:rPr>
                <w:rFonts w:hint="eastAsia"/>
              </w:rPr>
              <w:t>25</w:t>
            </w:r>
            <w:r>
              <w:t>)</w:t>
            </w:r>
          </w:p>
          <w:p w14:paraId="4BD5B119" w14:textId="77777777" w:rsidR="00B97356" w:rsidRDefault="00B97356" w:rsidP="00F36554">
            <w:r>
              <w:rPr>
                <w:rFonts w:hint="eastAsia"/>
              </w:rPr>
              <w:t>的远期预售订舱单</w:t>
            </w:r>
          </w:p>
          <w:p w14:paraId="5FF7FB20" w14:textId="77777777" w:rsidR="00B97356" w:rsidRDefault="00B97356" w:rsidP="00F36554">
            <w:r>
              <w:rPr>
                <w:rFonts w:hint="eastAsia"/>
              </w:rPr>
              <w:t>（一个</w:t>
            </w:r>
            <w:r>
              <w:rPr>
                <w:rFonts w:hint="eastAsia"/>
              </w:rPr>
              <w:t>20GP</w:t>
            </w:r>
            <w:r>
              <w:rPr>
                <w:rFonts w:hint="eastAsia"/>
              </w:rPr>
              <w:t>的箱，</w:t>
            </w:r>
            <w:r>
              <w:rPr>
                <w:rFonts w:hint="eastAsia"/>
              </w:rPr>
              <w:t>100USD</w:t>
            </w:r>
            <w:r>
              <w:rPr>
                <w:rFonts w:hint="eastAsia"/>
              </w:rPr>
              <w:t>）</w:t>
            </w:r>
          </w:p>
          <w:p w14:paraId="4769E745" w14:textId="77777777" w:rsidR="00B97356" w:rsidRDefault="00B97356" w:rsidP="00F36554">
            <w:r>
              <w:rPr>
                <w:rFonts w:hint="eastAsia"/>
              </w:rPr>
              <w:t>-</w:t>
            </w:r>
            <w:r>
              <w:rPr>
                <w:rFonts w:hint="eastAsia"/>
              </w:rPr>
              <w:t>》订舱</w:t>
            </w:r>
          </w:p>
          <w:p w14:paraId="44DA2A71" w14:textId="77777777" w:rsidR="00B97356" w:rsidRDefault="00B97356" w:rsidP="00F36554"/>
        </w:tc>
        <w:tc>
          <w:tcPr>
            <w:tcW w:w="4536" w:type="dxa"/>
          </w:tcPr>
          <w:p w14:paraId="009B0BDE" w14:textId="77777777" w:rsidR="00B97356" w:rsidRDefault="00B97356" w:rsidP="00F36554">
            <w:r>
              <w:rPr>
                <w:rFonts w:hint="eastAsia"/>
              </w:rPr>
              <w:t xml:space="preserve">* </w:t>
            </w:r>
            <w:r w:rsidRPr="003F7F61">
              <w:rPr>
                <w:rFonts w:hint="eastAsia"/>
              </w:rPr>
              <w:t>FUTURE_PRESALE_HEAD&lt;</w:t>
            </w:r>
            <w:r w:rsidRPr="003F7F61">
              <w:rPr>
                <w:rFonts w:hint="eastAsia"/>
              </w:rPr>
              <w:t>远期预售主表</w:t>
            </w:r>
            <w:r w:rsidRPr="003F7F61">
              <w:rPr>
                <w:rFonts w:hint="eastAsia"/>
              </w:rPr>
              <w:t>&gt;</w:t>
            </w:r>
            <w:r>
              <w:rPr>
                <w:rFonts w:hint="eastAsia"/>
              </w:rPr>
              <w:t>新增一条记录</w:t>
            </w:r>
          </w:p>
          <w:p w14:paraId="5722FCD1" w14:textId="77777777" w:rsidR="00B97356" w:rsidRDefault="00B97356" w:rsidP="00F36554">
            <w:r w:rsidRPr="00A82F54">
              <w:t>FUTURE_PRESALE_HEAD_SEQ</w:t>
            </w:r>
            <w:r>
              <w:rPr>
                <w:rFonts w:hint="eastAsia"/>
              </w:rPr>
              <w:t>=</w:t>
            </w:r>
            <w:r>
              <w:rPr>
                <w:rFonts w:hint="eastAsia"/>
              </w:rPr>
              <w:t>数据库生成</w:t>
            </w:r>
          </w:p>
          <w:p w14:paraId="7449CE77" w14:textId="77777777" w:rsidR="00B97356" w:rsidRDefault="00B97356" w:rsidP="00F36554">
            <w:r w:rsidRPr="00933058">
              <w:rPr>
                <w:rFonts w:hint="eastAsia"/>
              </w:rPr>
              <w:t>ORDER_NO&lt;</w:t>
            </w:r>
            <w:r w:rsidRPr="00933058">
              <w:rPr>
                <w:rFonts w:hint="eastAsia"/>
              </w:rPr>
              <w:t>申请编号</w:t>
            </w:r>
            <w:r w:rsidRPr="00933058">
              <w:rPr>
                <w:rFonts w:hint="eastAsia"/>
              </w:rPr>
              <w:t>&gt;</w:t>
            </w:r>
            <w:r>
              <w:rPr>
                <w:rFonts w:hint="eastAsia"/>
              </w:rPr>
              <w:t>=</w:t>
            </w:r>
            <w:r w:rsidRPr="00124562">
              <w:t>OWNER_CODE+YYMMDD+ FUTURE_PRESALE_ORDERNO_SEQ</w:t>
            </w:r>
          </w:p>
          <w:p w14:paraId="4E82B027" w14:textId="77777777" w:rsidR="00B97356" w:rsidRDefault="00B97356" w:rsidP="00F36554">
            <w:r w:rsidRPr="002F3224">
              <w:rPr>
                <w:rFonts w:hint="eastAsia"/>
              </w:rPr>
              <w:t>CUSTOMER_SEQ&lt;</w:t>
            </w:r>
            <w:r w:rsidRPr="002F3224">
              <w:rPr>
                <w:rFonts w:hint="eastAsia"/>
              </w:rPr>
              <w:t>订舱公司</w:t>
            </w:r>
            <w:r w:rsidRPr="002F3224">
              <w:rPr>
                <w:rFonts w:hint="eastAsia"/>
              </w:rPr>
              <w:t>&gt;</w:t>
            </w:r>
            <w:r>
              <w:rPr>
                <w:rFonts w:hint="eastAsia"/>
              </w:rPr>
              <w:t>=</w:t>
            </w:r>
            <w:r>
              <w:rPr>
                <w:rFonts w:hint="eastAsia"/>
              </w:rPr>
              <w:t>当前用户所属公司</w:t>
            </w:r>
            <w:r>
              <w:rPr>
                <w:rFonts w:hint="eastAsia"/>
              </w:rPr>
              <w:t>SEQ</w:t>
            </w:r>
          </w:p>
          <w:p w14:paraId="06ACAB01" w14:textId="77777777" w:rsidR="00B97356" w:rsidRDefault="00B97356" w:rsidP="00F36554">
            <w:r w:rsidRPr="00D0756A">
              <w:rPr>
                <w:rFonts w:hint="eastAsia"/>
              </w:rPr>
              <w:t>CUSTOMER_NAME&lt;</w:t>
            </w:r>
            <w:r w:rsidRPr="00D0756A">
              <w:rPr>
                <w:rFonts w:hint="eastAsia"/>
              </w:rPr>
              <w:t>订舱公司名称</w:t>
            </w:r>
            <w:r w:rsidRPr="00D0756A">
              <w:rPr>
                <w:rFonts w:hint="eastAsia"/>
              </w:rPr>
              <w:t>&gt;</w:t>
            </w:r>
            <w:r>
              <w:rPr>
                <w:rFonts w:hint="eastAsia"/>
              </w:rPr>
              <w:t>=</w:t>
            </w:r>
            <w:r>
              <w:rPr>
                <w:rFonts w:hint="eastAsia"/>
              </w:rPr>
              <w:t>来源于公司表</w:t>
            </w:r>
          </w:p>
          <w:p w14:paraId="2928E8E2" w14:textId="77777777" w:rsidR="00B97356" w:rsidRDefault="00B97356" w:rsidP="00F36554">
            <w:r w:rsidRPr="00861DEE">
              <w:rPr>
                <w:rFonts w:hint="eastAsia"/>
              </w:rPr>
              <w:t>CUSTOMER_NAME_PY&lt;</w:t>
            </w:r>
            <w:r w:rsidRPr="00861DEE">
              <w:rPr>
                <w:rFonts w:hint="eastAsia"/>
              </w:rPr>
              <w:t>订舱公司简称</w:t>
            </w:r>
            <w:r w:rsidRPr="00861DEE">
              <w:rPr>
                <w:rFonts w:hint="eastAsia"/>
              </w:rPr>
              <w:t>&gt;</w:t>
            </w:r>
            <w:r>
              <w:rPr>
                <w:rFonts w:hint="eastAsia"/>
              </w:rPr>
              <w:t>=</w:t>
            </w:r>
            <w:r>
              <w:rPr>
                <w:rFonts w:hint="eastAsia"/>
              </w:rPr>
              <w:t>来源于公司表</w:t>
            </w:r>
          </w:p>
          <w:p w14:paraId="217ADD53" w14:textId="77777777" w:rsidR="00B97356" w:rsidRDefault="00B97356" w:rsidP="00F36554">
            <w:r w:rsidRPr="00794CC6">
              <w:rPr>
                <w:rFonts w:hint="eastAsia"/>
              </w:rPr>
              <w:t>CUSTOMER_NAME_EN&lt;</w:t>
            </w:r>
            <w:r w:rsidRPr="00794CC6">
              <w:rPr>
                <w:rFonts w:hint="eastAsia"/>
              </w:rPr>
              <w:t>订舱公司英文名称</w:t>
            </w:r>
            <w:r w:rsidRPr="00794CC6">
              <w:rPr>
                <w:rFonts w:hint="eastAsia"/>
              </w:rPr>
              <w:t>&gt;</w:t>
            </w:r>
            <w:r>
              <w:rPr>
                <w:rFonts w:hint="eastAsia"/>
              </w:rPr>
              <w:t>=</w:t>
            </w:r>
            <w:r>
              <w:rPr>
                <w:rFonts w:hint="eastAsia"/>
              </w:rPr>
              <w:t>来源与公司表</w:t>
            </w:r>
          </w:p>
          <w:p w14:paraId="01898DFA" w14:textId="77777777" w:rsidR="00B97356" w:rsidRDefault="00B97356" w:rsidP="00F36554">
            <w:r w:rsidRPr="008C7838">
              <w:rPr>
                <w:rFonts w:hint="eastAsia"/>
              </w:rPr>
              <w:t>OPRT_COMP_SEQ&lt;</w:t>
            </w:r>
            <w:r w:rsidRPr="008C7838">
              <w:rPr>
                <w:rFonts w:hint="eastAsia"/>
              </w:rPr>
              <w:t>口岸公司</w:t>
            </w:r>
            <w:r w:rsidRPr="008C7838">
              <w:rPr>
                <w:rFonts w:hint="eastAsia"/>
              </w:rPr>
              <w:t>&gt;</w:t>
            </w:r>
            <w:r>
              <w:rPr>
                <w:rFonts w:hint="eastAsia"/>
              </w:rPr>
              <w:t>=</w:t>
            </w:r>
            <w:r>
              <w:rPr>
                <w:rFonts w:hint="eastAsia"/>
              </w:rPr>
              <w:t>选中的远期运价</w:t>
            </w:r>
          </w:p>
          <w:p w14:paraId="1518549D" w14:textId="77777777" w:rsidR="00B97356" w:rsidRDefault="00B97356" w:rsidP="00F36554">
            <w:r w:rsidRPr="008C7838">
              <w:rPr>
                <w:rFonts w:hint="eastAsia"/>
              </w:rPr>
              <w:t>OPRT_COMP_NAME&lt;</w:t>
            </w:r>
            <w:r w:rsidRPr="008C7838">
              <w:rPr>
                <w:rFonts w:hint="eastAsia"/>
              </w:rPr>
              <w:t>口岸公司名称</w:t>
            </w:r>
            <w:r w:rsidRPr="008C7838">
              <w:rPr>
                <w:rFonts w:hint="eastAsia"/>
              </w:rPr>
              <w:t>&gt;</w:t>
            </w:r>
            <w:r>
              <w:rPr>
                <w:rFonts w:hint="eastAsia"/>
              </w:rPr>
              <w:t>=</w:t>
            </w:r>
            <w:r>
              <w:rPr>
                <w:rFonts w:hint="eastAsia"/>
              </w:rPr>
              <w:t>选中的远期运价</w:t>
            </w:r>
          </w:p>
          <w:p w14:paraId="6172C5A1" w14:textId="77777777" w:rsidR="00B97356" w:rsidRDefault="00B97356" w:rsidP="00F36554">
            <w:r w:rsidRPr="003146FE">
              <w:rPr>
                <w:rFonts w:hint="eastAsia"/>
              </w:rPr>
              <w:t>OPRT_COMP_NAME_EN&lt;</w:t>
            </w:r>
            <w:r w:rsidRPr="003146FE">
              <w:rPr>
                <w:rFonts w:hint="eastAsia"/>
              </w:rPr>
              <w:t>口岸公司英文名称</w:t>
            </w:r>
            <w:r w:rsidRPr="003146FE">
              <w:rPr>
                <w:rFonts w:hint="eastAsia"/>
              </w:rPr>
              <w:t>&gt;</w:t>
            </w:r>
            <w:r>
              <w:rPr>
                <w:rFonts w:hint="eastAsia"/>
              </w:rPr>
              <w:t>=</w:t>
            </w:r>
            <w:r>
              <w:rPr>
                <w:rFonts w:hint="eastAsia"/>
              </w:rPr>
              <w:t>选中的远期运价</w:t>
            </w:r>
          </w:p>
          <w:p w14:paraId="0B14987B" w14:textId="77777777" w:rsidR="00B97356" w:rsidRDefault="00B97356" w:rsidP="00F36554">
            <w:r w:rsidRPr="001631F5">
              <w:rPr>
                <w:rFonts w:hint="eastAsia"/>
              </w:rPr>
              <w:t>OWNER_SEQ&lt;</w:t>
            </w:r>
            <w:r w:rsidRPr="001631F5">
              <w:rPr>
                <w:rFonts w:hint="eastAsia"/>
              </w:rPr>
              <w:t>船公司</w:t>
            </w:r>
            <w:r w:rsidRPr="001631F5">
              <w:rPr>
                <w:rFonts w:hint="eastAsia"/>
              </w:rPr>
              <w:t>&gt;</w:t>
            </w:r>
            <w:r>
              <w:rPr>
                <w:rFonts w:hint="eastAsia"/>
              </w:rPr>
              <w:t>=</w:t>
            </w:r>
            <w:r>
              <w:rPr>
                <w:rFonts w:hint="eastAsia"/>
              </w:rPr>
              <w:t>选中的远期运价船公司</w:t>
            </w:r>
            <w:r>
              <w:rPr>
                <w:rFonts w:hint="eastAsia"/>
              </w:rPr>
              <w:t>SEQ</w:t>
            </w:r>
          </w:p>
          <w:p w14:paraId="302A6088" w14:textId="77777777" w:rsidR="00B97356" w:rsidRDefault="00B97356" w:rsidP="00F36554">
            <w:r w:rsidRPr="00E633C0">
              <w:t>OWNER_CODE</w:t>
            </w:r>
            <w:r>
              <w:rPr>
                <w:rFonts w:hint="eastAsia"/>
              </w:rPr>
              <w:t>=</w:t>
            </w:r>
            <w:r>
              <w:rPr>
                <w:rFonts w:hint="eastAsia"/>
              </w:rPr>
              <w:t>选中的远期运价船公司</w:t>
            </w:r>
            <w:r>
              <w:rPr>
                <w:rFonts w:hint="eastAsia"/>
              </w:rPr>
              <w:t>CODE</w:t>
            </w:r>
          </w:p>
          <w:p w14:paraId="64C5FD92" w14:textId="77777777" w:rsidR="00B97356" w:rsidRDefault="00B97356" w:rsidP="00F36554">
            <w:r w:rsidRPr="00E11972">
              <w:t>OWNER_NAME</w:t>
            </w:r>
            <w:r>
              <w:rPr>
                <w:rFonts w:hint="eastAsia"/>
              </w:rPr>
              <w:t>=</w:t>
            </w:r>
            <w:r>
              <w:rPr>
                <w:rFonts w:hint="eastAsia"/>
              </w:rPr>
              <w:t>选中的远期运价船公司</w:t>
            </w:r>
            <w:r>
              <w:rPr>
                <w:rFonts w:hint="eastAsia"/>
              </w:rPr>
              <w:t>NAME</w:t>
            </w:r>
          </w:p>
          <w:p w14:paraId="1A9DC4C6" w14:textId="77777777" w:rsidR="00B97356" w:rsidRDefault="00B97356" w:rsidP="00F36554">
            <w:r w:rsidRPr="00D57884">
              <w:rPr>
                <w:rFonts w:hint="eastAsia"/>
              </w:rPr>
              <w:t>COMP_SEND&lt;</w:t>
            </w:r>
            <w:r w:rsidRPr="00D57884">
              <w:rPr>
                <w:rFonts w:hint="eastAsia"/>
              </w:rPr>
              <w:t>托运人</w:t>
            </w:r>
            <w:r w:rsidRPr="00D57884">
              <w:rPr>
                <w:rFonts w:hint="eastAsia"/>
              </w:rPr>
              <w:t>&gt;</w:t>
            </w:r>
            <w:r>
              <w:rPr>
                <w:rFonts w:hint="eastAsia"/>
              </w:rPr>
              <w:t>=</w:t>
            </w:r>
            <w:r>
              <w:rPr>
                <w:rFonts w:hint="eastAsia"/>
              </w:rPr>
              <w:t>页面录入</w:t>
            </w:r>
          </w:p>
          <w:p w14:paraId="3192A7A3" w14:textId="77777777" w:rsidR="00B97356" w:rsidRDefault="00B97356" w:rsidP="00F36554">
            <w:r w:rsidRPr="0012650B">
              <w:rPr>
                <w:rFonts w:hint="eastAsia"/>
              </w:rPr>
              <w:t>COMP_GET&lt;</w:t>
            </w:r>
            <w:r w:rsidRPr="0012650B">
              <w:rPr>
                <w:rFonts w:hint="eastAsia"/>
              </w:rPr>
              <w:t>收货人</w:t>
            </w:r>
            <w:r w:rsidRPr="0012650B">
              <w:rPr>
                <w:rFonts w:hint="eastAsia"/>
              </w:rPr>
              <w:t>&gt;</w:t>
            </w:r>
            <w:r>
              <w:rPr>
                <w:rFonts w:hint="eastAsia"/>
              </w:rPr>
              <w:t>=</w:t>
            </w:r>
            <w:r>
              <w:rPr>
                <w:rFonts w:hint="eastAsia"/>
              </w:rPr>
              <w:t>页面录入</w:t>
            </w:r>
          </w:p>
          <w:p w14:paraId="6235EB89" w14:textId="77777777" w:rsidR="00B97356" w:rsidRDefault="00B97356" w:rsidP="00F36554">
            <w:r w:rsidRPr="00066E5E">
              <w:rPr>
                <w:rFonts w:hint="eastAsia"/>
              </w:rPr>
              <w:t>COMP_TRANS&lt;</w:t>
            </w:r>
            <w:r w:rsidRPr="00066E5E">
              <w:rPr>
                <w:rFonts w:hint="eastAsia"/>
              </w:rPr>
              <w:t>转运人</w:t>
            </w:r>
            <w:r w:rsidRPr="00066E5E">
              <w:rPr>
                <w:rFonts w:hint="eastAsia"/>
              </w:rPr>
              <w:t>&gt;</w:t>
            </w:r>
            <w:r>
              <w:rPr>
                <w:rFonts w:hint="eastAsia"/>
              </w:rPr>
              <w:t>=</w:t>
            </w:r>
            <w:r>
              <w:rPr>
                <w:rFonts w:hint="eastAsia"/>
              </w:rPr>
              <w:t>页面录入</w:t>
            </w:r>
          </w:p>
          <w:p w14:paraId="4999C002" w14:textId="77777777" w:rsidR="00B97356" w:rsidRDefault="00B97356" w:rsidP="00F36554">
            <w:r w:rsidRPr="00883488">
              <w:rPr>
                <w:rFonts w:hint="eastAsia"/>
              </w:rPr>
              <w:t>COMP_SEND_SEQ&lt;</w:t>
            </w:r>
            <w:r w:rsidRPr="00883488">
              <w:rPr>
                <w:rFonts w:hint="eastAsia"/>
              </w:rPr>
              <w:t>托运人</w:t>
            </w:r>
            <w:r w:rsidRPr="00883488">
              <w:rPr>
                <w:rFonts w:hint="eastAsia"/>
              </w:rPr>
              <w:t>SEQ&gt;</w:t>
            </w:r>
            <w:r>
              <w:rPr>
                <w:rFonts w:hint="eastAsia"/>
              </w:rPr>
              <w:t>=</w:t>
            </w:r>
            <w:r>
              <w:rPr>
                <w:rFonts w:hint="eastAsia"/>
              </w:rPr>
              <w:t>来源于</w:t>
            </w:r>
            <w:r>
              <w:rPr>
                <w:rFonts w:hint="eastAsia"/>
              </w:rPr>
              <w:t>Customer</w:t>
            </w:r>
            <w:r>
              <w:rPr>
                <w:rFonts w:hint="eastAsia"/>
              </w:rPr>
              <w:t>表</w:t>
            </w:r>
          </w:p>
          <w:p w14:paraId="2A67F361" w14:textId="77777777" w:rsidR="00B97356" w:rsidRDefault="00B97356" w:rsidP="00F36554">
            <w:r w:rsidRPr="00C603A5">
              <w:rPr>
                <w:rFonts w:hint="eastAsia"/>
              </w:rPr>
              <w:t>COMP_GET_SEQ&lt;</w:t>
            </w:r>
            <w:r w:rsidRPr="00C603A5">
              <w:rPr>
                <w:rFonts w:hint="eastAsia"/>
              </w:rPr>
              <w:t>收货人</w:t>
            </w:r>
            <w:r w:rsidRPr="00C603A5">
              <w:rPr>
                <w:rFonts w:hint="eastAsia"/>
              </w:rPr>
              <w:t>SEQ&gt;</w:t>
            </w:r>
            <w:r>
              <w:rPr>
                <w:rFonts w:hint="eastAsia"/>
              </w:rPr>
              <w:t>=</w:t>
            </w:r>
            <w:r>
              <w:rPr>
                <w:rFonts w:hint="eastAsia"/>
              </w:rPr>
              <w:t>来源于</w:t>
            </w:r>
            <w:r>
              <w:rPr>
                <w:rFonts w:hint="eastAsia"/>
              </w:rPr>
              <w:t>Customer</w:t>
            </w:r>
            <w:r>
              <w:rPr>
                <w:rFonts w:hint="eastAsia"/>
              </w:rPr>
              <w:t>表</w:t>
            </w:r>
          </w:p>
          <w:p w14:paraId="70F0A43B" w14:textId="77777777" w:rsidR="00B97356" w:rsidRDefault="00B97356" w:rsidP="00F36554">
            <w:r w:rsidRPr="000E283C">
              <w:rPr>
                <w:rFonts w:hint="eastAsia"/>
              </w:rPr>
              <w:t>COMP_TRANS_SEQ&lt;</w:t>
            </w:r>
            <w:r w:rsidRPr="000E283C">
              <w:rPr>
                <w:rFonts w:hint="eastAsia"/>
              </w:rPr>
              <w:t>转运人</w:t>
            </w:r>
            <w:r w:rsidRPr="000E283C">
              <w:rPr>
                <w:rFonts w:hint="eastAsia"/>
              </w:rPr>
              <w:t>SEQ&gt;</w:t>
            </w:r>
            <w:r>
              <w:rPr>
                <w:rFonts w:hint="eastAsia"/>
              </w:rPr>
              <w:t>=</w:t>
            </w:r>
            <w:r>
              <w:rPr>
                <w:rFonts w:hint="eastAsia"/>
              </w:rPr>
              <w:t>来源于</w:t>
            </w:r>
            <w:r>
              <w:rPr>
                <w:rFonts w:hint="eastAsia"/>
              </w:rPr>
              <w:t>Customer</w:t>
            </w:r>
            <w:r>
              <w:rPr>
                <w:rFonts w:hint="eastAsia"/>
              </w:rPr>
              <w:t>表</w:t>
            </w:r>
          </w:p>
          <w:p w14:paraId="5AD95D06" w14:textId="77777777" w:rsidR="00B97356" w:rsidRDefault="00B97356" w:rsidP="00F36554">
            <w:r w:rsidRPr="00632908">
              <w:rPr>
                <w:rFonts w:hint="eastAsia"/>
              </w:rPr>
              <w:t>COMP_SEND_ADDR&lt;</w:t>
            </w:r>
            <w:r w:rsidRPr="00632908">
              <w:rPr>
                <w:rFonts w:hint="eastAsia"/>
              </w:rPr>
              <w:t>订舱公司地址</w:t>
            </w:r>
            <w:r w:rsidRPr="00632908">
              <w:rPr>
                <w:rFonts w:hint="eastAsia"/>
              </w:rPr>
              <w:t>&gt;</w:t>
            </w:r>
            <w:r>
              <w:rPr>
                <w:rFonts w:hint="eastAsia"/>
              </w:rPr>
              <w:t>=</w:t>
            </w:r>
            <w:r>
              <w:rPr>
                <w:rFonts w:hint="eastAsia"/>
              </w:rPr>
              <w:t>页面录入</w:t>
            </w:r>
          </w:p>
          <w:p w14:paraId="5FD2971B" w14:textId="77777777" w:rsidR="00B97356" w:rsidRDefault="00B97356" w:rsidP="00F36554">
            <w:r w:rsidRPr="005D7D0F">
              <w:rPr>
                <w:rFonts w:hint="eastAsia"/>
              </w:rPr>
              <w:t>LINKER&lt;</w:t>
            </w:r>
            <w:r w:rsidRPr="005D7D0F">
              <w:rPr>
                <w:rFonts w:hint="eastAsia"/>
              </w:rPr>
              <w:t>联系人姓名</w:t>
            </w:r>
            <w:r w:rsidRPr="005D7D0F">
              <w:rPr>
                <w:rFonts w:hint="eastAsia"/>
              </w:rPr>
              <w:t>&gt;</w:t>
            </w:r>
            <w:r>
              <w:rPr>
                <w:rFonts w:hint="eastAsia"/>
              </w:rPr>
              <w:t>=</w:t>
            </w:r>
            <w:r>
              <w:rPr>
                <w:rFonts w:hint="eastAsia"/>
              </w:rPr>
              <w:t>页面录入</w:t>
            </w:r>
          </w:p>
          <w:p w14:paraId="2CFBBE2D" w14:textId="77777777" w:rsidR="00B97356" w:rsidRDefault="00B97356" w:rsidP="00F36554">
            <w:r w:rsidRPr="004C0A78">
              <w:rPr>
                <w:rFonts w:hint="eastAsia"/>
              </w:rPr>
              <w:t>LINKER_EMAIL&lt;</w:t>
            </w:r>
            <w:r w:rsidRPr="004C0A78">
              <w:rPr>
                <w:rFonts w:hint="eastAsia"/>
              </w:rPr>
              <w:t>电子邮件</w:t>
            </w:r>
            <w:r w:rsidRPr="004C0A78">
              <w:rPr>
                <w:rFonts w:hint="eastAsia"/>
              </w:rPr>
              <w:t>&gt;</w:t>
            </w:r>
            <w:r>
              <w:rPr>
                <w:rFonts w:hint="eastAsia"/>
              </w:rPr>
              <w:t>=</w:t>
            </w:r>
            <w:r>
              <w:rPr>
                <w:rFonts w:hint="eastAsia"/>
              </w:rPr>
              <w:t>页面录入</w:t>
            </w:r>
          </w:p>
          <w:p w14:paraId="50BB963E" w14:textId="77777777" w:rsidR="00B97356" w:rsidRDefault="00B97356" w:rsidP="00F36554">
            <w:r w:rsidRPr="0065128B">
              <w:rPr>
                <w:rFonts w:hint="eastAsia"/>
              </w:rPr>
              <w:t>LINKER_PHONE&lt;</w:t>
            </w:r>
            <w:r w:rsidRPr="0065128B">
              <w:rPr>
                <w:rFonts w:hint="eastAsia"/>
              </w:rPr>
              <w:t>电话</w:t>
            </w:r>
            <w:r w:rsidRPr="0065128B">
              <w:rPr>
                <w:rFonts w:hint="eastAsia"/>
              </w:rPr>
              <w:t>&gt;</w:t>
            </w:r>
            <w:r>
              <w:rPr>
                <w:rFonts w:hint="eastAsia"/>
              </w:rPr>
              <w:t>=</w:t>
            </w:r>
            <w:r>
              <w:rPr>
                <w:rFonts w:hint="eastAsia"/>
              </w:rPr>
              <w:t>页面录入</w:t>
            </w:r>
          </w:p>
          <w:p w14:paraId="477FB6D1" w14:textId="77777777" w:rsidR="00B97356" w:rsidRDefault="00B97356" w:rsidP="00F36554">
            <w:r w:rsidRPr="00932CF4">
              <w:rPr>
                <w:rFonts w:hint="eastAsia"/>
              </w:rPr>
              <w:t>LINKER_FAX&lt;</w:t>
            </w:r>
            <w:r w:rsidRPr="00932CF4">
              <w:rPr>
                <w:rFonts w:hint="eastAsia"/>
              </w:rPr>
              <w:t>传真</w:t>
            </w:r>
            <w:r w:rsidRPr="00932CF4">
              <w:rPr>
                <w:rFonts w:hint="eastAsia"/>
              </w:rPr>
              <w:t>&gt;</w:t>
            </w:r>
            <w:r>
              <w:rPr>
                <w:rFonts w:hint="eastAsia"/>
              </w:rPr>
              <w:t>=</w:t>
            </w:r>
            <w:r>
              <w:rPr>
                <w:rFonts w:hint="eastAsia"/>
              </w:rPr>
              <w:t>页面录入</w:t>
            </w:r>
          </w:p>
          <w:p w14:paraId="09955828" w14:textId="77777777" w:rsidR="00B97356" w:rsidRDefault="00B97356" w:rsidP="00F36554">
            <w:r w:rsidRPr="003C7A8B">
              <w:rPr>
                <w:rFonts w:hint="eastAsia"/>
              </w:rPr>
              <w:t>ORDER_REMARK&lt;</w:t>
            </w:r>
            <w:r w:rsidRPr="003C7A8B">
              <w:rPr>
                <w:rFonts w:hint="eastAsia"/>
              </w:rPr>
              <w:t>订舱备注</w:t>
            </w:r>
            <w:r w:rsidRPr="003C7A8B">
              <w:rPr>
                <w:rFonts w:hint="eastAsia"/>
              </w:rPr>
              <w:t>&gt;</w:t>
            </w:r>
            <w:r>
              <w:rPr>
                <w:rFonts w:hint="eastAsia"/>
              </w:rPr>
              <w:t>=</w:t>
            </w:r>
            <w:r>
              <w:rPr>
                <w:rFonts w:hint="eastAsia"/>
              </w:rPr>
              <w:t>页面录入</w:t>
            </w:r>
          </w:p>
          <w:p w14:paraId="41639D0B" w14:textId="77777777" w:rsidR="00B97356" w:rsidRDefault="00B97356" w:rsidP="00F36554">
            <w:r w:rsidRPr="001D16DC">
              <w:rPr>
                <w:rFonts w:hint="eastAsia"/>
              </w:rPr>
              <w:t>SHIP_ROUTE_HEAD_SEQ&lt;</w:t>
            </w:r>
            <w:r w:rsidRPr="001D16DC">
              <w:rPr>
                <w:rFonts w:hint="eastAsia"/>
              </w:rPr>
              <w:t>航线关联</w:t>
            </w:r>
            <w:r w:rsidRPr="001D16DC">
              <w:rPr>
                <w:rFonts w:hint="eastAsia"/>
              </w:rPr>
              <w:t>&gt;</w:t>
            </w:r>
            <w:r>
              <w:rPr>
                <w:rFonts w:hint="eastAsia"/>
              </w:rPr>
              <w:t>=</w:t>
            </w:r>
            <w:r>
              <w:rPr>
                <w:rFonts w:hint="eastAsia"/>
              </w:rPr>
              <w:t>来源于远期运价表</w:t>
            </w:r>
          </w:p>
          <w:p w14:paraId="258C96C6" w14:textId="77777777" w:rsidR="00B97356" w:rsidRDefault="00B97356" w:rsidP="00F36554">
            <w:r w:rsidRPr="00D33B3F">
              <w:rPr>
                <w:rFonts w:hint="eastAsia"/>
              </w:rPr>
              <w:t>ROUTE_CODE&lt;</w:t>
            </w:r>
            <w:r w:rsidRPr="00D33B3F">
              <w:rPr>
                <w:rFonts w:hint="eastAsia"/>
              </w:rPr>
              <w:t>航线代码</w:t>
            </w:r>
            <w:r w:rsidRPr="00D33B3F">
              <w:rPr>
                <w:rFonts w:hint="eastAsia"/>
              </w:rPr>
              <w:t>&gt;</w:t>
            </w:r>
            <w:r>
              <w:rPr>
                <w:rFonts w:hint="eastAsia"/>
              </w:rPr>
              <w:t>=</w:t>
            </w:r>
            <w:r>
              <w:rPr>
                <w:rFonts w:hint="eastAsia"/>
              </w:rPr>
              <w:t>来源于远期运价表</w:t>
            </w:r>
          </w:p>
          <w:p w14:paraId="1D80F35D" w14:textId="77777777" w:rsidR="00B97356" w:rsidRDefault="00B97356" w:rsidP="00F36554">
            <w:r w:rsidRPr="009133CA">
              <w:rPr>
                <w:rFonts w:hint="eastAsia"/>
              </w:rPr>
              <w:t>ROUTE_NAME&lt;</w:t>
            </w:r>
            <w:r w:rsidRPr="009133CA">
              <w:rPr>
                <w:rFonts w:hint="eastAsia"/>
              </w:rPr>
              <w:t>航线名称</w:t>
            </w:r>
            <w:r w:rsidRPr="009133CA">
              <w:rPr>
                <w:rFonts w:hint="eastAsia"/>
              </w:rPr>
              <w:t>&gt;</w:t>
            </w:r>
            <w:r>
              <w:rPr>
                <w:rFonts w:hint="eastAsia"/>
              </w:rPr>
              <w:t>=</w:t>
            </w:r>
            <w:r>
              <w:rPr>
                <w:rFonts w:hint="eastAsia"/>
              </w:rPr>
              <w:t>来源于远期运价表</w:t>
            </w:r>
          </w:p>
          <w:p w14:paraId="7704EA8F" w14:textId="77777777" w:rsidR="00B97356" w:rsidRDefault="00B97356" w:rsidP="00F36554">
            <w:r w:rsidRPr="00FB3A0B">
              <w:rPr>
                <w:rFonts w:hint="eastAsia"/>
              </w:rPr>
              <w:t>BERTH_WEEK&lt;</w:t>
            </w:r>
            <w:r w:rsidRPr="00FB3A0B">
              <w:rPr>
                <w:rFonts w:hint="eastAsia"/>
              </w:rPr>
              <w:t>班期</w:t>
            </w:r>
            <w:r w:rsidRPr="00FB3A0B">
              <w:rPr>
                <w:rFonts w:hint="eastAsia"/>
              </w:rPr>
              <w:t>&gt;</w:t>
            </w:r>
            <w:r>
              <w:rPr>
                <w:rFonts w:hint="eastAsia"/>
              </w:rPr>
              <w:t>=</w:t>
            </w:r>
            <w:r>
              <w:rPr>
                <w:rFonts w:hint="eastAsia"/>
              </w:rPr>
              <w:t>来源于远期运价表</w:t>
            </w:r>
          </w:p>
          <w:p w14:paraId="12A75D7F" w14:textId="77777777" w:rsidR="00B97356" w:rsidRDefault="00B97356" w:rsidP="00F36554">
            <w:r w:rsidRPr="00A046C4">
              <w:rPr>
                <w:rFonts w:hint="eastAsia"/>
              </w:rPr>
              <w:t>LOADING_PORT&lt;</w:t>
            </w:r>
            <w:r w:rsidRPr="00A046C4">
              <w:rPr>
                <w:rFonts w:hint="eastAsia"/>
              </w:rPr>
              <w:t>装货港</w:t>
            </w:r>
            <w:r w:rsidRPr="00A046C4">
              <w:rPr>
                <w:rFonts w:hint="eastAsia"/>
              </w:rPr>
              <w:t>&gt;</w:t>
            </w:r>
            <w:r>
              <w:rPr>
                <w:rFonts w:hint="eastAsia"/>
              </w:rPr>
              <w:t>=</w:t>
            </w:r>
            <w:r>
              <w:rPr>
                <w:rFonts w:hint="eastAsia"/>
              </w:rPr>
              <w:t>来源于远期运价表</w:t>
            </w:r>
          </w:p>
          <w:p w14:paraId="39BA9A31" w14:textId="77777777" w:rsidR="00B97356" w:rsidRDefault="00B97356" w:rsidP="00F36554">
            <w:r w:rsidRPr="005777CF">
              <w:rPr>
                <w:rFonts w:hint="eastAsia"/>
              </w:rPr>
              <w:t>LOADING_NAME_EN&lt;</w:t>
            </w:r>
            <w:r w:rsidRPr="005777CF">
              <w:rPr>
                <w:rFonts w:hint="eastAsia"/>
              </w:rPr>
              <w:t>装货港英文</w:t>
            </w:r>
            <w:r w:rsidRPr="005777CF">
              <w:rPr>
                <w:rFonts w:hint="eastAsia"/>
              </w:rPr>
              <w:t>&gt;</w:t>
            </w:r>
            <w:r>
              <w:rPr>
                <w:rFonts w:hint="eastAsia"/>
              </w:rPr>
              <w:t>=</w:t>
            </w:r>
            <w:r>
              <w:rPr>
                <w:rFonts w:hint="eastAsia"/>
              </w:rPr>
              <w:t>来源于远期运价表</w:t>
            </w:r>
          </w:p>
          <w:p w14:paraId="46BA2776" w14:textId="77777777" w:rsidR="00B97356" w:rsidRDefault="00B97356" w:rsidP="00F36554">
            <w:r w:rsidRPr="004118AA">
              <w:rPr>
                <w:rFonts w:hint="eastAsia"/>
              </w:rPr>
              <w:t>LOADING_NAME_CN&lt;</w:t>
            </w:r>
            <w:r w:rsidRPr="004118AA">
              <w:rPr>
                <w:rFonts w:hint="eastAsia"/>
              </w:rPr>
              <w:t>装货港中文</w:t>
            </w:r>
            <w:r w:rsidRPr="004118AA">
              <w:rPr>
                <w:rFonts w:hint="eastAsia"/>
              </w:rPr>
              <w:t>&gt;</w:t>
            </w:r>
            <w:r>
              <w:rPr>
                <w:rFonts w:hint="eastAsia"/>
              </w:rPr>
              <w:t>=</w:t>
            </w:r>
            <w:r>
              <w:rPr>
                <w:rFonts w:hint="eastAsia"/>
              </w:rPr>
              <w:t>来源于远期运价表</w:t>
            </w:r>
          </w:p>
          <w:p w14:paraId="6E88B5A7" w14:textId="77777777" w:rsidR="00B97356" w:rsidRDefault="00B97356" w:rsidP="00F36554">
            <w:r w:rsidRPr="00C05282">
              <w:rPr>
                <w:rFonts w:hint="eastAsia"/>
              </w:rPr>
              <w:t>DESTINATION_PORT&lt;</w:t>
            </w:r>
            <w:r w:rsidRPr="00C05282">
              <w:rPr>
                <w:rFonts w:hint="eastAsia"/>
              </w:rPr>
              <w:t>卸货港</w:t>
            </w:r>
            <w:r w:rsidRPr="00C05282">
              <w:rPr>
                <w:rFonts w:hint="eastAsia"/>
              </w:rPr>
              <w:t>&gt;</w:t>
            </w:r>
            <w:r>
              <w:rPr>
                <w:rFonts w:hint="eastAsia"/>
              </w:rPr>
              <w:t>=</w:t>
            </w:r>
            <w:r>
              <w:rPr>
                <w:rFonts w:hint="eastAsia"/>
              </w:rPr>
              <w:t>来源于远期运价表</w:t>
            </w:r>
          </w:p>
          <w:p w14:paraId="0DADB511" w14:textId="77777777" w:rsidR="00B97356" w:rsidRDefault="00B97356" w:rsidP="00F36554">
            <w:r w:rsidRPr="00CD37D4">
              <w:rPr>
                <w:rFonts w:hint="eastAsia"/>
              </w:rPr>
              <w:t>DESTINATION_PORT_NAME&lt;</w:t>
            </w:r>
            <w:r w:rsidRPr="00CD37D4">
              <w:rPr>
                <w:rFonts w:hint="eastAsia"/>
              </w:rPr>
              <w:t>卸货港中文名称</w:t>
            </w:r>
            <w:r w:rsidRPr="00CD37D4">
              <w:rPr>
                <w:rFonts w:hint="eastAsia"/>
              </w:rPr>
              <w:t>&gt;</w:t>
            </w:r>
            <w:r>
              <w:rPr>
                <w:rFonts w:hint="eastAsia"/>
              </w:rPr>
              <w:t>=</w:t>
            </w:r>
            <w:r>
              <w:rPr>
                <w:rFonts w:hint="eastAsia"/>
              </w:rPr>
              <w:t>来源于远期运价表</w:t>
            </w:r>
          </w:p>
          <w:p w14:paraId="5C080825" w14:textId="77777777" w:rsidR="00B97356" w:rsidRDefault="00B97356" w:rsidP="00F36554">
            <w:r w:rsidRPr="004331E9">
              <w:rPr>
                <w:rFonts w:hint="eastAsia"/>
              </w:rPr>
              <w:t>DESTINATION_PORT_NAME_EN&lt;</w:t>
            </w:r>
            <w:r w:rsidRPr="004331E9">
              <w:rPr>
                <w:rFonts w:hint="eastAsia"/>
              </w:rPr>
              <w:t>卸货港英文名称</w:t>
            </w:r>
            <w:r w:rsidRPr="004331E9">
              <w:rPr>
                <w:rFonts w:hint="eastAsia"/>
              </w:rPr>
              <w:t>&gt;</w:t>
            </w:r>
            <w:r>
              <w:rPr>
                <w:rFonts w:hint="eastAsia"/>
              </w:rPr>
              <w:t>=</w:t>
            </w:r>
          </w:p>
          <w:p w14:paraId="3B2D4B68" w14:textId="77777777" w:rsidR="00B97356" w:rsidRDefault="00B97356" w:rsidP="00F36554">
            <w:r>
              <w:rPr>
                <w:rFonts w:hint="eastAsia"/>
              </w:rPr>
              <w:lastRenderedPageBreak/>
              <w:t>来源于远期运价表</w:t>
            </w:r>
          </w:p>
          <w:p w14:paraId="53B2B80F" w14:textId="77777777" w:rsidR="00B97356" w:rsidRDefault="00B97356" w:rsidP="00F36554">
            <w:r w:rsidRPr="00867CFE">
              <w:rPr>
                <w:rFonts w:hint="eastAsia"/>
              </w:rPr>
              <w:t>RULE_PRICE&lt;</w:t>
            </w:r>
            <w:r w:rsidRPr="00867CFE">
              <w:rPr>
                <w:rFonts w:hint="eastAsia"/>
              </w:rPr>
              <w:t>运费条款代码</w:t>
            </w:r>
            <w:r w:rsidRPr="00867CFE">
              <w:rPr>
                <w:rFonts w:hint="eastAsia"/>
              </w:rPr>
              <w:t>&gt;</w:t>
            </w:r>
            <w:r>
              <w:rPr>
                <w:rFonts w:hint="eastAsia"/>
              </w:rPr>
              <w:t>=</w:t>
            </w:r>
            <w:r>
              <w:rPr>
                <w:rFonts w:hint="eastAsia"/>
              </w:rPr>
              <w:t>来源于远期运价表</w:t>
            </w:r>
          </w:p>
          <w:p w14:paraId="0A4C0B24" w14:textId="77777777" w:rsidR="00B97356" w:rsidRDefault="00B97356" w:rsidP="00F36554">
            <w:r w:rsidRPr="008D7002">
              <w:rPr>
                <w:rFonts w:hint="eastAsia"/>
              </w:rPr>
              <w:t>RULE_PRICE_NAME&lt;</w:t>
            </w:r>
            <w:r w:rsidRPr="008D7002">
              <w:rPr>
                <w:rFonts w:hint="eastAsia"/>
              </w:rPr>
              <w:t>运费条款中文名称</w:t>
            </w:r>
            <w:r w:rsidRPr="008D7002">
              <w:rPr>
                <w:rFonts w:hint="eastAsia"/>
              </w:rPr>
              <w:t>&gt;</w:t>
            </w:r>
            <w:r>
              <w:rPr>
                <w:rFonts w:hint="eastAsia"/>
              </w:rPr>
              <w:t>=</w:t>
            </w:r>
            <w:r>
              <w:rPr>
                <w:rFonts w:hint="eastAsia"/>
              </w:rPr>
              <w:t>来源于远期运价表</w:t>
            </w:r>
          </w:p>
          <w:p w14:paraId="225428F0" w14:textId="77777777" w:rsidR="00B97356" w:rsidRDefault="00B97356" w:rsidP="00F36554">
            <w:r w:rsidRPr="009E33C6">
              <w:rPr>
                <w:rFonts w:hint="eastAsia"/>
              </w:rPr>
              <w:t>RULE_PRICE_NAME_EN&lt;</w:t>
            </w:r>
            <w:r w:rsidRPr="009E33C6">
              <w:rPr>
                <w:rFonts w:hint="eastAsia"/>
              </w:rPr>
              <w:t>运费条款英文名称</w:t>
            </w:r>
            <w:r w:rsidRPr="009E33C6">
              <w:rPr>
                <w:rFonts w:hint="eastAsia"/>
              </w:rPr>
              <w:t>&gt;</w:t>
            </w:r>
            <w:r>
              <w:rPr>
                <w:rFonts w:hint="eastAsia"/>
              </w:rPr>
              <w:t>=</w:t>
            </w:r>
            <w:r>
              <w:rPr>
                <w:rFonts w:hint="eastAsia"/>
              </w:rPr>
              <w:t>来源于远期运价表</w:t>
            </w:r>
          </w:p>
          <w:p w14:paraId="11B35642" w14:textId="77777777" w:rsidR="00B97356" w:rsidRDefault="00B97356" w:rsidP="00F36554">
            <w:r w:rsidRPr="0051039C">
              <w:rPr>
                <w:rFonts w:hint="eastAsia"/>
              </w:rPr>
              <w:t>TRANS_TYPE&lt;</w:t>
            </w:r>
            <w:r w:rsidRPr="0051039C">
              <w:rPr>
                <w:rFonts w:hint="eastAsia"/>
              </w:rPr>
              <w:t>运输条款代码</w:t>
            </w:r>
            <w:r w:rsidRPr="0051039C">
              <w:rPr>
                <w:rFonts w:hint="eastAsia"/>
              </w:rPr>
              <w:t>&gt;</w:t>
            </w:r>
            <w:r>
              <w:rPr>
                <w:rFonts w:hint="eastAsia"/>
              </w:rPr>
              <w:t>=</w:t>
            </w:r>
            <w:r>
              <w:rPr>
                <w:rFonts w:hint="eastAsia"/>
              </w:rPr>
              <w:t>来源于远期运价表</w:t>
            </w:r>
          </w:p>
          <w:p w14:paraId="2800D800" w14:textId="77777777" w:rsidR="00B97356" w:rsidRDefault="00B97356" w:rsidP="00F36554">
            <w:r w:rsidRPr="00300E6E">
              <w:rPr>
                <w:rFonts w:hint="eastAsia"/>
              </w:rPr>
              <w:t>TRANS_TYPE_NAME&lt;</w:t>
            </w:r>
            <w:r w:rsidRPr="00300E6E">
              <w:rPr>
                <w:rFonts w:hint="eastAsia"/>
              </w:rPr>
              <w:t>运输条款中文名称</w:t>
            </w:r>
            <w:r w:rsidRPr="00300E6E">
              <w:rPr>
                <w:rFonts w:hint="eastAsia"/>
              </w:rPr>
              <w:t>&gt;</w:t>
            </w:r>
            <w:r>
              <w:rPr>
                <w:rFonts w:hint="eastAsia"/>
              </w:rPr>
              <w:t>=</w:t>
            </w:r>
            <w:r>
              <w:rPr>
                <w:rFonts w:hint="eastAsia"/>
              </w:rPr>
              <w:t>来源于远期运价表</w:t>
            </w:r>
          </w:p>
          <w:p w14:paraId="436B506A" w14:textId="77777777" w:rsidR="00B97356" w:rsidRDefault="00B97356" w:rsidP="00F36554">
            <w:r w:rsidRPr="000377C2">
              <w:rPr>
                <w:rFonts w:hint="eastAsia"/>
              </w:rPr>
              <w:t>TRANS_TYPE_NAME_EN&lt;</w:t>
            </w:r>
            <w:r w:rsidRPr="000377C2">
              <w:rPr>
                <w:rFonts w:hint="eastAsia"/>
              </w:rPr>
              <w:t>运输条款英文名称</w:t>
            </w:r>
            <w:r w:rsidRPr="000377C2">
              <w:rPr>
                <w:rFonts w:hint="eastAsia"/>
              </w:rPr>
              <w:t>&gt;</w:t>
            </w:r>
            <w:r>
              <w:rPr>
                <w:rFonts w:hint="eastAsia"/>
              </w:rPr>
              <w:t>=</w:t>
            </w:r>
            <w:r>
              <w:rPr>
                <w:rFonts w:hint="eastAsia"/>
              </w:rPr>
              <w:t>来源于远期运价表</w:t>
            </w:r>
          </w:p>
          <w:p w14:paraId="06F8D93D" w14:textId="77777777" w:rsidR="00B97356" w:rsidRDefault="00B97356" w:rsidP="00F36554">
            <w:r w:rsidRPr="00A25630">
              <w:rPr>
                <w:rFonts w:hint="eastAsia"/>
              </w:rPr>
              <w:t>TRANSFER_PORT&lt;</w:t>
            </w:r>
            <w:r w:rsidRPr="00A25630">
              <w:rPr>
                <w:rFonts w:hint="eastAsia"/>
              </w:rPr>
              <w:t>中转港</w:t>
            </w:r>
            <w:r w:rsidRPr="00A25630">
              <w:rPr>
                <w:rFonts w:hint="eastAsia"/>
              </w:rPr>
              <w:t>&gt;</w:t>
            </w:r>
            <w:r>
              <w:rPr>
                <w:rFonts w:hint="eastAsia"/>
              </w:rPr>
              <w:t>=</w:t>
            </w:r>
            <w:r>
              <w:rPr>
                <w:rFonts w:hint="eastAsia"/>
              </w:rPr>
              <w:t>来源于远期运价表</w:t>
            </w:r>
          </w:p>
          <w:p w14:paraId="13B2ADC3" w14:textId="77777777" w:rsidR="00B97356" w:rsidRDefault="00B97356" w:rsidP="00F36554">
            <w:r w:rsidRPr="00935B26">
              <w:rPr>
                <w:rFonts w:hint="eastAsia"/>
              </w:rPr>
              <w:t>TRANSPORT_NAME_EN&lt;</w:t>
            </w:r>
            <w:r w:rsidRPr="00935B26">
              <w:rPr>
                <w:rFonts w:hint="eastAsia"/>
              </w:rPr>
              <w:t>中转港英文</w:t>
            </w:r>
            <w:r w:rsidRPr="00935B26">
              <w:rPr>
                <w:rFonts w:hint="eastAsia"/>
              </w:rPr>
              <w:t>&gt;</w:t>
            </w:r>
            <w:r>
              <w:rPr>
                <w:rFonts w:hint="eastAsia"/>
              </w:rPr>
              <w:t>=</w:t>
            </w:r>
            <w:r>
              <w:rPr>
                <w:rFonts w:hint="eastAsia"/>
              </w:rPr>
              <w:t>来源于远期运价表</w:t>
            </w:r>
          </w:p>
          <w:p w14:paraId="48C0D8F2" w14:textId="77777777" w:rsidR="00B97356" w:rsidRDefault="00B97356" w:rsidP="00F36554">
            <w:r w:rsidRPr="00FC0C23">
              <w:rPr>
                <w:rFonts w:hint="eastAsia"/>
              </w:rPr>
              <w:t>TRANSPORT_NAME_CN&lt;</w:t>
            </w:r>
            <w:r w:rsidRPr="00FC0C23">
              <w:rPr>
                <w:rFonts w:hint="eastAsia"/>
              </w:rPr>
              <w:t>中转港中文</w:t>
            </w:r>
            <w:r w:rsidRPr="00FC0C23">
              <w:rPr>
                <w:rFonts w:hint="eastAsia"/>
              </w:rPr>
              <w:t>&gt;</w:t>
            </w:r>
            <w:r>
              <w:rPr>
                <w:rFonts w:hint="eastAsia"/>
              </w:rPr>
              <w:t>=</w:t>
            </w:r>
            <w:r>
              <w:rPr>
                <w:rFonts w:hint="eastAsia"/>
              </w:rPr>
              <w:t>来源于远期运价表</w:t>
            </w:r>
          </w:p>
          <w:p w14:paraId="294FA437" w14:textId="77777777" w:rsidR="00B97356" w:rsidRDefault="00B97356" w:rsidP="00F36554">
            <w:r w:rsidRPr="009506DB">
              <w:rPr>
                <w:rFonts w:hint="eastAsia"/>
              </w:rPr>
              <w:t>CROSS_BEFOREDAY&lt;</w:t>
            </w:r>
            <w:r w:rsidRPr="009506DB">
              <w:rPr>
                <w:rFonts w:hint="eastAsia"/>
              </w:rPr>
              <w:t>允许交割提前天数</w:t>
            </w:r>
            <w:r w:rsidRPr="009506DB">
              <w:rPr>
                <w:rFonts w:hint="eastAsia"/>
              </w:rPr>
              <w:t>&gt;</w:t>
            </w:r>
            <w:r>
              <w:rPr>
                <w:rFonts w:hint="eastAsia"/>
              </w:rPr>
              <w:t>=</w:t>
            </w:r>
            <w:r>
              <w:rPr>
                <w:rFonts w:hint="eastAsia"/>
              </w:rPr>
              <w:t>来源于远期运价表</w:t>
            </w:r>
          </w:p>
          <w:p w14:paraId="6F5BA5D3" w14:textId="77777777" w:rsidR="00B97356" w:rsidRDefault="00B97356" w:rsidP="00F36554">
            <w:r w:rsidRPr="00132BFA">
              <w:rPr>
                <w:rFonts w:hint="eastAsia"/>
              </w:rPr>
              <w:t>CROSS_DELAYDAY&lt;</w:t>
            </w:r>
            <w:r w:rsidRPr="00132BFA">
              <w:rPr>
                <w:rFonts w:hint="eastAsia"/>
              </w:rPr>
              <w:t>允许交割延后天数</w:t>
            </w:r>
            <w:r w:rsidRPr="00132BFA">
              <w:rPr>
                <w:rFonts w:hint="eastAsia"/>
              </w:rPr>
              <w:t>&gt;</w:t>
            </w:r>
            <w:r>
              <w:rPr>
                <w:rFonts w:hint="eastAsia"/>
              </w:rPr>
              <w:t>=</w:t>
            </w:r>
            <w:r>
              <w:rPr>
                <w:rFonts w:hint="eastAsia"/>
              </w:rPr>
              <w:t>来源于远期运价表</w:t>
            </w:r>
          </w:p>
          <w:p w14:paraId="29F5734F" w14:textId="77777777" w:rsidR="00B97356" w:rsidRDefault="00B97356" w:rsidP="00F36554">
            <w:r w:rsidRPr="002A297E">
              <w:rPr>
                <w:rFonts w:hint="eastAsia"/>
              </w:rPr>
              <w:t>WEEK_NO&lt;</w:t>
            </w:r>
            <w:r w:rsidRPr="002A297E">
              <w:rPr>
                <w:rFonts w:hint="eastAsia"/>
              </w:rPr>
              <w:t>出运周数</w:t>
            </w:r>
            <w:r w:rsidRPr="002A297E">
              <w:rPr>
                <w:rFonts w:hint="eastAsia"/>
              </w:rPr>
              <w:t>&gt;</w:t>
            </w:r>
            <w:r>
              <w:rPr>
                <w:rFonts w:hint="eastAsia"/>
              </w:rPr>
              <w:t>=W04</w:t>
            </w:r>
          </w:p>
          <w:p w14:paraId="485567A7" w14:textId="77777777" w:rsidR="00B97356" w:rsidRDefault="00B97356" w:rsidP="00F36554">
            <w:r w:rsidRPr="00D54B60">
              <w:t>WEEK_BEGIN</w:t>
            </w:r>
            <w:r>
              <w:rPr>
                <w:rFonts w:hint="eastAsia"/>
              </w:rPr>
              <w:t>=</w:t>
            </w:r>
            <w:r>
              <w:t>2014/01/1</w:t>
            </w:r>
            <w:r>
              <w:rPr>
                <w:rFonts w:hint="eastAsia"/>
              </w:rPr>
              <w:t>9</w:t>
            </w:r>
          </w:p>
          <w:p w14:paraId="0F76563A" w14:textId="77777777" w:rsidR="00B97356" w:rsidRDefault="00B97356" w:rsidP="00F36554">
            <w:r w:rsidRPr="00620E79">
              <w:t>WEEK_END</w:t>
            </w:r>
            <w:r>
              <w:rPr>
                <w:rFonts w:hint="eastAsia"/>
              </w:rPr>
              <w:t>=</w:t>
            </w:r>
            <w:r>
              <w:t>2014/01/</w:t>
            </w:r>
            <w:r>
              <w:rPr>
                <w:rFonts w:hint="eastAsia"/>
              </w:rPr>
              <w:t>25</w:t>
            </w:r>
          </w:p>
          <w:p w14:paraId="49D69968" w14:textId="77777777" w:rsidR="00B97356" w:rsidRDefault="00B97356" w:rsidP="00F36554">
            <w:r w:rsidRPr="0017567A">
              <w:rPr>
                <w:rFonts w:hint="eastAsia"/>
              </w:rPr>
              <w:t>PUBLISH_PRICE_SUM&lt;</w:t>
            </w:r>
            <w:r w:rsidRPr="0017567A">
              <w:rPr>
                <w:rFonts w:hint="eastAsia"/>
              </w:rPr>
              <w:t>发布价格概要</w:t>
            </w:r>
            <w:r w:rsidRPr="0017567A">
              <w:rPr>
                <w:rFonts w:hint="eastAsia"/>
              </w:rPr>
              <w:t>&gt;</w:t>
            </w:r>
            <w:r>
              <w:rPr>
                <w:rFonts w:hint="eastAsia"/>
              </w:rPr>
              <w:t>=</w:t>
            </w:r>
            <w:r>
              <w:rPr>
                <w:rFonts w:hint="eastAsia"/>
              </w:rPr>
              <w:t>来源于远期运价表</w:t>
            </w:r>
          </w:p>
          <w:p w14:paraId="48C7F64F" w14:textId="77777777" w:rsidR="00B97356" w:rsidRDefault="00B97356" w:rsidP="00F36554">
            <w:r w:rsidRPr="005444E0">
              <w:t>FUTURE_PRICE_HEAD_SEQ</w:t>
            </w:r>
            <w:r>
              <w:rPr>
                <w:rFonts w:hint="eastAsia"/>
              </w:rPr>
              <w:t>=</w:t>
            </w:r>
            <w:r>
              <w:rPr>
                <w:rFonts w:hint="eastAsia"/>
              </w:rPr>
              <w:t>来源于远期运价表</w:t>
            </w:r>
          </w:p>
          <w:p w14:paraId="3A411223" w14:textId="77777777" w:rsidR="00B97356" w:rsidRDefault="00B97356" w:rsidP="00F36554">
            <w:r w:rsidRPr="00F8375E">
              <w:rPr>
                <w:rFonts w:hint="eastAsia"/>
              </w:rPr>
              <w:t>FUTURE_PRICE_NO&lt;</w:t>
            </w:r>
            <w:r w:rsidRPr="00F8375E">
              <w:rPr>
                <w:rFonts w:hint="eastAsia"/>
              </w:rPr>
              <w:t>运价编号</w:t>
            </w:r>
            <w:r w:rsidRPr="00F8375E">
              <w:rPr>
                <w:rFonts w:hint="eastAsia"/>
              </w:rPr>
              <w:t>&gt;</w:t>
            </w:r>
            <w:r>
              <w:rPr>
                <w:rFonts w:hint="eastAsia"/>
              </w:rPr>
              <w:t>=</w:t>
            </w:r>
            <w:r>
              <w:rPr>
                <w:rFonts w:hint="eastAsia"/>
              </w:rPr>
              <w:t>来源于远期运价表</w:t>
            </w:r>
          </w:p>
          <w:p w14:paraId="6D618F98" w14:textId="77777777" w:rsidR="00B97356" w:rsidRDefault="00B97356" w:rsidP="00F36554">
            <w:r w:rsidRPr="00B4121B">
              <w:rPr>
                <w:rFonts w:hint="eastAsia"/>
              </w:rPr>
              <w:t>PAY_LOCATION&lt;</w:t>
            </w:r>
            <w:r w:rsidRPr="00B4121B">
              <w:rPr>
                <w:rFonts w:hint="eastAsia"/>
              </w:rPr>
              <w:t>付款地点代码</w:t>
            </w:r>
            <w:r w:rsidRPr="00B4121B">
              <w:rPr>
                <w:rFonts w:hint="eastAsia"/>
              </w:rPr>
              <w:t>&gt;</w:t>
            </w:r>
            <w:r>
              <w:rPr>
                <w:rFonts w:hint="eastAsia"/>
              </w:rPr>
              <w:t>=</w:t>
            </w:r>
            <w:r>
              <w:rPr>
                <w:rFonts w:hint="eastAsia"/>
              </w:rPr>
              <w:t>页面录入</w:t>
            </w:r>
          </w:p>
          <w:p w14:paraId="52CEB3FA" w14:textId="77777777" w:rsidR="00B97356" w:rsidRDefault="00B97356" w:rsidP="00F36554">
            <w:r w:rsidRPr="00211578">
              <w:rPr>
                <w:rFonts w:hint="eastAsia"/>
              </w:rPr>
              <w:t>CARGO_DESC&lt;</w:t>
            </w:r>
            <w:r w:rsidRPr="00211578">
              <w:rPr>
                <w:rFonts w:hint="eastAsia"/>
              </w:rPr>
              <w:t>货物描述</w:t>
            </w:r>
            <w:r w:rsidRPr="00211578">
              <w:rPr>
                <w:rFonts w:hint="eastAsia"/>
              </w:rPr>
              <w:t>&gt;</w:t>
            </w:r>
            <w:r>
              <w:rPr>
                <w:rFonts w:hint="eastAsia"/>
              </w:rPr>
              <w:t>=</w:t>
            </w:r>
            <w:r>
              <w:rPr>
                <w:rFonts w:hint="eastAsia"/>
              </w:rPr>
              <w:t>页面录入</w:t>
            </w:r>
          </w:p>
          <w:p w14:paraId="5EDB5E1A" w14:textId="77777777" w:rsidR="00B97356" w:rsidRPr="00EF39A2" w:rsidRDefault="00B97356" w:rsidP="00F36554">
            <w:pPr>
              <w:rPr>
                <w:u w:val="single"/>
              </w:rPr>
            </w:pPr>
            <w:r w:rsidRPr="000A1DEA">
              <w:rPr>
                <w:rFonts w:hint="eastAsia"/>
              </w:rPr>
              <w:t>SALE_SPACE&lt;</w:t>
            </w:r>
            <w:r w:rsidRPr="000A1DEA">
              <w:rPr>
                <w:rFonts w:hint="eastAsia"/>
              </w:rPr>
              <w:t>可售舱位</w:t>
            </w:r>
            <w:r w:rsidRPr="000A1DEA">
              <w:rPr>
                <w:rFonts w:hint="eastAsia"/>
              </w:rPr>
              <w:t>&gt;</w:t>
            </w:r>
            <w:r>
              <w:rPr>
                <w:rFonts w:hint="eastAsia"/>
              </w:rPr>
              <w:t xml:space="preserve">= </w:t>
            </w:r>
            <w:r w:rsidRPr="00EF39A2">
              <w:rPr>
                <w:rFonts w:hint="eastAsia"/>
                <w:u w:val="single"/>
              </w:rPr>
              <w:t>来源于远期运价表</w:t>
            </w:r>
            <w:r w:rsidRPr="00EF39A2">
              <w:rPr>
                <w:rFonts w:hint="eastAsia"/>
                <w:u w:val="single"/>
              </w:rPr>
              <w:t>MAX_TEU</w:t>
            </w:r>
          </w:p>
          <w:p w14:paraId="20B5F4F2" w14:textId="77777777" w:rsidR="00B97356" w:rsidRDefault="00B97356" w:rsidP="00F36554">
            <w:r w:rsidRPr="00E562EE">
              <w:rPr>
                <w:rFonts w:hint="eastAsia"/>
              </w:rPr>
              <w:t>SALE_F_SPACE&lt;</w:t>
            </w:r>
            <w:r w:rsidRPr="00E562EE">
              <w:rPr>
                <w:rFonts w:hint="eastAsia"/>
              </w:rPr>
              <w:t>已售舱位</w:t>
            </w:r>
            <w:r w:rsidRPr="00E562EE">
              <w:rPr>
                <w:rFonts w:hint="eastAsia"/>
              </w:rPr>
              <w:t>&gt;</w:t>
            </w:r>
            <w:r>
              <w:rPr>
                <w:rFonts w:hint="eastAsia"/>
              </w:rPr>
              <w:t>= NULL</w:t>
            </w:r>
          </w:p>
          <w:p w14:paraId="7F82B829" w14:textId="77777777" w:rsidR="00B97356" w:rsidRDefault="00B97356" w:rsidP="00F36554">
            <w:r w:rsidRPr="004D3AD1">
              <w:rPr>
                <w:rFonts w:hint="eastAsia"/>
              </w:rPr>
              <w:t>SALE_R_SPACE&lt;</w:t>
            </w:r>
            <w:r w:rsidRPr="004D3AD1">
              <w:rPr>
                <w:rFonts w:hint="eastAsia"/>
              </w:rPr>
              <w:t>剩余舱位</w:t>
            </w:r>
            <w:r w:rsidRPr="004D3AD1">
              <w:rPr>
                <w:rFonts w:hint="eastAsia"/>
              </w:rPr>
              <w:t>&gt;</w:t>
            </w:r>
            <w:r>
              <w:rPr>
                <w:rFonts w:hint="eastAsia"/>
              </w:rPr>
              <w:t>= NULL</w:t>
            </w:r>
          </w:p>
          <w:p w14:paraId="54DFEB57" w14:textId="77777777" w:rsidR="00B97356" w:rsidRDefault="00B97356" w:rsidP="00F36554">
            <w:r w:rsidRPr="00AF5063">
              <w:rPr>
                <w:rFonts w:hint="eastAsia"/>
              </w:rPr>
              <w:t>ORDER_SPACE&lt;</w:t>
            </w:r>
            <w:r w:rsidRPr="00AF5063">
              <w:rPr>
                <w:rFonts w:hint="eastAsia"/>
              </w:rPr>
              <w:t>本次订舱</w:t>
            </w:r>
            <w:r w:rsidRPr="00AF5063">
              <w:rPr>
                <w:rFonts w:hint="eastAsia"/>
              </w:rPr>
              <w:t>(TEU)&gt;</w:t>
            </w:r>
            <w:r>
              <w:rPr>
                <w:rFonts w:hint="eastAsia"/>
              </w:rPr>
              <w:t>= NULL</w:t>
            </w:r>
          </w:p>
          <w:p w14:paraId="2D54388E" w14:textId="77777777" w:rsidR="00B97356" w:rsidRDefault="00B97356" w:rsidP="00F36554">
            <w:r w:rsidRPr="00337C4B">
              <w:rPr>
                <w:rFonts w:hint="eastAsia"/>
              </w:rPr>
              <w:t>SALE_W_SPACE&lt;</w:t>
            </w:r>
            <w:r w:rsidRPr="00337C4B">
              <w:rPr>
                <w:rFonts w:hint="eastAsia"/>
              </w:rPr>
              <w:t>本周已售舱位</w:t>
            </w:r>
            <w:r w:rsidRPr="00337C4B">
              <w:rPr>
                <w:rFonts w:hint="eastAsia"/>
              </w:rPr>
              <w:t>&gt;</w:t>
            </w:r>
            <w:r>
              <w:rPr>
                <w:rFonts w:hint="eastAsia"/>
              </w:rPr>
              <w:t>= NULL</w:t>
            </w:r>
          </w:p>
          <w:p w14:paraId="130A7229" w14:textId="77777777" w:rsidR="00B97356" w:rsidRDefault="00B97356" w:rsidP="00F36554">
            <w:r w:rsidRPr="00230CCF">
              <w:rPr>
                <w:rFonts w:hint="eastAsia"/>
              </w:rPr>
              <w:t>CREDIT_LEVEL&lt;</w:t>
            </w:r>
            <w:r w:rsidRPr="00230CCF">
              <w:rPr>
                <w:rFonts w:hint="eastAsia"/>
              </w:rPr>
              <w:t>信用等级</w:t>
            </w:r>
            <w:r w:rsidRPr="00230CCF">
              <w:rPr>
                <w:rFonts w:hint="eastAsia"/>
              </w:rPr>
              <w:t>&gt;</w:t>
            </w:r>
            <w:r>
              <w:rPr>
                <w:rFonts w:hint="eastAsia"/>
              </w:rPr>
              <w:t>=</w:t>
            </w:r>
            <w:r>
              <w:rPr>
                <w:rFonts w:hint="eastAsia"/>
              </w:rPr>
              <w:t>来源于</w:t>
            </w:r>
            <w:r>
              <w:rPr>
                <w:rFonts w:hint="eastAsia"/>
              </w:rPr>
              <w:t>Customer</w:t>
            </w:r>
            <w:r>
              <w:rPr>
                <w:rFonts w:hint="eastAsia"/>
              </w:rPr>
              <w:t>表</w:t>
            </w:r>
          </w:p>
          <w:p w14:paraId="12CA48D1" w14:textId="77777777" w:rsidR="00B97356" w:rsidRDefault="00B97356" w:rsidP="00F36554">
            <w:r w:rsidRPr="00F94A33">
              <w:rPr>
                <w:rFonts w:hint="eastAsia"/>
              </w:rPr>
              <w:t>LAST_CHANGE_SEQ&lt;</w:t>
            </w:r>
            <w:r w:rsidRPr="00F94A33">
              <w:rPr>
                <w:rFonts w:hint="eastAsia"/>
              </w:rPr>
              <w:t>最近改期的</w:t>
            </w:r>
            <w:r w:rsidRPr="00F94A33">
              <w:rPr>
                <w:rFonts w:hint="eastAsia"/>
              </w:rPr>
              <w:t>SEQ&gt;</w:t>
            </w:r>
            <w:r>
              <w:rPr>
                <w:rFonts w:hint="eastAsia"/>
              </w:rPr>
              <w:t>=0</w:t>
            </w:r>
          </w:p>
          <w:p w14:paraId="75583D0F" w14:textId="77777777" w:rsidR="00B97356" w:rsidRDefault="00B97356" w:rsidP="00F36554">
            <w:r w:rsidRPr="00322B75">
              <w:rPr>
                <w:rFonts w:hint="eastAsia"/>
              </w:rPr>
              <w:t>CHANGE_COUNT&lt;</w:t>
            </w:r>
            <w:r w:rsidRPr="00322B75">
              <w:rPr>
                <w:rFonts w:hint="eastAsia"/>
              </w:rPr>
              <w:t>改期次数</w:t>
            </w:r>
            <w:r w:rsidRPr="00322B75">
              <w:rPr>
                <w:rFonts w:hint="eastAsia"/>
              </w:rPr>
              <w:t>&gt;</w:t>
            </w:r>
            <w:r>
              <w:rPr>
                <w:rFonts w:hint="eastAsia"/>
              </w:rPr>
              <w:t>=0</w:t>
            </w:r>
          </w:p>
          <w:p w14:paraId="552B5F0F" w14:textId="77777777" w:rsidR="00B97356" w:rsidRDefault="00B97356" w:rsidP="00F36554">
            <w:r w:rsidRPr="00FE0686">
              <w:rPr>
                <w:rFonts w:hint="eastAsia"/>
              </w:rPr>
              <w:t>SUBMITUSER&lt;</w:t>
            </w:r>
            <w:r w:rsidRPr="00FE0686">
              <w:rPr>
                <w:rFonts w:hint="eastAsia"/>
              </w:rPr>
              <w:t>提交人</w:t>
            </w:r>
            <w:r w:rsidRPr="00FE0686">
              <w:rPr>
                <w:rFonts w:hint="eastAsia"/>
              </w:rPr>
              <w:t>&gt;</w:t>
            </w:r>
            <w:r>
              <w:rPr>
                <w:rFonts w:hint="eastAsia"/>
              </w:rPr>
              <w:t>= NULL</w:t>
            </w:r>
          </w:p>
          <w:p w14:paraId="7BEAB0F7" w14:textId="77777777" w:rsidR="00B97356" w:rsidRDefault="00B97356" w:rsidP="00F36554">
            <w:r w:rsidRPr="00FE0686">
              <w:rPr>
                <w:rFonts w:hint="eastAsia"/>
              </w:rPr>
              <w:t>SUBMIT_DATE&lt;</w:t>
            </w:r>
            <w:r w:rsidRPr="00FE0686">
              <w:rPr>
                <w:rFonts w:hint="eastAsia"/>
              </w:rPr>
              <w:t>提交时间</w:t>
            </w:r>
            <w:r w:rsidRPr="00FE0686">
              <w:rPr>
                <w:rFonts w:hint="eastAsia"/>
              </w:rPr>
              <w:t>&gt;</w:t>
            </w:r>
            <w:r>
              <w:rPr>
                <w:rFonts w:hint="eastAsia"/>
              </w:rPr>
              <w:t>= NULL</w:t>
            </w:r>
          </w:p>
          <w:p w14:paraId="7593F0DC" w14:textId="77777777" w:rsidR="00B97356" w:rsidRDefault="00B97356" w:rsidP="00F36554">
            <w:r w:rsidRPr="00854B7D">
              <w:rPr>
                <w:rFonts w:hint="eastAsia"/>
              </w:rPr>
              <w:t>APPROVER&lt;</w:t>
            </w:r>
            <w:r w:rsidRPr="00854B7D">
              <w:rPr>
                <w:rFonts w:hint="eastAsia"/>
              </w:rPr>
              <w:t>审批人</w:t>
            </w:r>
            <w:r w:rsidRPr="00854B7D">
              <w:rPr>
                <w:rFonts w:hint="eastAsia"/>
              </w:rPr>
              <w:t>&gt;</w:t>
            </w:r>
            <w:r>
              <w:rPr>
                <w:rFonts w:hint="eastAsia"/>
              </w:rPr>
              <w:t>= NULL</w:t>
            </w:r>
          </w:p>
          <w:p w14:paraId="478C0EF3" w14:textId="77777777" w:rsidR="00B97356" w:rsidRDefault="00B97356" w:rsidP="00F36554">
            <w:r w:rsidRPr="00753B2D">
              <w:rPr>
                <w:rFonts w:hint="eastAsia"/>
              </w:rPr>
              <w:t>APPROVED_DATE&lt;</w:t>
            </w:r>
            <w:r w:rsidRPr="00753B2D">
              <w:rPr>
                <w:rFonts w:hint="eastAsia"/>
              </w:rPr>
              <w:t>审批时间</w:t>
            </w:r>
            <w:r w:rsidRPr="00753B2D">
              <w:rPr>
                <w:rFonts w:hint="eastAsia"/>
              </w:rPr>
              <w:t>&gt;</w:t>
            </w:r>
            <w:r>
              <w:rPr>
                <w:rFonts w:hint="eastAsia"/>
              </w:rPr>
              <w:t>= NULL</w:t>
            </w:r>
          </w:p>
          <w:p w14:paraId="632650D3" w14:textId="77777777" w:rsidR="00B97356" w:rsidRDefault="00B97356" w:rsidP="00F36554">
            <w:r w:rsidRPr="00E2157E">
              <w:rPr>
                <w:rFonts w:hint="eastAsia"/>
              </w:rPr>
              <w:t>OP_CHECKRESON&lt;</w:t>
            </w:r>
            <w:r w:rsidRPr="00E2157E">
              <w:rPr>
                <w:rFonts w:hint="eastAsia"/>
              </w:rPr>
              <w:t>审批意见</w:t>
            </w:r>
            <w:r w:rsidRPr="00E2157E">
              <w:rPr>
                <w:rFonts w:hint="eastAsia"/>
              </w:rPr>
              <w:t>&gt;</w:t>
            </w:r>
            <w:r>
              <w:rPr>
                <w:rFonts w:hint="eastAsia"/>
              </w:rPr>
              <w:t>=NULL</w:t>
            </w:r>
          </w:p>
          <w:p w14:paraId="4FF7929B" w14:textId="77777777" w:rsidR="00B97356" w:rsidRDefault="00B97356" w:rsidP="00F36554">
            <w:r w:rsidRPr="001A7510">
              <w:rPr>
                <w:rFonts w:hint="eastAsia"/>
              </w:rPr>
              <w:lastRenderedPageBreak/>
              <w:t>CONTA_SIZE_SUM&lt;</w:t>
            </w:r>
            <w:r w:rsidRPr="001A7510">
              <w:rPr>
                <w:rFonts w:hint="eastAsia"/>
              </w:rPr>
              <w:t>订单箱量汇总</w:t>
            </w:r>
            <w:r w:rsidRPr="001A7510">
              <w:rPr>
                <w:rFonts w:hint="eastAsia"/>
              </w:rPr>
              <w:t>&gt;</w:t>
            </w:r>
            <w:r>
              <w:rPr>
                <w:rFonts w:hint="eastAsia"/>
              </w:rPr>
              <w:t>=</w:t>
            </w:r>
            <w:r>
              <w:rPr>
                <w:rFonts w:hint="eastAsia"/>
              </w:rPr>
              <w:t>箱型</w:t>
            </w:r>
            <w:r>
              <w:rPr>
                <w:rFonts w:hint="eastAsia"/>
              </w:rPr>
              <w:t>x</w:t>
            </w:r>
            <w:r>
              <w:rPr>
                <w:rFonts w:hint="eastAsia"/>
              </w:rPr>
              <w:t>数量，多个用半角分号串联，例如：箱型</w:t>
            </w:r>
            <w:r>
              <w:rPr>
                <w:rFonts w:hint="eastAsia"/>
              </w:rPr>
              <w:t>1x</w:t>
            </w:r>
            <w:r>
              <w:rPr>
                <w:rFonts w:hint="eastAsia"/>
              </w:rPr>
              <w:t>数量；箱型</w:t>
            </w:r>
            <w:r>
              <w:rPr>
                <w:rFonts w:hint="eastAsia"/>
              </w:rPr>
              <w:t>2x</w:t>
            </w:r>
            <w:r>
              <w:rPr>
                <w:rFonts w:hint="eastAsia"/>
              </w:rPr>
              <w:t>数量；</w:t>
            </w:r>
            <w:r>
              <w:rPr>
                <w:rFonts w:hint="eastAsia"/>
              </w:rPr>
              <w:t>...</w:t>
            </w:r>
          </w:p>
          <w:p w14:paraId="67C029FC" w14:textId="77777777" w:rsidR="00B97356" w:rsidRDefault="00B97356" w:rsidP="00F36554">
            <w:r w:rsidRPr="003E77C3">
              <w:rPr>
                <w:rFonts w:hint="eastAsia"/>
              </w:rPr>
              <w:t>SIGN_AGREEMENT&lt;</w:t>
            </w:r>
            <w:r w:rsidRPr="003E77C3">
              <w:rPr>
                <w:rFonts w:hint="eastAsia"/>
              </w:rPr>
              <w:t>同意协议</w:t>
            </w:r>
            <w:r w:rsidRPr="003E77C3">
              <w:rPr>
                <w:rFonts w:hint="eastAsia"/>
              </w:rPr>
              <w:t>&gt;</w:t>
            </w:r>
            <w:r>
              <w:rPr>
                <w:rFonts w:hint="eastAsia"/>
              </w:rPr>
              <w:t xml:space="preserve">= </w:t>
            </w:r>
            <w:r w:rsidRPr="002908E0">
              <w:rPr>
                <w:rFonts w:hint="eastAsia"/>
              </w:rPr>
              <w:t>1</w:t>
            </w:r>
            <w:r w:rsidRPr="002908E0">
              <w:rPr>
                <w:rFonts w:hint="eastAsia"/>
              </w:rPr>
              <w:t>是</w:t>
            </w:r>
          </w:p>
          <w:p w14:paraId="5217950B" w14:textId="77777777" w:rsidR="00B97356" w:rsidRDefault="00B97356" w:rsidP="00F36554">
            <w:r w:rsidRPr="006A0121">
              <w:t>STATUS</w:t>
            </w:r>
            <w:r>
              <w:rPr>
                <w:rFonts w:hint="eastAsia"/>
              </w:rPr>
              <w:t xml:space="preserve">=0 </w:t>
            </w:r>
            <w:r>
              <w:rPr>
                <w:rFonts w:hint="eastAsia"/>
              </w:rPr>
              <w:t>草稿</w:t>
            </w:r>
          </w:p>
          <w:p w14:paraId="6DBDA16F" w14:textId="77777777" w:rsidR="00B97356" w:rsidRDefault="00B97356" w:rsidP="00F36554">
            <w:r>
              <w:rPr>
                <w:rFonts w:hint="eastAsia"/>
              </w:rPr>
              <w:t>时间戳</w:t>
            </w:r>
          </w:p>
          <w:p w14:paraId="1EE70262" w14:textId="77777777" w:rsidR="00B97356" w:rsidRDefault="00B97356" w:rsidP="00F36554"/>
          <w:p w14:paraId="1F53222D" w14:textId="77777777" w:rsidR="00B97356" w:rsidRDefault="00B97356" w:rsidP="00F36554">
            <w:r>
              <w:rPr>
                <w:rFonts w:hint="eastAsia"/>
              </w:rPr>
              <w:t xml:space="preserve">* </w:t>
            </w:r>
            <w:r w:rsidRPr="00202ECB">
              <w:rPr>
                <w:rFonts w:hint="eastAsia"/>
              </w:rPr>
              <w:t>FUTURE_PRESALE_DETAIL&lt;</w:t>
            </w:r>
            <w:r w:rsidRPr="00202ECB">
              <w:rPr>
                <w:rFonts w:hint="eastAsia"/>
              </w:rPr>
              <w:t>远期预售明细表</w:t>
            </w:r>
            <w:r w:rsidRPr="00202ECB">
              <w:rPr>
                <w:rFonts w:hint="eastAsia"/>
              </w:rPr>
              <w:t>&gt;</w:t>
            </w:r>
            <w:r>
              <w:rPr>
                <w:rFonts w:hint="eastAsia"/>
              </w:rPr>
              <w:t>新增记录到表</w:t>
            </w:r>
          </w:p>
          <w:p w14:paraId="5352D124" w14:textId="77777777" w:rsidR="00B97356" w:rsidRDefault="00B97356" w:rsidP="00F36554">
            <w:r w:rsidRPr="003D23E7">
              <w:t>FUTURE_PRESALE_DETAIL_SEQ</w:t>
            </w:r>
            <w:r>
              <w:rPr>
                <w:rFonts w:hint="eastAsia"/>
              </w:rPr>
              <w:t>=</w:t>
            </w:r>
            <w:r>
              <w:rPr>
                <w:rFonts w:hint="eastAsia"/>
              </w:rPr>
              <w:t>数据库生成</w:t>
            </w:r>
          </w:p>
          <w:p w14:paraId="2B2E4625" w14:textId="77777777" w:rsidR="00B97356" w:rsidRDefault="00B97356" w:rsidP="00F36554">
            <w:r w:rsidRPr="00082867">
              <w:t>FUTURE_PRESALE_HEAD_SEQ</w:t>
            </w:r>
            <w:r>
              <w:rPr>
                <w:rFonts w:hint="eastAsia"/>
              </w:rPr>
              <w:t>=</w:t>
            </w:r>
            <w:r>
              <w:rPr>
                <w:rFonts w:hint="eastAsia"/>
              </w:rPr>
              <w:t>预售主表</w:t>
            </w:r>
            <w:r>
              <w:rPr>
                <w:rFonts w:hint="eastAsia"/>
              </w:rPr>
              <w:t>SEQ</w:t>
            </w:r>
          </w:p>
          <w:p w14:paraId="2945BAC8" w14:textId="77777777" w:rsidR="00B97356" w:rsidRDefault="00B97356" w:rsidP="00F36554">
            <w:r w:rsidRPr="00BF484E">
              <w:t>FUTURE_PRICE_CONTADETAIL_SEQ</w:t>
            </w:r>
            <w:r>
              <w:rPr>
                <w:rFonts w:hint="eastAsia"/>
              </w:rPr>
              <w:t>=</w:t>
            </w:r>
            <w:r>
              <w:rPr>
                <w:rFonts w:hint="eastAsia"/>
              </w:rPr>
              <w:t>远期运价箱表</w:t>
            </w:r>
            <w:r>
              <w:rPr>
                <w:rFonts w:hint="eastAsia"/>
              </w:rPr>
              <w:t>SEQ</w:t>
            </w:r>
          </w:p>
          <w:p w14:paraId="731B4D1D" w14:textId="77777777" w:rsidR="00B97356" w:rsidRDefault="00B97356" w:rsidP="00F36554">
            <w:r w:rsidRPr="009C3FFA">
              <w:rPr>
                <w:rFonts w:hint="eastAsia"/>
              </w:rPr>
              <w:t>IS_APPLYNEWPRICE&lt;</w:t>
            </w:r>
            <w:r w:rsidRPr="009C3FFA">
              <w:rPr>
                <w:rFonts w:hint="eastAsia"/>
              </w:rPr>
              <w:t>是否应用新价格</w:t>
            </w:r>
            <w:r w:rsidRPr="009C3FFA">
              <w:rPr>
                <w:rFonts w:hint="eastAsia"/>
              </w:rPr>
              <w:t>&gt;</w:t>
            </w:r>
            <w:r>
              <w:rPr>
                <w:rFonts w:hint="eastAsia"/>
              </w:rPr>
              <w:t>=0</w:t>
            </w:r>
          </w:p>
          <w:p w14:paraId="796A5628" w14:textId="77777777" w:rsidR="00B97356" w:rsidRDefault="00B97356" w:rsidP="00F36554">
            <w:r w:rsidRPr="00BB47DB">
              <w:rPr>
                <w:rFonts w:hint="eastAsia"/>
              </w:rPr>
              <w:t>ORDER_NO&lt;</w:t>
            </w:r>
            <w:r w:rsidRPr="00BB47DB">
              <w:rPr>
                <w:rFonts w:hint="eastAsia"/>
              </w:rPr>
              <w:t>申请编号</w:t>
            </w:r>
            <w:r w:rsidRPr="00BB47DB">
              <w:rPr>
                <w:rFonts w:hint="eastAsia"/>
              </w:rPr>
              <w:t>&gt;</w:t>
            </w:r>
            <w:r>
              <w:rPr>
                <w:rFonts w:hint="eastAsia"/>
              </w:rPr>
              <w:t>=</w:t>
            </w:r>
            <w:r>
              <w:rPr>
                <w:rFonts w:hint="eastAsia"/>
              </w:rPr>
              <w:t>主表</w:t>
            </w:r>
            <w:r>
              <w:rPr>
                <w:rFonts w:hint="eastAsia"/>
              </w:rPr>
              <w:t>ORDER_NO</w:t>
            </w:r>
          </w:p>
          <w:p w14:paraId="7F7829D9" w14:textId="77777777" w:rsidR="00B97356" w:rsidRDefault="00B97356" w:rsidP="00F36554">
            <w:r w:rsidRPr="00B14B50">
              <w:rPr>
                <w:rFonts w:hint="eastAsia"/>
              </w:rPr>
              <w:t>CONTA_SIZE&lt;</w:t>
            </w:r>
            <w:r w:rsidRPr="00B14B50">
              <w:rPr>
                <w:rFonts w:hint="eastAsia"/>
              </w:rPr>
              <w:t>标准箱型</w:t>
            </w:r>
            <w:r w:rsidRPr="00B14B50">
              <w:rPr>
                <w:rFonts w:hint="eastAsia"/>
              </w:rPr>
              <w:t>&gt;</w:t>
            </w:r>
            <w:r>
              <w:rPr>
                <w:rFonts w:hint="eastAsia"/>
              </w:rPr>
              <w:t>=</w:t>
            </w:r>
            <w:r>
              <w:rPr>
                <w:rFonts w:hint="eastAsia"/>
              </w:rPr>
              <w:t>选中的远期运价标准箱型</w:t>
            </w:r>
          </w:p>
          <w:p w14:paraId="3FEA6AA2" w14:textId="77777777" w:rsidR="00B97356" w:rsidRDefault="00B97356" w:rsidP="00F36554">
            <w:r w:rsidRPr="00F1129D">
              <w:rPr>
                <w:rFonts w:hint="eastAsia"/>
              </w:rPr>
              <w:t>CONTA_SIZE_OWNER&lt;</w:t>
            </w:r>
            <w:r w:rsidRPr="00F1129D">
              <w:rPr>
                <w:rFonts w:hint="eastAsia"/>
              </w:rPr>
              <w:t>箱型</w:t>
            </w:r>
            <w:r w:rsidRPr="00F1129D">
              <w:rPr>
                <w:rFonts w:hint="eastAsia"/>
              </w:rPr>
              <w:t>&gt;</w:t>
            </w:r>
            <w:r>
              <w:rPr>
                <w:rFonts w:hint="eastAsia"/>
              </w:rPr>
              <w:t>=</w:t>
            </w:r>
            <w:r>
              <w:rPr>
                <w:rFonts w:hint="eastAsia"/>
              </w:rPr>
              <w:t>来源于远期运价</w:t>
            </w:r>
          </w:p>
          <w:p w14:paraId="1F09ABFC" w14:textId="77777777" w:rsidR="00B97356" w:rsidRDefault="00B97356" w:rsidP="00F36554">
            <w:r w:rsidRPr="004466D8">
              <w:rPr>
                <w:rFonts w:hint="eastAsia"/>
              </w:rPr>
              <w:t>CONTA_SIZE_REPORT&lt;</w:t>
            </w:r>
            <w:r w:rsidRPr="004466D8">
              <w:rPr>
                <w:rFonts w:hint="eastAsia"/>
              </w:rPr>
              <w:t>统计箱型</w:t>
            </w:r>
            <w:r w:rsidRPr="004466D8">
              <w:rPr>
                <w:rFonts w:hint="eastAsia"/>
              </w:rPr>
              <w:t>&gt;</w:t>
            </w:r>
            <w:r>
              <w:rPr>
                <w:rFonts w:hint="eastAsia"/>
              </w:rPr>
              <w:t>=</w:t>
            </w:r>
            <w:r>
              <w:rPr>
                <w:rFonts w:hint="eastAsia"/>
              </w:rPr>
              <w:t>来源于远期运价</w:t>
            </w:r>
          </w:p>
          <w:p w14:paraId="5117A1EF" w14:textId="77777777" w:rsidR="00B97356" w:rsidRDefault="00B97356" w:rsidP="00F36554">
            <w:r w:rsidRPr="00AA6DC2">
              <w:rPr>
                <w:rFonts w:hint="eastAsia"/>
              </w:rPr>
              <w:t>CONTA_SZIE_DISP&lt;</w:t>
            </w:r>
            <w:r w:rsidRPr="00AA6DC2">
              <w:rPr>
                <w:rFonts w:hint="eastAsia"/>
              </w:rPr>
              <w:t>显示箱型</w:t>
            </w:r>
            <w:r w:rsidRPr="00AA6DC2">
              <w:rPr>
                <w:rFonts w:hint="eastAsia"/>
              </w:rPr>
              <w:t>&gt;</w:t>
            </w:r>
            <w:r>
              <w:rPr>
                <w:rFonts w:hint="eastAsia"/>
              </w:rPr>
              <w:t>=</w:t>
            </w:r>
            <w:r>
              <w:rPr>
                <w:rFonts w:hint="eastAsia"/>
              </w:rPr>
              <w:t>来源于远期运价</w:t>
            </w:r>
          </w:p>
          <w:p w14:paraId="12AC414B" w14:textId="77777777" w:rsidR="00B97356" w:rsidRDefault="00B97356" w:rsidP="00F36554">
            <w:r w:rsidRPr="00F94B62">
              <w:rPr>
                <w:rFonts w:hint="eastAsia"/>
              </w:rPr>
              <w:t>CONTA_SIZE_DESC&lt;</w:t>
            </w:r>
            <w:r w:rsidRPr="00F94B62">
              <w:rPr>
                <w:rFonts w:hint="eastAsia"/>
              </w:rPr>
              <w:t>箱型描述</w:t>
            </w:r>
            <w:r w:rsidRPr="00F94B62">
              <w:rPr>
                <w:rFonts w:hint="eastAsia"/>
              </w:rPr>
              <w:t>&gt;</w:t>
            </w:r>
            <w:r>
              <w:rPr>
                <w:rFonts w:hint="eastAsia"/>
              </w:rPr>
              <w:t>=</w:t>
            </w:r>
            <w:r>
              <w:rPr>
                <w:rFonts w:hint="eastAsia"/>
              </w:rPr>
              <w:t>来源于远期运价</w:t>
            </w:r>
          </w:p>
          <w:p w14:paraId="75518A33" w14:textId="77777777" w:rsidR="00B97356" w:rsidRDefault="00B97356" w:rsidP="00F36554">
            <w:r w:rsidRPr="00180007">
              <w:rPr>
                <w:rFonts w:hint="eastAsia"/>
              </w:rPr>
              <w:t>PRICE_UNIT&lt;</w:t>
            </w:r>
            <w:r w:rsidRPr="00180007">
              <w:rPr>
                <w:rFonts w:hint="eastAsia"/>
              </w:rPr>
              <w:t>币种</w:t>
            </w:r>
            <w:r w:rsidRPr="00180007">
              <w:rPr>
                <w:rFonts w:hint="eastAsia"/>
              </w:rPr>
              <w:t>&gt;</w:t>
            </w:r>
            <w:r>
              <w:rPr>
                <w:rFonts w:hint="eastAsia"/>
              </w:rPr>
              <w:t>=</w:t>
            </w:r>
            <w:r>
              <w:rPr>
                <w:rFonts w:hint="eastAsia"/>
              </w:rPr>
              <w:t>来源于远期运价</w:t>
            </w:r>
          </w:p>
          <w:p w14:paraId="542FA9F5" w14:textId="77777777" w:rsidR="00B97356" w:rsidRDefault="00B97356" w:rsidP="00F36554">
            <w:r w:rsidRPr="00E96CA1">
              <w:rPr>
                <w:rFonts w:hint="eastAsia"/>
              </w:rPr>
              <w:t>UNIT&lt;</w:t>
            </w:r>
            <w:r w:rsidRPr="00E96CA1">
              <w:rPr>
                <w:rFonts w:hint="eastAsia"/>
              </w:rPr>
              <w:t>箱数量</w:t>
            </w:r>
            <w:r w:rsidRPr="00E96CA1">
              <w:rPr>
                <w:rFonts w:hint="eastAsia"/>
              </w:rPr>
              <w:t>&gt;</w:t>
            </w:r>
            <w:r>
              <w:rPr>
                <w:rFonts w:hint="eastAsia"/>
              </w:rPr>
              <w:t>=</w:t>
            </w:r>
            <w:r>
              <w:rPr>
                <w:rFonts w:hint="eastAsia"/>
              </w:rPr>
              <w:t>页面录入</w:t>
            </w:r>
          </w:p>
          <w:p w14:paraId="4397F757" w14:textId="77777777" w:rsidR="00B97356" w:rsidRDefault="00B97356" w:rsidP="00F36554">
            <w:r w:rsidRPr="009D0740">
              <w:rPr>
                <w:rFonts w:hint="eastAsia"/>
              </w:rPr>
              <w:t>FINAL_PRICE_TOTAL&lt;</w:t>
            </w:r>
            <w:r w:rsidRPr="009D0740">
              <w:rPr>
                <w:rFonts w:hint="eastAsia"/>
              </w:rPr>
              <w:t>最终成交价</w:t>
            </w:r>
            <w:r w:rsidRPr="009D0740">
              <w:rPr>
                <w:rFonts w:hint="eastAsia"/>
              </w:rPr>
              <w:t>&gt;</w:t>
            </w:r>
            <w:r>
              <w:rPr>
                <w:rFonts w:hint="eastAsia"/>
              </w:rPr>
              <w:t>=</w:t>
            </w:r>
            <w:r>
              <w:rPr>
                <w:rFonts w:hint="eastAsia"/>
              </w:rPr>
              <w:t>来源于远期运价</w:t>
            </w:r>
          </w:p>
          <w:p w14:paraId="37F8AE8E" w14:textId="77777777" w:rsidR="00B97356" w:rsidRDefault="00B97356" w:rsidP="00F36554">
            <w:r>
              <w:rPr>
                <w:rFonts w:hint="eastAsia"/>
              </w:rPr>
              <w:t>时间戳</w:t>
            </w:r>
          </w:p>
          <w:p w14:paraId="5A4D5148" w14:textId="77777777" w:rsidR="00B97356" w:rsidRPr="00C02A8D" w:rsidRDefault="00B97356" w:rsidP="00F36554"/>
          <w:p w14:paraId="63340CDF" w14:textId="77777777" w:rsidR="00B97356" w:rsidRDefault="00B97356" w:rsidP="00F36554">
            <w:r>
              <w:rPr>
                <w:rFonts w:hint="eastAsia"/>
              </w:rPr>
              <w:t xml:space="preserve">* </w:t>
            </w:r>
            <w:r w:rsidRPr="00A56D17">
              <w:rPr>
                <w:rFonts w:hint="eastAsia"/>
              </w:rPr>
              <w:t>FUTURE_PRESALE_LOG&lt;</w:t>
            </w:r>
            <w:r w:rsidRPr="00A56D17">
              <w:rPr>
                <w:rFonts w:hint="eastAsia"/>
              </w:rPr>
              <w:t>远期预售订舱申请操作日志</w:t>
            </w:r>
            <w:r w:rsidRPr="00A56D17">
              <w:rPr>
                <w:rFonts w:hint="eastAsia"/>
              </w:rPr>
              <w:t>&gt;</w:t>
            </w:r>
            <w:r>
              <w:rPr>
                <w:rFonts w:hint="eastAsia"/>
              </w:rPr>
              <w:t>新增一条记录</w:t>
            </w:r>
          </w:p>
          <w:p w14:paraId="5EDEBF6C" w14:textId="77777777" w:rsidR="00B97356" w:rsidRDefault="00B97356" w:rsidP="00F36554">
            <w:r w:rsidRPr="00615F81">
              <w:t>FUTURE_PRESALE_LOG_SEQ</w:t>
            </w:r>
            <w:r>
              <w:rPr>
                <w:rFonts w:hint="eastAsia"/>
              </w:rPr>
              <w:t>=</w:t>
            </w:r>
            <w:r>
              <w:rPr>
                <w:rFonts w:hint="eastAsia"/>
              </w:rPr>
              <w:t>数据库生成</w:t>
            </w:r>
          </w:p>
          <w:p w14:paraId="2262681B" w14:textId="77777777" w:rsidR="00B97356" w:rsidRDefault="00B97356" w:rsidP="00F36554">
            <w:r w:rsidRPr="00797A5B">
              <w:t>FUTURE_PRESALE_HEAD_SEQ</w:t>
            </w:r>
            <w:r>
              <w:rPr>
                <w:rFonts w:hint="eastAsia"/>
              </w:rPr>
              <w:t>=</w:t>
            </w:r>
            <w:r>
              <w:rPr>
                <w:rFonts w:hint="eastAsia"/>
              </w:rPr>
              <w:t>预售主表</w:t>
            </w:r>
            <w:r>
              <w:rPr>
                <w:rFonts w:hint="eastAsia"/>
              </w:rPr>
              <w:t>SEQ</w:t>
            </w:r>
          </w:p>
          <w:p w14:paraId="34408D6E" w14:textId="77777777" w:rsidR="00B97356" w:rsidRDefault="00B97356" w:rsidP="00F36554">
            <w:r w:rsidRPr="00CA4EED">
              <w:t>OPRT_USER</w:t>
            </w:r>
            <w:r>
              <w:rPr>
                <w:rFonts w:hint="eastAsia"/>
              </w:rPr>
              <w:t>=</w:t>
            </w:r>
            <w:r>
              <w:rPr>
                <w:rFonts w:hint="eastAsia"/>
              </w:rPr>
              <w:t>当前用户</w:t>
            </w:r>
          </w:p>
          <w:p w14:paraId="2B7E8297" w14:textId="77777777" w:rsidR="00B97356" w:rsidRDefault="00B97356" w:rsidP="00F36554">
            <w:r w:rsidRPr="00EB338D">
              <w:t>OPRT_DATE</w:t>
            </w:r>
            <w:r>
              <w:rPr>
                <w:rFonts w:hint="eastAsia"/>
              </w:rPr>
              <w:t>=</w:t>
            </w:r>
            <w:r>
              <w:rPr>
                <w:rFonts w:hint="eastAsia"/>
              </w:rPr>
              <w:t>当前时间</w:t>
            </w:r>
          </w:p>
          <w:p w14:paraId="2F64953A" w14:textId="77777777" w:rsidR="00B97356" w:rsidRDefault="00B97356" w:rsidP="00F36554">
            <w:r w:rsidRPr="00C90A30">
              <w:t>OPRT_ACTION</w:t>
            </w:r>
            <w:r>
              <w:rPr>
                <w:rFonts w:hint="eastAsia"/>
              </w:rPr>
              <w:t>=D</w:t>
            </w:r>
          </w:p>
          <w:p w14:paraId="40BD98A7" w14:textId="77777777" w:rsidR="00B97356" w:rsidRDefault="00B97356" w:rsidP="00F36554">
            <w:r w:rsidRPr="00635BBA">
              <w:t>OPRT_REMARK</w:t>
            </w:r>
            <w:r>
              <w:rPr>
                <w:rFonts w:hint="eastAsia"/>
              </w:rPr>
              <w:t>=NULL</w:t>
            </w:r>
          </w:p>
          <w:p w14:paraId="44961C8E" w14:textId="77777777" w:rsidR="00B97356" w:rsidRDefault="00B97356" w:rsidP="00F36554">
            <w:r w:rsidRPr="00F2594D">
              <w:t>OPRT_ROLE</w:t>
            </w:r>
            <w:r>
              <w:rPr>
                <w:rFonts w:hint="eastAsia"/>
              </w:rPr>
              <w:t>=S</w:t>
            </w:r>
          </w:p>
          <w:p w14:paraId="4DD23DEA" w14:textId="77777777" w:rsidR="00B97356" w:rsidRDefault="00B97356" w:rsidP="00F36554">
            <w:r w:rsidRPr="00975E66">
              <w:t>STATUS</w:t>
            </w:r>
            <w:r>
              <w:rPr>
                <w:rFonts w:hint="eastAsia"/>
              </w:rPr>
              <w:t>=</w:t>
            </w:r>
            <w:r w:rsidRPr="00735398">
              <w:rPr>
                <w:rFonts w:hint="eastAsia"/>
              </w:rPr>
              <w:t xml:space="preserve"> 10 </w:t>
            </w:r>
            <w:r w:rsidRPr="00735398">
              <w:rPr>
                <w:rFonts w:hint="eastAsia"/>
              </w:rPr>
              <w:t>有效</w:t>
            </w:r>
          </w:p>
          <w:p w14:paraId="159E1B0B" w14:textId="77777777" w:rsidR="00B97356" w:rsidRPr="003E41F6" w:rsidRDefault="00B97356" w:rsidP="00F36554">
            <w:r>
              <w:rPr>
                <w:rFonts w:hint="eastAsia"/>
              </w:rPr>
              <w:t>时间戳</w:t>
            </w:r>
          </w:p>
        </w:tc>
      </w:tr>
      <w:tr w:rsidR="00B97356" w14:paraId="49D79F83" w14:textId="77777777" w:rsidTr="00F36554">
        <w:tc>
          <w:tcPr>
            <w:tcW w:w="1384" w:type="dxa"/>
          </w:tcPr>
          <w:p w14:paraId="69E80CC1" w14:textId="77777777" w:rsidR="00B97356" w:rsidRDefault="00B97356" w:rsidP="00F36554">
            <w:r>
              <w:rPr>
                <w:rFonts w:hint="eastAsia"/>
              </w:rPr>
              <w:lastRenderedPageBreak/>
              <w:t>提交远期预售订舱单</w:t>
            </w:r>
          </w:p>
        </w:tc>
        <w:tc>
          <w:tcPr>
            <w:tcW w:w="2268" w:type="dxa"/>
          </w:tcPr>
          <w:p w14:paraId="063E3A62" w14:textId="77777777" w:rsidR="00B97356" w:rsidRDefault="00B97356" w:rsidP="00F36554">
            <w:r>
              <w:rPr>
                <w:rFonts w:hint="eastAsia"/>
              </w:rPr>
              <w:t>远期订舱</w:t>
            </w:r>
            <w:r>
              <w:rPr>
                <w:rFonts w:hint="eastAsia"/>
              </w:rPr>
              <w:t>-</w:t>
            </w:r>
            <w:r>
              <w:rPr>
                <w:rFonts w:hint="eastAsia"/>
              </w:rPr>
              <w:t>》远期订舱管理</w:t>
            </w:r>
            <w:r>
              <w:rPr>
                <w:rFonts w:hint="eastAsia"/>
              </w:rPr>
              <w:t>-</w:t>
            </w:r>
            <w:r>
              <w:rPr>
                <w:rFonts w:hint="eastAsia"/>
              </w:rPr>
              <w:t>》选中记录</w:t>
            </w:r>
            <w:r>
              <w:rPr>
                <w:rFonts w:hint="eastAsia"/>
              </w:rPr>
              <w:t>-</w:t>
            </w:r>
            <w:r>
              <w:rPr>
                <w:rFonts w:hint="eastAsia"/>
              </w:rPr>
              <w:t>》提交</w:t>
            </w:r>
          </w:p>
        </w:tc>
        <w:tc>
          <w:tcPr>
            <w:tcW w:w="4536" w:type="dxa"/>
          </w:tcPr>
          <w:p w14:paraId="1C527528" w14:textId="77777777" w:rsidR="00B97356" w:rsidRDefault="00B97356" w:rsidP="00F36554">
            <w:r>
              <w:rPr>
                <w:rFonts w:hint="eastAsia"/>
              </w:rPr>
              <w:t xml:space="preserve">* </w:t>
            </w:r>
            <w:r w:rsidRPr="003F7F61">
              <w:rPr>
                <w:rFonts w:hint="eastAsia"/>
              </w:rPr>
              <w:t>FUTURE_PRESALE_HEAD&lt;</w:t>
            </w:r>
            <w:r w:rsidRPr="003F7F61">
              <w:rPr>
                <w:rFonts w:hint="eastAsia"/>
              </w:rPr>
              <w:t>远期预售主表</w:t>
            </w:r>
            <w:r w:rsidRPr="003F7F61">
              <w:rPr>
                <w:rFonts w:hint="eastAsia"/>
              </w:rPr>
              <w:t>&gt;</w:t>
            </w:r>
            <w:r>
              <w:rPr>
                <w:rFonts w:hint="eastAsia"/>
              </w:rPr>
              <w:t>更新</w:t>
            </w:r>
          </w:p>
          <w:p w14:paraId="226531CF" w14:textId="77777777" w:rsidR="00B97356" w:rsidRDefault="00B97356" w:rsidP="00F36554">
            <w:r>
              <w:rPr>
                <w:rFonts w:hint="eastAsia"/>
              </w:rPr>
              <w:t>STATUS=10</w:t>
            </w:r>
          </w:p>
          <w:p w14:paraId="1F34A778" w14:textId="77777777" w:rsidR="00B97356" w:rsidRDefault="00B97356" w:rsidP="00F36554">
            <w:r w:rsidRPr="00A76F2C">
              <w:rPr>
                <w:rFonts w:hint="eastAsia"/>
              </w:rPr>
              <w:t>SUBMITUSER&lt;</w:t>
            </w:r>
            <w:r w:rsidRPr="00A76F2C">
              <w:rPr>
                <w:rFonts w:hint="eastAsia"/>
              </w:rPr>
              <w:t>提交人</w:t>
            </w:r>
            <w:r w:rsidRPr="00A76F2C">
              <w:rPr>
                <w:rFonts w:hint="eastAsia"/>
              </w:rPr>
              <w:t>&gt;</w:t>
            </w:r>
            <w:r>
              <w:rPr>
                <w:rFonts w:hint="eastAsia"/>
              </w:rPr>
              <w:t>=</w:t>
            </w:r>
            <w:r>
              <w:rPr>
                <w:rFonts w:hint="eastAsia"/>
              </w:rPr>
              <w:t>当前用户</w:t>
            </w:r>
          </w:p>
          <w:p w14:paraId="42097532" w14:textId="77777777" w:rsidR="00B97356" w:rsidRDefault="00B97356" w:rsidP="00F36554">
            <w:r w:rsidRPr="004B3034">
              <w:rPr>
                <w:rFonts w:hint="eastAsia"/>
              </w:rPr>
              <w:t>SUBMIT_DATE&lt;</w:t>
            </w:r>
            <w:r w:rsidRPr="004B3034">
              <w:rPr>
                <w:rFonts w:hint="eastAsia"/>
              </w:rPr>
              <w:t>提交时间</w:t>
            </w:r>
            <w:r w:rsidRPr="004B3034">
              <w:rPr>
                <w:rFonts w:hint="eastAsia"/>
              </w:rPr>
              <w:t>&gt;</w:t>
            </w:r>
            <w:r>
              <w:rPr>
                <w:rFonts w:hint="eastAsia"/>
              </w:rPr>
              <w:t>=</w:t>
            </w:r>
            <w:r>
              <w:rPr>
                <w:rFonts w:hint="eastAsia"/>
              </w:rPr>
              <w:t>当前时间</w:t>
            </w:r>
          </w:p>
          <w:p w14:paraId="7FE1C764" w14:textId="77777777" w:rsidR="00B97356" w:rsidRDefault="00B97356" w:rsidP="00F36554">
            <w:r>
              <w:rPr>
                <w:rFonts w:hint="eastAsia"/>
              </w:rPr>
              <w:t>时间戳</w:t>
            </w:r>
          </w:p>
          <w:p w14:paraId="13AB4B6E" w14:textId="77777777" w:rsidR="00B97356" w:rsidRDefault="00B97356" w:rsidP="00F36554"/>
          <w:p w14:paraId="2D79776E" w14:textId="77777777" w:rsidR="00B97356" w:rsidRDefault="00B97356" w:rsidP="00F36554">
            <w:r>
              <w:rPr>
                <w:rFonts w:hint="eastAsia"/>
              </w:rPr>
              <w:t xml:space="preserve">* </w:t>
            </w:r>
            <w:r w:rsidRPr="00A56D17">
              <w:rPr>
                <w:rFonts w:hint="eastAsia"/>
              </w:rPr>
              <w:t>FUTURE_PRESALE_LOG&lt;</w:t>
            </w:r>
            <w:r w:rsidRPr="00A56D17">
              <w:rPr>
                <w:rFonts w:hint="eastAsia"/>
              </w:rPr>
              <w:t>远期预售订舱申请操作日志</w:t>
            </w:r>
            <w:r w:rsidRPr="00A56D17">
              <w:rPr>
                <w:rFonts w:hint="eastAsia"/>
              </w:rPr>
              <w:t>&gt;</w:t>
            </w:r>
            <w:r>
              <w:rPr>
                <w:rFonts w:hint="eastAsia"/>
              </w:rPr>
              <w:t>新增一条记录</w:t>
            </w:r>
          </w:p>
          <w:p w14:paraId="27E780D8" w14:textId="77777777" w:rsidR="00B97356" w:rsidRDefault="00B97356" w:rsidP="00F36554">
            <w:r w:rsidRPr="00615F81">
              <w:t>FUTURE_PRESALE_LOG_SEQ</w:t>
            </w:r>
            <w:r>
              <w:rPr>
                <w:rFonts w:hint="eastAsia"/>
              </w:rPr>
              <w:t>=</w:t>
            </w:r>
            <w:r>
              <w:rPr>
                <w:rFonts w:hint="eastAsia"/>
              </w:rPr>
              <w:t>数据库生成</w:t>
            </w:r>
          </w:p>
          <w:p w14:paraId="774695B0" w14:textId="77777777" w:rsidR="00B97356" w:rsidRDefault="00B97356" w:rsidP="00F36554">
            <w:r w:rsidRPr="00797A5B">
              <w:lastRenderedPageBreak/>
              <w:t>FUTURE_PRESALE_HEAD_SEQ</w:t>
            </w:r>
            <w:r>
              <w:rPr>
                <w:rFonts w:hint="eastAsia"/>
              </w:rPr>
              <w:t>=</w:t>
            </w:r>
            <w:r>
              <w:rPr>
                <w:rFonts w:hint="eastAsia"/>
              </w:rPr>
              <w:t>预售主表</w:t>
            </w:r>
            <w:r>
              <w:rPr>
                <w:rFonts w:hint="eastAsia"/>
              </w:rPr>
              <w:t>SEQ</w:t>
            </w:r>
          </w:p>
          <w:p w14:paraId="69E97C1E" w14:textId="77777777" w:rsidR="00B97356" w:rsidRDefault="00B97356" w:rsidP="00F36554">
            <w:r w:rsidRPr="00CA4EED">
              <w:t>OPRT_USER</w:t>
            </w:r>
            <w:r>
              <w:rPr>
                <w:rFonts w:hint="eastAsia"/>
              </w:rPr>
              <w:t>=</w:t>
            </w:r>
            <w:r>
              <w:rPr>
                <w:rFonts w:hint="eastAsia"/>
              </w:rPr>
              <w:t>当前用户</w:t>
            </w:r>
          </w:p>
          <w:p w14:paraId="3D4B7C6A" w14:textId="77777777" w:rsidR="00B97356" w:rsidRDefault="00B97356" w:rsidP="00F36554">
            <w:r w:rsidRPr="00EB338D">
              <w:t>OPRT_DATE</w:t>
            </w:r>
            <w:r>
              <w:rPr>
                <w:rFonts w:hint="eastAsia"/>
              </w:rPr>
              <w:t>=</w:t>
            </w:r>
            <w:r>
              <w:rPr>
                <w:rFonts w:hint="eastAsia"/>
              </w:rPr>
              <w:t>当前时间</w:t>
            </w:r>
          </w:p>
          <w:p w14:paraId="13F0CF78" w14:textId="77777777" w:rsidR="00B97356" w:rsidRDefault="00B97356" w:rsidP="00F36554">
            <w:r w:rsidRPr="00C90A30">
              <w:t>OPRT_ACTION</w:t>
            </w:r>
            <w:r>
              <w:rPr>
                <w:rFonts w:hint="eastAsia"/>
              </w:rPr>
              <w:t>=S</w:t>
            </w:r>
          </w:p>
          <w:p w14:paraId="1853E3B8" w14:textId="77777777" w:rsidR="00B97356" w:rsidRDefault="00B97356" w:rsidP="00F36554">
            <w:r w:rsidRPr="00635BBA">
              <w:t>OPRT_REMARK</w:t>
            </w:r>
            <w:r>
              <w:rPr>
                <w:rFonts w:hint="eastAsia"/>
              </w:rPr>
              <w:t>=NULL</w:t>
            </w:r>
          </w:p>
          <w:p w14:paraId="6553DB5D" w14:textId="77777777" w:rsidR="00B97356" w:rsidRDefault="00B97356" w:rsidP="00F36554">
            <w:r w:rsidRPr="00F2594D">
              <w:t>OPRT_ROLE</w:t>
            </w:r>
            <w:r>
              <w:rPr>
                <w:rFonts w:hint="eastAsia"/>
              </w:rPr>
              <w:t>=S</w:t>
            </w:r>
          </w:p>
          <w:p w14:paraId="5D13709A" w14:textId="77777777" w:rsidR="00B97356" w:rsidRDefault="00B97356" w:rsidP="00F36554">
            <w:r w:rsidRPr="00975E66">
              <w:t>STATUS</w:t>
            </w:r>
            <w:r>
              <w:rPr>
                <w:rFonts w:hint="eastAsia"/>
              </w:rPr>
              <w:t>=</w:t>
            </w:r>
            <w:r w:rsidRPr="00735398">
              <w:rPr>
                <w:rFonts w:hint="eastAsia"/>
              </w:rPr>
              <w:t xml:space="preserve"> 10 </w:t>
            </w:r>
            <w:r w:rsidRPr="00735398">
              <w:rPr>
                <w:rFonts w:hint="eastAsia"/>
              </w:rPr>
              <w:t>有效</w:t>
            </w:r>
          </w:p>
          <w:p w14:paraId="4DD39A69" w14:textId="77777777" w:rsidR="00B97356" w:rsidRPr="00993978" w:rsidRDefault="00B97356" w:rsidP="00F36554">
            <w:r>
              <w:rPr>
                <w:rFonts w:hint="eastAsia"/>
              </w:rPr>
              <w:t>时间戳</w:t>
            </w:r>
          </w:p>
        </w:tc>
      </w:tr>
      <w:tr w:rsidR="00B97356" w14:paraId="1E296BF3" w14:textId="77777777" w:rsidTr="00F36554">
        <w:tc>
          <w:tcPr>
            <w:tcW w:w="1384" w:type="dxa"/>
          </w:tcPr>
          <w:p w14:paraId="700F379C" w14:textId="77777777" w:rsidR="00B97356" w:rsidRDefault="00B97356" w:rsidP="00F36554">
            <w:r>
              <w:rPr>
                <w:rFonts w:hint="eastAsia"/>
              </w:rPr>
              <w:lastRenderedPageBreak/>
              <w:t>删除</w:t>
            </w:r>
          </w:p>
        </w:tc>
        <w:tc>
          <w:tcPr>
            <w:tcW w:w="2268" w:type="dxa"/>
          </w:tcPr>
          <w:p w14:paraId="12D53F68" w14:textId="77777777" w:rsidR="00B97356" w:rsidRDefault="00B97356" w:rsidP="00F36554">
            <w:r>
              <w:rPr>
                <w:rFonts w:hint="eastAsia"/>
              </w:rPr>
              <w:t>远期订舱</w:t>
            </w:r>
            <w:r>
              <w:rPr>
                <w:rFonts w:hint="eastAsia"/>
              </w:rPr>
              <w:t>-</w:t>
            </w:r>
            <w:r>
              <w:rPr>
                <w:rFonts w:hint="eastAsia"/>
              </w:rPr>
              <w:t>》远期订舱管理</w:t>
            </w:r>
            <w:r>
              <w:rPr>
                <w:rFonts w:hint="eastAsia"/>
              </w:rPr>
              <w:t>-</w:t>
            </w:r>
            <w:r>
              <w:rPr>
                <w:rFonts w:hint="eastAsia"/>
              </w:rPr>
              <w:t>》选中记录</w:t>
            </w:r>
            <w:r>
              <w:rPr>
                <w:rFonts w:hint="eastAsia"/>
              </w:rPr>
              <w:t>-</w:t>
            </w:r>
            <w:r>
              <w:rPr>
                <w:rFonts w:hint="eastAsia"/>
              </w:rPr>
              <w:t>》删除</w:t>
            </w:r>
          </w:p>
        </w:tc>
        <w:tc>
          <w:tcPr>
            <w:tcW w:w="4536" w:type="dxa"/>
          </w:tcPr>
          <w:p w14:paraId="19EE2345" w14:textId="77777777" w:rsidR="00B97356" w:rsidRDefault="00B97356" w:rsidP="00F36554">
            <w:r>
              <w:rPr>
                <w:rFonts w:hint="eastAsia"/>
              </w:rPr>
              <w:t xml:space="preserve">* </w:t>
            </w:r>
            <w:r w:rsidRPr="003F7F61">
              <w:rPr>
                <w:rFonts w:hint="eastAsia"/>
              </w:rPr>
              <w:t>FUTURE_PRESALE_HEAD&lt;</w:t>
            </w:r>
            <w:r w:rsidRPr="003F7F61">
              <w:rPr>
                <w:rFonts w:hint="eastAsia"/>
              </w:rPr>
              <w:t>远期预售主表</w:t>
            </w:r>
            <w:r w:rsidRPr="003F7F61">
              <w:rPr>
                <w:rFonts w:hint="eastAsia"/>
              </w:rPr>
              <w:t>&gt;</w:t>
            </w:r>
            <w:r>
              <w:rPr>
                <w:rFonts w:hint="eastAsia"/>
              </w:rPr>
              <w:t>更新</w:t>
            </w:r>
          </w:p>
          <w:p w14:paraId="5FCBC12A" w14:textId="77777777" w:rsidR="00B97356" w:rsidRDefault="00B97356" w:rsidP="00F36554">
            <w:r>
              <w:rPr>
                <w:rFonts w:hint="eastAsia"/>
              </w:rPr>
              <w:t>STATUS=-20</w:t>
            </w:r>
            <w:r>
              <w:rPr>
                <w:rFonts w:hint="eastAsia"/>
              </w:rPr>
              <w:t>已删除</w:t>
            </w:r>
          </w:p>
          <w:p w14:paraId="26BE63D1" w14:textId="77777777" w:rsidR="00B97356" w:rsidRDefault="00B97356" w:rsidP="00F36554">
            <w:r>
              <w:rPr>
                <w:rFonts w:hint="eastAsia"/>
              </w:rPr>
              <w:t>时间戳</w:t>
            </w:r>
          </w:p>
          <w:p w14:paraId="7108108E" w14:textId="77777777" w:rsidR="00B97356" w:rsidRDefault="00B97356" w:rsidP="00F36554"/>
          <w:p w14:paraId="5D700A4D" w14:textId="77777777" w:rsidR="00B97356" w:rsidRDefault="00B97356" w:rsidP="00F36554">
            <w:r>
              <w:rPr>
                <w:rFonts w:hint="eastAsia"/>
              </w:rPr>
              <w:t xml:space="preserve">* </w:t>
            </w:r>
            <w:r w:rsidRPr="00A56D17">
              <w:rPr>
                <w:rFonts w:hint="eastAsia"/>
              </w:rPr>
              <w:t>FUTURE_PRESALE_LOG&lt;</w:t>
            </w:r>
            <w:r w:rsidRPr="00A56D17">
              <w:rPr>
                <w:rFonts w:hint="eastAsia"/>
              </w:rPr>
              <w:t>远期预售订舱申请操作日志</w:t>
            </w:r>
            <w:r w:rsidRPr="00A56D17">
              <w:rPr>
                <w:rFonts w:hint="eastAsia"/>
              </w:rPr>
              <w:t>&gt;</w:t>
            </w:r>
            <w:r>
              <w:rPr>
                <w:rFonts w:hint="eastAsia"/>
              </w:rPr>
              <w:t>新增一条记录</w:t>
            </w:r>
          </w:p>
          <w:p w14:paraId="2E480969" w14:textId="77777777" w:rsidR="00B97356" w:rsidRDefault="00B97356" w:rsidP="00F36554">
            <w:r w:rsidRPr="00615F81">
              <w:t>FUTURE_PRESALE_LOG_SEQ</w:t>
            </w:r>
            <w:r>
              <w:rPr>
                <w:rFonts w:hint="eastAsia"/>
              </w:rPr>
              <w:t>=</w:t>
            </w:r>
            <w:r>
              <w:rPr>
                <w:rFonts w:hint="eastAsia"/>
              </w:rPr>
              <w:t>数据库生成</w:t>
            </w:r>
          </w:p>
          <w:p w14:paraId="1C9DC807" w14:textId="77777777" w:rsidR="00B97356" w:rsidRDefault="00B97356" w:rsidP="00F36554">
            <w:r w:rsidRPr="00797A5B">
              <w:t>FUTURE_PRESALE_HEAD_SEQ</w:t>
            </w:r>
            <w:r>
              <w:rPr>
                <w:rFonts w:hint="eastAsia"/>
              </w:rPr>
              <w:t>=</w:t>
            </w:r>
            <w:r>
              <w:rPr>
                <w:rFonts w:hint="eastAsia"/>
              </w:rPr>
              <w:t>预售主表</w:t>
            </w:r>
            <w:r>
              <w:rPr>
                <w:rFonts w:hint="eastAsia"/>
              </w:rPr>
              <w:t>SEQ</w:t>
            </w:r>
          </w:p>
          <w:p w14:paraId="6C0F87F0" w14:textId="77777777" w:rsidR="00B97356" w:rsidRDefault="00B97356" w:rsidP="00F36554">
            <w:r w:rsidRPr="00CA4EED">
              <w:t>OPRT_USER</w:t>
            </w:r>
            <w:r>
              <w:rPr>
                <w:rFonts w:hint="eastAsia"/>
              </w:rPr>
              <w:t>=</w:t>
            </w:r>
            <w:r>
              <w:rPr>
                <w:rFonts w:hint="eastAsia"/>
              </w:rPr>
              <w:t>当前用户</w:t>
            </w:r>
          </w:p>
          <w:p w14:paraId="2ADEE266" w14:textId="77777777" w:rsidR="00B97356" w:rsidRDefault="00B97356" w:rsidP="00F36554">
            <w:r w:rsidRPr="00EB338D">
              <w:t>OPRT_DATE</w:t>
            </w:r>
            <w:r>
              <w:rPr>
                <w:rFonts w:hint="eastAsia"/>
              </w:rPr>
              <w:t>=</w:t>
            </w:r>
            <w:r>
              <w:rPr>
                <w:rFonts w:hint="eastAsia"/>
              </w:rPr>
              <w:t>当前时间</w:t>
            </w:r>
          </w:p>
          <w:p w14:paraId="43A01F39" w14:textId="77777777" w:rsidR="00B97356" w:rsidRDefault="00B97356" w:rsidP="00F36554">
            <w:r w:rsidRPr="00C90A30">
              <w:t>OPRT_ACTION</w:t>
            </w:r>
            <w:r>
              <w:rPr>
                <w:rFonts w:hint="eastAsia"/>
              </w:rPr>
              <w:t xml:space="preserve">= </w:t>
            </w:r>
            <w:r w:rsidRPr="008E1F63">
              <w:rPr>
                <w:rFonts w:hint="eastAsia"/>
              </w:rPr>
              <w:t xml:space="preserve">I: </w:t>
            </w:r>
            <w:r w:rsidRPr="008E1F63">
              <w:rPr>
                <w:rFonts w:hint="eastAsia"/>
              </w:rPr>
              <w:t>删除草稿</w:t>
            </w:r>
          </w:p>
          <w:p w14:paraId="70DAA213" w14:textId="77777777" w:rsidR="00B97356" w:rsidRDefault="00B97356" w:rsidP="00F36554">
            <w:r w:rsidRPr="00635BBA">
              <w:t>OPRT_REMARK</w:t>
            </w:r>
            <w:r>
              <w:rPr>
                <w:rFonts w:hint="eastAsia"/>
              </w:rPr>
              <w:t>=NULL</w:t>
            </w:r>
          </w:p>
          <w:p w14:paraId="0E88A0FA" w14:textId="77777777" w:rsidR="00B97356" w:rsidRDefault="00B97356" w:rsidP="00F36554">
            <w:r w:rsidRPr="00F2594D">
              <w:t>OPRT_ROLE</w:t>
            </w:r>
            <w:r>
              <w:rPr>
                <w:rFonts w:hint="eastAsia"/>
              </w:rPr>
              <w:t>=S</w:t>
            </w:r>
          </w:p>
          <w:p w14:paraId="2A9443DB" w14:textId="77777777" w:rsidR="00B97356" w:rsidRDefault="00B97356" w:rsidP="00F36554">
            <w:r w:rsidRPr="00975E66">
              <w:t>STATUS</w:t>
            </w:r>
            <w:r>
              <w:rPr>
                <w:rFonts w:hint="eastAsia"/>
              </w:rPr>
              <w:t>=</w:t>
            </w:r>
            <w:r w:rsidRPr="00735398">
              <w:rPr>
                <w:rFonts w:hint="eastAsia"/>
              </w:rPr>
              <w:t xml:space="preserve"> 10 </w:t>
            </w:r>
            <w:r w:rsidRPr="00735398">
              <w:rPr>
                <w:rFonts w:hint="eastAsia"/>
              </w:rPr>
              <w:t>有效</w:t>
            </w:r>
          </w:p>
          <w:p w14:paraId="14FBE268" w14:textId="77777777" w:rsidR="00B97356" w:rsidRPr="00171D9E" w:rsidRDefault="00B97356" w:rsidP="00F36554">
            <w:r>
              <w:rPr>
                <w:rFonts w:hint="eastAsia"/>
              </w:rPr>
              <w:t>时间戳</w:t>
            </w:r>
          </w:p>
        </w:tc>
      </w:tr>
      <w:tr w:rsidR="00B97356" w14:paraId="74894E5E" w14:textId="77777777" w:rsidTr="00F36554">
        <w:tc>
          <w:tcPr>
            <w:tcW w:w="1384" w:type="dxa"/>
          </w:tcPr>
          <w:p w14:paraId="361F1DA6" w14:textId="77777777" w:rsidR="00B97356" w:rsidRDefault="00B97356" w:rsidP="00F36554">
            <w:r>
              <w:rPr>
                <w:rFonts w:hint="eastAsia"/>
              </w:rPr>
              <w:t>回收（已提交的订舱单）</w:t>
            </w:r>
          </w:p>
        </w:tc>
        <w:tc>
          <w:tcPr>
            <w:tcW w:w="2268" w:type="dxa"/>
          </w:tcPr>
          <w:p w14:paraId="62C13102" w14:textId="77777777" w:rsidR="00B97356" w:rsidRDefault="00B97356" w:rsidP="00F36554">
            <w:r>
              <w:rPr>
                <w:rFonts w:hint="eastAsia"/>
              </w:rPr>
              <w:t>远期订舱</w:t>
            </w:r>
            <w:r>
              <w:rPr>
                <w:rFonts w:hint="eastAsia"/>
              </w:rPr>
              <w:t>-</w:t>
            </w:r>
            <w:r>
              <w:rPr>
                <w:rFonts w:hint="eastAsia"/>
              </w:rPr>
              <w:t>》远期订舱管理</w:t>
            </w:r>
            <w:r>
              <w:rPr>
                <w:rFonts w:hint="eastAsia"/>
              </w:rPr>
              <w:t>-</w:t>
            </w:r>
            <w:r>
              <w:rPr>
                <w:rFonts w:hint="eastAsia"/>
              </w:rPr>
              <w:t>》选中记录</w:t>
            </w:r>
            <w:r>
              <w:rPr>
                <w:rFonts w:hint="eastAsia"/>
              </w:rPr>
              <w:t>-</w:t>
            </w:r>
            <w:r>
              <w:rPr>
                <w:rFonts w:hint="eastAsia"/>
              </w:rPr>
              <w:t>》回收</w:t>
            </w:r>
          </w:p>
        </w:tc>
        <w:tc>
          <w:tcPr>
            <w:tcW w:w="4536" w:type="dxa"/>
          </w:tcPr>
          <w:p w14:paraId="28821369" w14:textId="77777777" w:rsidR="00B97356" w:rsidRDefault="00B97356" w:rsidP="00F36554">
            <w:r>
              <w:rPr>
                <w:rFonts w:hint="eastAsia"/>
              </w:rPr>
              <w:t xml:space="preserve">* </w:t>
            </w:r>
            <w:r w:rsidRPr="003F7F61">
              <w:rPr>
                <w:rFonts w:hint="eastAsia"/>
              </w:rPr>
              <w:t>FUTURE_PRESALE_HEAD&lt;</w:t>
            </w:r>
            <w:r w:rsidRPr="003F7F61">
              <w:rPr>
                <w:rFonts w:hint="eastAsia"/>
              </w:rPr>
              <w:t>远期预售主表</w:t>
            </w:r>
            <w:r w:rsidRPr="003F7F61">
              <w:rPr>
                <w:rFonts w:hint="eastAsia"/>
              </w:rPr>
              <w:t>&gt;</w:t>
            </w:r>
            <w:r>
              <w:rPr>
                <w:rFonts w:hint="eastAsia"/>
              </w:rPr>
              <w:t>更新</w:t>
            </w:r>
          </w:p>
          <w:p w14:paraId="212F7C63" w14:textId="77777777" w:rsidR="00B97356" w:rsidRDefault="00B97356" w:rsidP="00F36554">
            <w:r>
              <w:rPr>
                <w:rFonts w:hint="eastAsia"/>
              </w:rPr>
              <w:t>STATUS=0</w:t>
            </w:r>
            <w:r>
              <w:rPr>
                <w:rFonts w:hint="eastAsia"/>
              </w:rPr>
              <w:t>草稿</w:t>
            </w:r>
          </w:p>
          <w:p w14:paraId="35C3A241" w14:textId="77777777" w:rsidR="00B97356" w:rsidRDefault="00B97356" w:rsidP="00F36554">
            <w:r>
              <w:rPr>
                <w:rFonts w:hint="eastAsia"/>
              </w:rPr>
              <w:t>时间戳</w:t>
            </w:r>
          </w:p>
          <w:p w14:paraId="2D346B9C" w14:textId="77777777" w:rsidR="00B97356" w:rsidRDefault="00B97356" w:rsidP="00F36554"/>
          <w:p w14:paraId="4F110AE6" w14:textId="77777777" w:rsidR="00B97356" w:rsidRDefault="00B97356" w:rsidP="00F36554">
            <w:r>
              <w:rPr>
                <w:rFonts w:hint="eastAsia"/>
              </w:rPr>
              <w:t xml:space="preserve">* </w:t>
            </w:r>
            <w:r w:rsidRPr="00A56D17">
              <w:rPr>
                <w:rFonts w:hint="eastAsia"/>
              </w:rPr>
              <w:t>FUTURE_PRESALE_LOG&lt;</w:t>
            </w:r>
            <w:r w:rsidRPr="00A56D17">
              <w:rPr>
                <w:rFonts w:hint="eastAsia"/>
              </w:rPr>
              <w:t>远期预售订舱申请操作日志</w:t>
            </w:r>
            <w:r w:rsidRPr="00A56D17">
              <w:rPr>
                <w:rFonts w:hint="eastAsia"/>
              </w:rPr>
              <w:t>&gt;</w:t>
            </w:r>
            <w:r>
              <w:rPr>
                <w:rFonts w:hint="eastAsia"/>
              </w:rPr>
              <w:t>新增一条记录</w:t>
            </w:r>
          </w:p>
          <w:p w14:paraId="5BDC017B" w14:textId="77777777" w:rsidR="00B97356" w:rsidRDefault="00B97356" w:rsidP="00F36554">
            <w:r w:rsidRPr="00615F81">
              <w:t>FUTURE_PRESALE_LOG_SEQ</w:t>
            </w:r>
            <w:r>
              <w:rPr>
                <w:rFonts w:hint="eastAsia"/>
              </w:rPr>
              <w:t>=</w:t>
            </w:r>
            <w:r>
              <w:rPr>
                <w:rFonts w:hint="eastAsia"/>
              </w:rPr>
              <w:t>数据库生成</w:t>
            </w:r>
          </w:p>
          <w:p w14:paraId="2231A30D" w14:textId="77777777" w:rsidR="00B97356" w:rsidRDefault="00B97356" w:rsidP="00F36554">
            <w:r w:rsidRPr="00797A5B">
              <w:t>FUTURE_PRESALE_HEAD_SEQ</w:t>
            </w:r>
            <w:r>
              <w:rPr>
                <w:rFonts w:hint="eastAsia"/>
              </w:rPr>
              <w:t>=</w:t>
            </w:r>
            <w:r>
              <w:rPr>
                <w:rFonts w:hint="eastAsia"/>
              </w:rPr>
              <w:t>预售主表</w:t>
            </w:r>
            <w:r>
              <w:rPr>
                <w:rFonts w:hint="eastAsia"/>
              </w:rPr>
              <w:t>SEQ</w:t>
            </w:r>
          </w:p>
          <w:p w14:paraId="6548FB9E" w14:textId="77777777" w:rsidR="00B97356" w:rsidRDefault="00B97356" w:rsidP="00F36554">
            <w:r w:rsidRPr="00CA4EED">
              <w:t>OPRT_USER</w:t>
            </w:r>
            <w:r>
              <w:rPr>
                <w:rFonts w:hint="eastAsia"/>
              </w:rPr>
              <w:t>=</w:t>
            </w:r>
            <w:r>
              <w:rPr>
                <w:rFonts w:hint="eastAsia"/>
              </w:rPr>
              <w:t>当前用户</w:t>
            </w:r>
          </w:p>
          <w:p w14:paraId="3BE9CAB2" w14:textId="77777777" w:rsidR="00B97356" w:rsidRDefault="00B97356" w:rsidP="00F36554">
            <w:r w:rsidRPr="00EB338D">
              <w:t>OPRT_DATE</w:t>
            </w:r>
            <w:r>
              <w:rPr>
                <w:rFonts w:hint="eastAsia"/>
              </w:rPr>
              <w:t>=</w:t>
            </w:r>
            <w:r>
              <w:rPr>
                <w:rFonts w:hint="eastAsia"/>
              </w:rPr>
              <w:t>当前时间</w:t>
            </w:r>
          </w:p>
          <w:p w14:paraId="1311D087" w14:textId="77777777" w:rsidR="00B97356" w:rsidRDefault="00B97356" w:rsidP="00F36554">
            <w:r w:rsidRPr="00C90A30">
              <w:t>OPRT_ACTION</w:t>
            </w:r>
            <w:r>
              <w:rPr>
                <w:rFonts w:hint="eastAsia"/>
              </w:rPr>
              <w:t xml:space="preserve">= </w:t>
            </w:r>
            <w:r w:rsidRPr="006B7F3D">
              <w:rPr>
                <w:rFonts w:hint="eastAsia"/>
              </w:rPr>
              <w:t>C:</w:t>
            </w:r>
            <w:r w:rsidRPr="006B7F3D">
              <w:rPr>
                <w:rFonts w:hint="eastAsia"/>
              </w:rPr>
              <w:t>撤回提交的申请</w:t>
            </w:r>
          </w:p>
          <w:p w14:paraId="2D7997EC" w14:textId="77777777" w:rsidR="00B97356" w:rsidRDefault="00B97356" w:rsidP="00F36554">
            <w:r w:rsidRPr="00635BBA">
              <w:t>OPRT_REMARK</w:t>
            </w:r>
            <w:r>
              <w:rPr>
                <w:rFonts w:hint="eastAsia"/>
              </w:rPr>
              <w:t>=NULL</w:t>
            </w:r>
          </w:p>
          <w:p w14:paraId="2CC5FA26" w14:textId="77777777" w:rsidR="00B97356" w:rsidRDefault="00B97356" w:rsidP="00F36554">
            <w:r w:rsidRPr="00F2594D">
              <w:t>OPRT_ROLE</w:t>
            </w:r>
            <w:r>
              <w:rPr>
                <w:rFonts w:hint="eastAsia"/>
              </w:rPr>
              <w:t>=S</w:t>
            </w:r>
          </w:p>
          <w:p w14:paraId="421A4D3C" w14:textId="77777777" w:rsidR="00B97356" w:rsidRDefault="00B97356" w:rsidP="00F36554">
            <w:r w:rsidRPr="00975E66">
              <w:t>STATUS</w:t>
            </w:r>
            <w:r>
              <w:rPr>
                <w:rFonts w:hint="eastAsia"/>
              </w:rPr>
              <w:t>=</w:t>
            </w:r>
            <w:r w:rsidRPr="00735398">
              <w:rPr>
                <w:rFonts w:hint="eastAsia"/>
              </w:rPr>
              <w:t xml:space="preserve"> 10 </w:t>
            </w:r>
            <w:r w:rsidRPr="00735398">
              <w:rPr>
                <w:rFonts w:hint="eastAsia"/>
              </w:rPr>
              <w:t>有效</w:t>
            </w:r>
          </w:p>
          <w:p w14:paraId="0611D0F1" w14:textId="77777777" w:rsidR="00B97356" w:rsidRPr="00E81F41" w:rsidRDefault="00B97356" w:rsidP="00F36554">
            <w:r>
              <w:rPr>
                <w:rFonts w:hint="eastAsia"/>
              </w:rPr>
              <w:t>时间戳</w:t>
            </w:r>
          </w:p>
        </w:tc>
      </w:tr>
      <w:tr w:rsidR="00B97356" w14:paraId="3744FC82" w14:textId="77777777" w:rsidTr="00F36554">
        <w:tc>
          <w:tcPr>
            <w:tcW w:w="1384" w:type="dxa"/>
          </w:tcPr>
          <w:p w14:paraId="52905B6B" w14:textId="77777777" w:rsidR="00B97356" w:rsidRDefault="00B97356" w:rsidP="00F36554">
            <w:r>
              <w:rPr>
                <w:rFonts w:hint="eastAsia"/>
              </w:rPr>
              <w:t>撤销（已审批通过的订舱单）</w:t>
            </w:r>
          </w:p>
        </w:tc>
        <w:tc>
          <w:tcPr>
            <w:tcW w:w="2268" w:type="dxa"/>
          </w:tcPr>
          <w:p w14:paraId="070FE7AC" w14:textId="77777777" w:rsidR="00B97356" w:rsidRDefault="00B97356" w:rsidP="00F36554">
            <w:r>
              <w:rPr>
                <w:rFonts w:hint="eastAsia"/>
              </w:rPr>
              <w:t>远期订舱</w:t>
            </w:r>
            <w:r>
              <w:rPr>
                <w:rFonts w:hint="eastAsia"/>
              </w:rPr>
              <w:t>-</w:t>
            </w:r>
            <w:r>
              <w:rPr>
                <w:rFonts w:hint="eastAsia"/>
              </w:rPr>
              <w:t>》远期订舱管理</w:t>
            </w:r>
            <w:r>
              <w:rPr>
                <w:rFonts w:hint="eastAsia"/>
              </w:rPr>
              <w:t>-</w:t>
            </w:r>
            <w:r>
              <w:rPr>
                <w:rFonts w:hint="eastAsia"/>
              </w:rPr>
              <w:t>》选中记录</w:t>
            </w:r>
            <w:r>
              <w:rPr>
                <w:rFonts w:hint="eastAsia"/>
              </w:rPr>
              <w:t>-</w:t>
            </w:r>
            <w:r>
              <w:rPr>
                <w:rFonts w:hint="eastAsia"/>
              </w:rPr>
              <w:t>》撤销</w:t>
            </w:r>
          </w:p>
        </w:tc>
        <w:tc>
          <w:tcPr>
            <w:tcW w:w="4536" w:type="dxa"/>
          </w:tcPr>
          <w:p w14:paraId="0837761F" w14:textId="77777777" w:rsidR="00B97356" w:rsidRDefault="00B97356" w:rsidP="00F36554">
            <w:r>
              <w:rPr>
                <w:rFonts w:hint="eastAsia"/>
              </w:rPr>
              <w:t xml:space="preserve">* </w:t>
            </w:r>
            <w:r w:rsidRPr="003F7F61">
              <w:rPr>
                <w:rFonts w:hint="eastAsia"/>
              </w:rPr>
              <w:t>FUTURE_PRESALE_HEAD&lt;</w:t>
            </w:r>
            <w:r w:rsidRPr="003F7F61">
              <w:rPr>
                <w:rFonts w:hint="eastAsia"/>
              </w:rPr>
              <w:t>远期预售主表</w:t>
            </w:r>
            <w:r w:rsidRPr="003F7F61">
              <w:rPr>
                <w:rFonts w:hint="eastAsia"/>
              </w:rPr>
              <w:t>&gt;</w:t>
            </w:r>
            <w:r>
              <w:rPr>
                <w:rFonts w:hint="eastAsia"/>
              </w:rPr>
              <w:t>更新</w:t>
            </w:r>
          </w:p>
          <w:p w14:paraId="52BB456C" w14:textId="77777777" w:rsidR="00B97356" w:rsidRDefault="00B97356" w:rsidP="00F36554">
            <w:r>
              <w:rPr>
                <w:rFonts w:hint="eastAsia"/>
              </w:rPr>
              <w:t>STATUS=-10</w:t>
            </w:r>
            <w:r>
              <w:rPr>
                <w:rFonts w:hint="eastAsia"/>
              </w:rPr>
              <w:t>已撤单</w:t>
            </w:r>
          </w:p>
          <w:p w14:paraId="756328FB" w14:textId="77777777" w:rsidR="00B97356" w:rsidRDefault="00B97356" w:rsidP="00F36554">
            <w:r>
              <w:rPr>
                <w:rFonts w:hint="eastAsia"/>
              </w:rPr>
              <w:t>时间戳</w:t>
            </w:r>
          </w:p>
          <w:p w14:paraId="782822D6" w14:textId="77777777" w:rsidR="00B97356" w:rsidRDefault="00B97356" w:rsidP="00F36554"/>
          <w:p w14:paraId="36CD5D1C" w14:textId="77777777" w:rsidR="00B97356" w:rsidRDefault="00B97356" w:rsidP="00F36554">
            <w:r>
              <w:rPr>
                <w:rFonts w:hint="eastAsia"/>
              </w:rPr>
              <w:t xml:space="preserve">* </w:t>
            </w:r>
            <w:r w:rsidRPr="00A56D17">
              <w:rPr>
                <w:rFonts w:hint="eastAsia"/>
              </w:rPr>
              <w:t>FUTURE_PRESALE_LOG&lt;</w:t>
            </w:r>
            <w:r w:rsidRPr="00A56D17">
              <w:rPr>
                <w:rFonts w:hint="eastAsia"/>
              </w:rPr>
              <w:t>远期预售订舱申请操作日志</w:t>
            </w:r>
            <w:r w:rsidRPr="00A56D17">
              <w:rPr>
                <w:rFonts w:hint="eastAsia"/>
              </w:rPr>
              <w:t>&gt;</w:t>
            </w:r>
            <w:r>
              <w:rPr>
                <w:rFonts w:hint="eastAsia"/>
              </w:rPr>
              <w:t>新增一条记录</w:t>
            </w:r>
          </w:p>
          <w:p w14:paraId="7F79CE44" w14:textId="77777777" w:rsidR="00B97356" w:rsidRDefault="00B97356" w:rsidP="00F36554">
            <w:r w:rsidRPr="00615F81">
              <w:lastRenderedPageBreak/>
              <w:t>FUTURE_PRESALE_LOG_SEQ</w:t>
            </w:r>
            <w:r>
              <w:rPr>
                <w:rFonts w:hint="eastAsia"/>
              </w:rPr>
              <w:t>=</w:t>
            </w:r>
            <w:r>
              <w:rPr>
                <w:rFonts w:hint="eastAsia"/>
              </w:rPr>
              <w:t>数据库生成</w:t>
            </w:r>
          </w:p>
          <w:p w14:paraId="7EEAF166" w14:textId="77777777" w:rsidR="00B97356" w:rsidRDefault="00B97356" w:rsidP="00F36554">
            <w:r w:rsidRPr="00797A5B">
              <w:t>FUTURE_PRESALE_HEAD_SEQ</w:t>
            </w:r>
            <w:r>
              <w:rPr>
                <w:rFonts w:hint="eastAsia"/>
              </w:rPr>
              <w:t>=</w:t>
            </w:r>
            <w:r>
              <w:rPr>
                <w:rFonts w:hint="eastAsia"/>
              </w:rPr>
              <w:t>预售主表</w:t>
            </w:r>
            <w:r>
              <w:rPr>
                <w:rFonts w:hint="eastAsia"/>
              </w:rPr>
              <w:t>SEQ</w:t>
            </w:r>
          </w:p>
          <w:p w14:paraId="163BC913" w14:textId="77777777" w:rsidR="00B97356" w:rsidRDefault="00B97356" w:rsidP="00F36554">
            <w:r w:rsidRPr="00CA4EED">
              <w:t>OPRT_USER</w:t>
            </w:r>
            <w:r>
              <w:rPr>
                <w:rFonts w:hint="eastAsia"/>
              </w:rPr>
              <w:t>=</w:t>
            </w:r>
            <w:r>
              <w:rPr>
                <w:rFonts w:hint="eastAsia"/>
              </w:rPr>
              <w:t>当前用户</w:t>
            </w:r>
          </w:p>
          <w:p w14:paraId="0E9D8A7D" w14:textId="77777777" w:rsidR="00B97356" w:rsidRDefault="00B97356" w:rsidP="00F36554">
            <w:r w:rsidRPr="00EB338D">
              <w:t>OPRT_DATE</w:t>
            </w:r>
            <w:r>
              <w:rPr>
                <w:rFonts w:hint="eastAsia"/>
              </w:rPr>
              <w:t>=</w:t>
            </w:r>
            <w:r>
              <w:rPr>
                <w:rFonts w:hint="eastAsia"/>
              </w:rPr>
              <w:t>当前时间</w:t>
            </w:r>
          </w:p>
          <w:p w14:paraId="4CD693CF" w14:textId="77777777" w:rsidR="00B97356" w:rsidRDefault="00B97356" w:rsidP="00F36554">
            <w:r w:rsidRPr="00C90A30">
              <w:t>OPRT_ACTION</w:t>
            </w:r>
            <w:r>
              <w:rPr>
                <w:rFonts w:hint="eastAsia"/>
              </w:rPr>
              <w:t xml:space="preserve">= </w:t>
            </w:r>
            <w:r w:rsidRPr="0031336C">
              <w:rPr>
                <w:rFonts w:hint="eastAsia"/>
              </w:rPr>
              <w:t>CA:</w:t>
            </w:r>
            <w:r w:rsidRPr="0031336C">
              <w:rPr>
                <w:rFonts w:hint="eastAsia"/>
              </w:rPr>
              <w:t>撤销已审批通过</w:t>
            </w:r>
          </w:p>
          <w:p w14:paraId="5EF14117" w14:textId="77777777" w:rsidR="00B97356" w:rsidRDefault="00B97356" w:rsidP="00F36554">
            <w:r w:rsidRPr="00635BBA">
              <w:t>OPRT_REMARK</w:t>
            </w:r>
            <w:r>
              <w:rPr>
                <w:rFonts w:hint="eastAsia"/>
              </w:rPr>
              <w:t>=NULL</w:t>
            </w:r>
          </w:p>
          <w:p w14:paraId="685B07D7" w14:textId="77777777" w:rsidR="00B97356" w:rsidRDefault="00B97356" w:rsidP="00F36554">
            <w:r w:rsidRPr="00F2594D">
              <w:t>OPRT_ROLE</w:t>
            </w:r>
            <w:r>
              <w:rPr>
                <w:rFonts w:hint="eastAsia"/>
              </w:rPr>
              <w:t>=S</w:t>
            </w:r>
          </w:p>
          <w:p w14:paraId="07489FF2" w14:textId="77777777" w:rsidR="00B97356" w:rsidRDefault="00B97356" w:rsidP="00F36554">
            <w:r w:rsidRPr="00975E66">
              <w:t>STATUS</w:t>
            </w:r>
            <w:r>
              <w:rPr>
                <w:rFonts w:hint="eastAsia"/>
              </w:rPr>
              <w:t>=</w:t>
            </w:r>
            <w:r w:rsidRPr="00735398">
              <w:rPr>
                <w:rFonts w:hint="eastAsia"/>
              </w:rPr>
              <w:t xml:space="preserve"> 10 </w:t>
            </w:r>
            <w:r w:rsidRPr="00735398">
              <w:rPr>
                <w:rFonts w:hint="eastAsia"/>
              </w:rPr>
              <w:t>有效</w:t>
            </w:r>
          </w:p>
          <w:p w14:paraId="082CBC6B" w14:textId="77777777" w:rsidR="00B97356" w:rsidRPr="00E81F41" w:rsidRDefault="00B97356" w:rsidP="00F36554">
            <w:r>
              <w:rPr>
                <w:rFonts w:hint="eastAsia"/>
              </w:rPr>
              <w:t>时间戳</w:t>
            </w:r>
          </w:p>
        </w:tc>
      </w:tr>
      <w:tr w:rsidR="00B97356" w14:paraId="4A4DEA74" w14:textId="77777777" w:rsidTr="00F36554">
        <w:tc>
          <w:tcPr>
            <w:tcW w:w="1384" w:type="dxa"/>
          </w:tcPr>
          <w:p w14:paraId="6C97E46F" w14:textId="77777777" w:rsidR="00B97356" w:rsidRDefault="00B97356" w:rsidP="00F36554">
            <w:r>
              <w:rPr>
                <w:rFonts w:hint="eastAsia"/>
              </w:rPr>
              <w:lastRenderedPageBreak/>
              <w:t>交割</w:t>
            </w:r>
            <w:r>
              <w:rPr>
                <w:rFonts w:hint="eastAsia"/>
              </w:rPr>
              <w:t>&gt;&gt;</w:t>
            </w:r>
            <w:r>
              <w:rPr>
                <w:rFonts w:hint="eastAsia"/>
              </w:rPr>
              <w:t>保存</w:t>
            </w:r>
          </w:p>
        </w:tc>
        <w:tc>
          <w:tcPr>
            <w:tcW w:w="2268" w:type="dxa"/>
          </w:tcPr>
          <w:p w14:paraId="1A237508" w14:textId="77777777" w:rsidR="00B97356" w:rsidRDefault="00B97356" w:rsidP="00F36554">
            <w:r>
              <w:rPr>
                <w:rFonts w:hint="eastAsia"/>
              </w:rPr>
              <w:t>订舱人</w:t>
            </w:r>
            <w:r>
              <w:rPr>
                <w:rFonts w:hint="eastAsia"/>
              </w:rPr>
              <w:t>&gt;&gt;</w:t>
            </w:r>
            <w:r>
              <w:rPr>
                <w:rFonts w:hint="eastAsia"/>
              </w:rPr>
              <w:t>远期订舱</w:t>
            </w:r>
            <w:r>
              <w:rPr>
                <w:rFonts w:hint="eastAsia"/>
              </w:rPr>
              <w:t>&gt;&gt;</w:t>
            </w:r>
            <w:r>
              <w:rPr>
                <w:rFonts w:hint="eastAsia"/>
              </w:rPr>
              <w:t>远期订舱管理</w:t>
            </w:r>
            <w:r>
              <w:rPr>
                <w:rFonts w:hint="eastAsia"/>
              </w:rPr>
              <w:t>&gt;&gt;</w:t>
            </w:r>
            <w:r>
              <w:rPr>
                <w:rFonts w:hint="eastAsia"/>
              </w:rPr>
              <w:t>列表</w:t>
            </w:r>
            <w:r>
              <w:rPr>
                <w:rFonts w:hint="eastAsia"/>
              </w:rPr>
              <w:t>&gt;&gt;</w:t>
            </w:r>
            <w:r>
              <w:rPr>
                <w:rFonts w:hint="eastAsia"/>
              </w:rPr>
              <w:t>交割</w:t>
            </w:r>
          </w:p>
          <w:p w14:paraId="5D4D6D60" w14:textId="77777777" w:rsidR="00B97356" w:rsidRPr="005E10FA" w:rsidRDefault="00B97356" w:rsidP="00F36554">
            <w:pPr>
              <w:rPr>
                <w:highlight w:val="lightGray"/>
              </w:rPr>
            </w:pPr>
            <w:r w:rsidRPr="005E10FA">
              <w:rPr>
                <w:rFonts w:hint="eastAsia"/>
                <w:highlight w:val="lightGray"/>
              </w:rPr>
              <w:t>（注意：交割箱数量，保存到</w:t>
            </w:r>
          </w:p>
          <w:p w14:paraId="7E69E1ED" w14:textId="77777777" w:rsidR="00B97356" w:rsidRDefault="00B97356" w:rsidP="00F36554">
            <w:r w:rsidRPr="005E10FA">
              <w:rPr>
                <w:rFonts w:hint="eastAsia"/>
                <w:highlight w:val="lightGray"/>
              </w:rPr>
              <w:t>“</w:t>
            </w:r>
            <w:r w:rsidRPr="005E10FA">
              <w:rPr>
                <w:rFonts w:hint="eastAsia"/>
                <w:highlight w:val="lightGray"/>
              </w:rPr>
              <w:t>BUSINESS_ORDER_DETAIL</w:t>
            </w:r>
            <w:r w:rsidRPr="005E10FA">
              <w:rPr>
                <w:rFonts w:hint="eastAsia"/>
                <w:highlight w:val="lightGray"/>
              </w:rPr>
              <w:t>”是按一个箱一条记录）</w:t>
            </w:r>
          </w:p>
          <w:p w14:paraId="3F0D2A13" w14:textId="77777777" w:rsidR="00B97356" w:rsidRDefault="00B97356" w:rsidP="00F36554"/>
          <w:p w14:paraId="7713E0CF" w14:textId="77777777" w:rsidR="00B97356" w:rsidRDefault="00B97356" w:rsidP="00F36554"/>
        </w:tc>
        <w:tc>
          <w:tcPr>
            <w:tcW w:w="4536" w:type="dxa"/>
          </w:tcPr>
          <w:p w14:paraId="50A45118" w14:textId="77777777" w:rsidR="00B97356" w:rsidRDefault="00B97356" w:rsidP="00F36554">
            <w:r>
              <w:rPr>
                <w:rFonts w:hint="eastAsia"/>
              </w:rPr>
              <w:t xml:space="preserve">* </w:t>
            </w:r>
            <w:r w:rsidRPr="00C83BA3">
              <w:rPr>
                <w:rFonts w:hint="eastAsia"/>
              </w:rPr>
              <w:t>BUSINESS_ORDER&lt;</w:t>
            </w:r>
            <w:r w:rsidRPr="00C83BA3">
              <w:rPr>
                <w:rFonts w:hint="eastAsia"/>
              </w:rPr>
              <w:t>订单表</w:t>
            </w:r>
            <w:r w:rsidRPr="00C83BA3">
              <w:rPr>
                <w:rFonts w:hint="eastAsia"/>
              </w:rPr>
              <w:t>&gt;</w:t>
            </w:r>
            <w:r>
              <w:rPr>
                <w:rFonts w:hint="eastAsia"/>
              </w:rPr>
              <w:t>新增一条记录</w:t>
            </w:r>
          </w:p>
          <w:p w14:paraId="4AC7F523" w14:textId="77777777" w:rsidR="00B97356" w:rsidRPr="00E1350E" w:rsidRDefault="00B97356" w:rsidP="00F36554">
            <w:r>
              <w:rPr>
                <w:rFonts w:hint="eastAsia"/>
              </w:rPr>
              <w:t>自于“</w:t>
            </w:r>
            <w:r w:rsidRPr="004B2667">
              <w:rPr>
                <w:rFonts w:hint="eastAsia"/>
              </w:rPr>
              <w:t>FUTURE_PRESALE_HEAD&lt;</w:t>
            </w:r>
            <w:r w:rsidRPr="004B2667">
              <w:rPr>
                <w:rFonts w:hint="eastAsia"/>
              </w:rPr>
              <w:t>远期预售主表</w:t>
            </w:r>
            <w:r w:rsidRPr="004B2667">
              <w:rPr>
                <w:rFonts w:hint="eastAsia"/>
              </w:rPr>
              <w:t>&gt;</w:t>
            </w:r>
            <w:r>
              <w:rPr>
                <w:rFonts w:hint="eastAsia"/>
              </w:rPr>
              <w:t>”一样字段，标示为</w:t>
            </w:r>
            <w:r>
              <w:rPr>
                <w:rFonts w:hint="eastAsia"/>
              </w:rPr>
              <w:t>Presale</w:t>
            </w:r>
          </w:p>
          <w:p w14:paraId="74141D5F" w14:textId="77777777" w:rsidR="00B97356" w:rsidRDefault="00B97356" w:rsidP="00F36554"/>
          <w:p w14:paraId="42B7C7AA" w14:textId="77777777" w:rsidR="00B97356" w:rsidRDefault="00B97356" w:rsidP="00F36554">
            <w:r w:rsidRPr="00E1350E">
              <w:rPr>
                <w:rFonts w:hint="eastAsia"/>
              </w:rPr>
              <w:t>FAK_BOOKING_PRICE_NO&lt;FAK</w:t>
            </w:r>
            <w:r w:rsidRPr="00E1350E">
              <w:rPr>
                <w:rFonts w:hint="eastAsia"/>
              </w:rPr>
              <w:t>运价编号关联</w:t>
            </w:r>
            <w:r w:rsidRPr="00E1350E">
              <w:rPr>
                <w:rFonts w:hint="eastAsia"/>
              </w:rPr>
              <w:t xml:space="preserve">&gt; = </w:t>
            </w:r>
            <w:r>
              <w:rPr>
                <w:rFonts w:hint="eastAsia"/>
              </w:rPr>
              <w:t>选中船期返回的</w:t>
            </w:r>
            <w:r>
              <w:rPr>
                <w:rFonts w:hint="eastAsia"/>
              </w:rPr>
              <w:t>FAK_PRICE_NO</w:t>
            </w:r>
          </w:p>
          <w:p w14:paraId="1F738BDE" w14:textId="77777777" w:rsidR="00B97356" w:rsidRDefault="00B97356" w:rsidP="00F36554">
            <w:r>
              <w:rPr>
                <w:rFonts w:hint="eastAsia"/>
              </w:rPr>
              <w:t>CUSTOMER_SEQ&lt;</w:t>
            </w:r>
            <w:r>
              <w:rPr>
                <w:rFonts w:hint="eastAsia"/>
              </w:rPr>
              <w:t>订舱公司</w:t>
            </w:r>
            <w:r>
              <w:rPr>
                <w:rFonts w:hint="eastAsia"/>
              </w:rPr>
              <w:t>&gt;=Presale</w:t>
            </w:r>
          </w:p>
          <w:p w14:paraId="2EC98596" w14:textId="77777777" w:rsidR="00B97356" w:rsidRDefault="00B97356" w:rsidP="00F36554">
            <w:r>
              <w:rPr>
                <w:rFonts w:hint="eastAsia"/>
              </w:rPr>
              <w:t>CUSTOMER_NAME&lt;</w:t>
            </w:r>
            <w:r>
              <w:rPr>
                <w:rFonts w:hint="eastAsia"/>
              </w:rPr>
              <w:t>订舱公司名称</w:t>
            </w:r>
            <w:r>
              <w:rPr>
                <w:rFonts w:hint="eastAsia"/>
              </w:rPr>
              <w:t>&gt;=Presale</w:t>
            </w:r>
          </w:p>
          <w:p w14:paraId="04169F57" w14:textId="77777777" w:rsidR="00B97356" w:rsidRDefault="00B97356" w:rsidP="00F36554">
            <w:r>
              <w:rPr>
                <w:rFonts w:hint="eastAsia"/>
              </w:rPr>
              <w:t>CUSTOMER_NAME_PY&lt;</w:t>
            </w:r>
            <w:r>
              <w:rPr>
                <w:rFonts w:hint="eastAsia"/>
              </w:rPr>
              <w:t>订舱公司简称</w:t>
            </w:r>
            <w:r>
              <w:rPr>
                <w:rFonts w:hint="eastAsia"/>
              </w:rPr>
              <w:t>&gt;=Presale</w:t>
            </w:r>
          </w:p>
          <w:p w14:paraId="72EB89E5" w14:textId="77777777" w:rsidR="00B97356" w:rsidRDefault="00B97356" w:rsidP="00F36554">
            <w:r>
              <w:rPr>
                <w:rFonts w:hint="eastAsia"/>
              </w:rPr>
              <w:t>CUSTOMER_NAME_EN&lt;</w:t>
            </w:r>
            <w:r>
              <w:rPr>
                <w:rFonts w:hint="eastAsia"/>
              </w:rPr>
              <w:t>订舱公司英文名称</w:t>
            </w:r>
            <w:r>
              <w:rPr>
                <w:rFonts w:hint="eastAsia"/>
              </w:rPr>
              <w:t>&gt;=Presale</w:t>
            </w:r>
          </w:p>
          <w:p w14:paraId="5116065C" w14:textId="77777777" w:rsidR="00B97356" w:rsidRDefault="00B97356" w:rsidP="00F36554">
            <w:r w:rsidRPr="008C7838">
              <w:rPr>
                <w:rFonts w:hint="eastAsia"/>
              </w:rPr>
              <w:t>OPRT_COMP_SEQ&lt;</w:t>
            </w:r>
            <w:r w:rsidRPr="008C7838">
              <w:rPr>
                <w:rFonts w:hint="eastAsia"/>
              </w:rPr>
              <w:t>口岸公司</w:t>
            </w:r>
            <w:r w:rsidRPr="008C7838">
              <w:rPr>
                <w:rFonts w:hint="eastAsia"/>
              </w:rPr>
              <w:t>&gt;</w:t>
            </w:r>
            <w:r>
              <w:rPr>
                <w:rFonts w:hint="eastAsia"/>
              </w:rPr>
              <w:t xml:space="preserve">=Presale </w:t>
            </w:r>
          </w:p>
          <w:p w14:paraId="54FECE1D" w14:textId="77777777" w:rsidR="00B97356" w:rsidRDefault="00B97356" w:rsidP="00F36554">
            <w:r w:rsidRPr="008C7838">
              <w:rPr>
                <w:rFonts w:hint="eastAsia"/>
              </w:rPr>
              <w:t>OPRT_COMP_NAME&lt;</w:t>
            </w:r>
            <w:r w:rsidRPr="008C7838">
              <w:rPr>
                <w:rFonts w:hint="eastAsia"/>
              </w:rPr>
              <w:t>口岸公司名称</w:t>
            </w:r>
            <w:r w:rsidRPr="008C7838">
              <w:rPr>
                <w:rFonts w:hint="eastAsia"/>
              </w:rPr>
              <w:t>&gt;</w:t>
            </w:r>
            <w:r>
              <w:rPr>
                <w:rFonts w:hint="eastAsia"/>
              </w:rPr>
              <w:t>=Presale</w:t>
            </w:r>
            <w:r w:rsidRPr="003146FE">
              <w:rPr>
                <w:rFonts w:hint="eastAsia"/>
              </w:rPr>
              <w:t xml:space="preserve"> OPRT_COMP_NAME_EN&lt;</w:t>
            </w:r>
            <w:r w:rsidRPr="003146FE">
              <w:rPr>
                <w:rFonts w:hint="eastAsia"/>
              </w:rPr>
              <w:t>口岸公司英文名称</w:t>
            </w:r>
            <w:r w:rsidRPr="003146FE">
              <w:rPr>
                <w:rFonts w:hint="eastAsia"/>
              </w:rPr>
              <w:t>&gt;</w:t>
            </w:r>
            <w:r>
              <w:rPr>
                <w:rFonts w:hint="eastAsia"/>
              </w:rPr>
              <w:t>=Presale</w:t>
            </w:r>
            <w:r w:rsidRPr="001631F5">
              <w:rPr>
                <w:rFonts w:hint="eastAsia"/>
              </w:rPr>
              <w:t xml:space="preserve"> </w:t>
            </w:r>
          </w:p>
          <w:p w14:paraId="4E360E71" w14:textId="77777777" w:rsidR="00B97356" w:rsidRDefault="00B97356" w:rsidP="00F36554">
            <w:r>
              <w:rPr>
                <w:rFonts w:hint="eastAsia"/>
              </w:rPr>
              <w:t>ORDER_NO&lt;</w:t>
            </w:r>
            <w:r>
              <w:rPr>
                <w:rFonts w:hint="eastAsia"/>
              </w:rPr>
              <w:t>订单号码</w:t>
            </w:r>
            <w:r>
              <w:rPr>
                <w:rFonts w:hint="eastAsia"/>
              </w:rPr>
              <w:t>&gt;=</w:t>
            </w:r>
            <w:r>
              <w:rPr>
                <w:rFonts w:hint="eastAsia"/>
              </w:rPr>
              <w:t>自动生成，唯一，格式正确</w:t>
            </w:r>
          </w:p>
          <w:p w14:paraId="0AD4F213" w14:textId="77777777" w:rsidR="00B97356" w:rsidRDefault="00B97356" w:rsidP="00F36554">
            <w:r>
              <w:rPr>
                <w:rFonts w:hint="eastAsia"/>
              </w:rPr>
              <w:t>BOOKING_NO&lt;</w:t>
            </w:r>
            <w:r>
              <w:rPr>
                <w:rFonts w:hint="eastAsia"/>
              </w:rPr>
              <w:t>订舱编号</w:t>
            </w:r>
            <w:r>
              <w:rPr>
                <w:rFonts w:hint="eastAsia"/>
              </w:rPr>
              <w:t>&gt; =NULL</w:t>
            </w:r>
          </w:p>
          <w:p w14:paraId="26578165" w14:textId="77777777" w:rsidR="00B97356" w:rsidRDefault="00B97356" w:rsidP="00F36554">
            <w:r>
              <w:rPr>
                <w:rFonts w:hint="eastAsia"/>
              </w:rPr>
              <w:t>BUSINESS_TYPE&lt;</w:t>
            </w:r>
            <w:r>
              <w:rPr>
                <w:rFonts w:hint="eastAsia"/>
              </w:rPr>
              <w:t>订舱方式</w:t>
            </w:r>
            <w:r>
              <w:rPr>
                <w:rFonts w:hint="eastAsia"/>
              </w:rPr>
              <w:t>&gt;=</w:t>
            </w:r>
            <w:r>
              <w:t xml:space="preserve"> </w:t>
            </w:r>
            <w:r>
              <w:rPr>
                <w:rFonts w:hint="eastAsia"/>
              </w:rPr>
              <w:t>FPT</w:t>
            </w:r>
          </w:p>
          <w:p w14:paraId="060BC5E7" w14:textId="77777777" w:rsidR="00B97356" w:rsidRDefault="00B97356" w:rsidP="00F36554">
            <w:r>
              <w:rPr>
                <w:rFonts w:hint="eastAsia"/>
              </w:rPr>
              <w:t>STATUS&lt;</w:t>
            </w:r>
            <w:r>
              <w:rPr>
                <w:rFonts w:hint="eastAsia"/>
              </w:rPr>
              <w:t>状态</w:t>
            </w:r>
            <w:r>
              <w:rPr>
                <w:rFonts w:hint="eastAsia"/>
              </w:rPr>
              <w:t>&gt;= 0</w:t>
            </w:r>
            <w:r>
              <w:rPr>
                <w:rFonts w:hint="eastAsia"/>
              </w:rPr>
              <w:t>草稿</w:t>
            </w:r>
          </w:p>
          <w:p w14:paraId="0CB3E9F7" w14:textId="77777777" w:rsidR="00B97356" w:rsidRDefault="00B97356" w:rsidP="00F36554">
            <w:r>
              <w:rPr>
                <w:rFonts w:hint="eastAsia"/>
              </w:rPr>
              <w:t>COMP_SEND&lt;</w:t>
            </w:r>
            <w:r>
              <w:rPr>
                <w:rFonts w:hint="eastAsia"/>
              </w:rPr>
              <w:t>托运人</w:t>
            </w:r>
            <w:r>
              <w:rPr>
                <w:rFonts w:hint="eastAsia"/>
              </w:rPr>
              <w:t>&gt;=Presale</w:t>
            </w:r>
          </w:p>
          <w:p w14:paraId="6D23614D" w14:textId="77777777" w:rsidR="00B97356" w:rsidRDefault="00B97356" w:rsidP="00F36554">
            <w:r>
              <w:rPr>
                <w:rFonts w:hint="eastAsia"/>
              </w:rPr>
              <w:t>COMP_GET&lt;</w:t>
            </w:r>
            <w:r>
              <w:rPr>
                <w:rFonts w:hint="eastAsia"/>
              </w:rPr>
              <w:t>收货人</w:t>
            </w:r>
            <w:r>
              <w:rPr>
                <w:rFonts w:hint="eastAsia"/>
              </w:rPr>
              <w:t>&gt;=Presale</w:t>
            </w:r>
          </w:p>
          <w:p w14:paraId="0158A623" w14:textId="77777777" w:rsidR="00B97356" w:rsidRDefault="00B97356" w:rsidP="00F36554">
            <w:r>
              <w:rPr>
                <w:rFonts w:hint="eastAsia"/>
              </w:rPr>
              <w:t>COMP_TRANS&lt;</w:t>
            </w:r>
            <w:r>
              <w:rPr>
                <w:rFonts w:hint="eastAsia"/>
              </w:rPr>
              <w:t>转运人</w:t>
            </w:r>
            <w:r>
              <w:rPr>
                <w:rFonts w:hint="eastAsia"/>
              </w:rPr>
              <w:t>&gt;=Presale</w:t>
            </w:r>
          </w:p>
          <w:p w14:paraId="40EA3434" w14:textId="77777777" w:rsidR="00B97356" w:rsidRDefault="00B97356" w:rsidP="00F36554">
            <w:r>
              <w:rPr>
                <w:rFonts w:hint="eastAsia"/>
              </w:rPr>
              <w:t>CONTRACT_NO&lt;</w:t>
            </w:r>
            <w:r>
              <w:rPr>
                <w:rFonts w:hint="eastAsia"/>
              </w:rPr>
              <w:t>协议号</w:t>
            </w:r>
            <w:r>
              <w:rPr>
                <w:rFonts w:hint="eastAsia"/>
              </w:rPr>
              <w:t>&gt;= Presale.ORDER_NO</w:t>
            </w:r>
          </w:p>
          <w:p w14:paraId="73E17E2A" w14:textId="77777777" w:rsidR="00B97356" w:rsidRDefault="00B97356" w:rsidP="00F36554">
            <w:r>
              <w:rPr>
                <w:rFonts w:hint="eastAsia"/>
              </w:rPr>
              <w:t>PURCHASE_NO&lt;</w:t>
            </w:r>
            <w:r>
              <w:rPr>
                <w:rFonts w:hint="eastAsia"/>
              </w:rPr>
              <w:t>商业合同号</w:t>
            </w:r>
            <w:r>
              <w:rPr>
                <w:rFonts w:hint="eastAsia"/>
              </w:rPr>
              <w:t>&gt;=</w:t>
            </w:r>
            <w:r>
              <w:rPr>
                <w:rFonts w:hint="eastAsia"/>
              </w:rPr>
              <w:t>录入，可空</w:t>
            </w:r>
          </w:p>
          <w:p w14:paraId="2CB1FD4E" w14:textId="77777777" w:rsidR="00B97356" w:rsidRDefault="00B97356" w:rsidP="00F36554">
            <w:r>
              <w:rPr>
                <w:rFonts w:hint="eastAsia"/>
              </w:rPr>
              <w:t>INVOICE_NO&lt;</w:t>
            </w:r>
            <w:r>
              <w:rPr>
                <w:rFonts w:hint="eastAsia"/>
              </w:rPr>
              <w:t>商业发票号</w:t>
            </w:r>
            <w:r>
              <w:rPr>
                <w:rFonts w:hint="eastAsia"/>
              </w:rPr>
              <w:t>&gt;=</w:t>
            </w:r>
            <w:r>
              <w:rPr>
                <w:rFonts w:hint="eastAsia"/>
              </w:rPr>
              <w:t>录入，可空</w:t>
            </w:r>
          </w:p>
          <w:p w14:paraId="434F707A" w14:textId="77777777" w:rsidR="00B97356" w:rsidRDefault="00B97356" w:rsidP="00F36554">
            <w:r>
              <w:rPr>
                <w:rFonts w:hint="eastAsia"/>
              </w:rPr>
              <w:t>FORWARD_RF_NO&lt;</w:t>
            </w:r>
            <w:r>
              <w:rPr>
                <w:rFonts w:hint="eastAsia"/>
              </w:rPr>
              <w:t>货代参考号</w:t>
            </w:r>
            <w:r>
              <w:rPr>
                <w:rFonts w:hint="eastAsia"/>
              </w:rPr>
              <w:t>&gt;=</w:t>
            </w:r>
            <w:r>
              <w:rPr>
                <w:rFonts w:hint="eastAsia"/>
              </w:rPr>
              <w:t>录入，可空</w:t>
            </w:r>
          </w:p>
          <w:p w14:paraId="599ADBAD" w14:textId="77777777" w:rsidR="00B97356" w:rsidRDefault="00B97356" w:rsidP="00F36554">
            <w:r w:rsidRPr="001631F5">
              <w:rPr>
                <w:rFonts w:hint="eastAsia"/>
              </w:rPr>
              <w:t>OWNER_SEQ&lt;</w:t>
            </w:r>
            <w:r w:rsidRPr="001631F5">
              <w:rPr>
                <w:rFonts w:hint="eastAsia"/>
              </w:rPr>
              <w:t>船公司</w:t>
            </w:r>
            <w:r w:rsidRPr="001631F5">
              <w:rPr>
                <w:rFonts w:hint="eastAsia"/>
              </w:rPr>
              <w:t>&gt;</w:t>
            </w:r>
            <w:r>
              <w:rPr>
                <w:rFonts w:hint="eastAsia"/>
              </w:rPr>
              <w:t>=Presale</w:t>
            </w:r>
            <w:r w:rsidRPr="00E633C0">
              <w:t xml:space="preserve"> </w:t>
            </w:r>
          </w:p>
          <w:p w14:paraId="24EA5025" w14:textId="77777777" w:rsidR="00B97356" w:rsidRDefault="00B97356" w:rsidP="00F36554">
            <w:r w:rsidRPr="00E633C0">
              <w:t>OWNER_CODE</w:t>
            </w:r>
            <w:r>
              <w:rPr>
                <w:rFonts w:hint="eastAsia"/>
              </w:rPr>
              <w:t>=Presale</w:t>
            </w:r>
            <w:r w:rsidRPr="00E11972">
              <w:t xml:space="preserve"> </w:t>
            </w:r>
          </w:p>
          <w:p w14:paraId="4C115C2E" w14:textId="77777777" w:rsidR="00B97356" w:rsidRDefault="00B97356" w:rsidP="00F36554">
            <w:r w:rsidRPr="00E11972">
              <w:t>OWNER_NAME</w:t>
            </w:r>
            <w:r>
              <w:rPr>
                <w:rFonts w:hint="eastAsia"/>
              </w:rPr>
              <w:t>=Presale</w:t>
            </w:r>
          </w:p>
          <w:p w14:paraId="510A2827" w14:textId="77777777" w:rsidR="00B97356" w:rsidRDefault="00B97356" w:rsidP="00F36554">
            <w:r w:rsidRPr="00A1542D">
              <w:rPr>
                <w:rFonts w:hint="eastAsia"/>
              </w:rPr>
              <w:t>SHIP_CODE&lt;</w:t>
            </w:r>
            <w:r w:rsidRPr="00A1542D">
              <w:rPr>
                <w:rFonts w:hint="eastAsia"/>
              </w:rPr>
              <w:t>船舶代码</w:t>
            </w:r>
            <w:r w:rsidRPr="00A1542D">
              <w:rPr>
                <w:rFonts w:hint="eastAsia"/>
              </w:rPr>
              <w:t>&gt;</w:t>
            </w:r>
            <w:r>
              <w:rPr>
                <w:rFonts w:hint="eastAsia"/>
              </w:rPr>
              <w:t>=</w:t>
            </w:r>
            <w:r>
              <w:rPr>
                <w:rFonts w:hint="eastAsia"/>
              </w:rPr>
              <w:t>页面选中</w:t>
            </w:r>
            <w:r>
              <w:rPr>
                <w:rFonts w:hint="eastAsia"/>
              </w:rPr>
              <w:t>FAK</w:t>
            </w:r>
            <w:r>
              <w:rPr>
                <w:rFonts w:hint="eastAsia"/>
              </w:rPr>
              <w:t>对应的船期</w:t>
            </w:r>
          </w:p>
          <w:p w14:paraId="0DB33909" w14:textId="77777777" w:rsidR="00B97356" w:rsidRDefault="00B97356" w:rsidP="00F36554">
            <w:r w:rsidRPr="00E339CB">
              <w:rPr>
                <w:rFonts w:hint="eastAsia"/>
              </w:rPr>
              <w:t>SHIP_NAME_CN&lt;</w:t>
            </w:r>
            <w:r w:rsidRPr="00E339CB">
              <w:rPr>
                <w:rFonts w:hint="eastAsia"/>
              </w:rPr>
              <w:t>中文船名</w:t>
            </w:r>
            <w:r w:rsidRPr="00E339CB">
              <w:rPr>
                <w:rFonts w:hint="eastAsia"/>
              </w:rPr>
              <w:t>&gt;</w:t>
            </w:r>
            <w:r>
              <w:rPr>
                <w:rFonts w:hint="eastAsia"/>
              </w:rPr>
              <w:t>=</w:t>
            </w:r>
            <w:r>
              <w:rPr>
                <w:rFonts w:hint="eastAsia"/>
              </w:rPr>
              <w:t>页面选中</w:t>
            </w:r>
            <w:r>
              <w:rPr>
                <w:rFonts w:hint="eastAsia"/>
              </w:rPr>
              <w:t>FAK</w:t>
            </w:r>
            <w:r>
              <w:rPr>
                <w:rFonts w:hint="eastAsia"/>
              </w:rPr>
              <w:t>对应的船期</w:t>
            </w:r>
          </w:p>
          <w:p w14:paraId="2F9FD215" w14:textId="77777777" w:rsidR="00B97356" w:rsidRDefault="00B97356" w:rsidP="00F36554">
            <w:r w:rsidRPr="00317C0A">
              <w:rPr>
                <w:rFonts w:hint="eastAsia"/>
              </w:rPr>
              <w:t>SHIP_NAME_EN&lt;</w:t>
            </w:r>
            <w:r w:rsidRPr="00317C0A">
              <w:rPr>
                <w:rFonts w:hint="eastAsia"/>
              </w:rPr>
              <w:t>英文船名</w:t>
            </w:r>
            <w:r w:rsidRPr="00317C0A">
              <w:rPr>
                <w:rFonts w:hint="eastAsia"/>
              </w:rPr>
              <w:t>&gt;</w:t>
            </w:r>
            <w:r>
              <w:rPr>
                <w:rFonts w:hint="eastAsia"/>
              </w:rPr>
              <w:t>=</w:t>
            </w:r>
            <w:r>
              <w:rPr>
                <w:rFonts w:hint="eastAsia"/>
              </w:rPr>
              <w:t>页面选中</w:t>
            </w:r>
            <w:r>
              <w:rPr>
                <w:rFonts w:hint="eastAsia"/>
              </w:rPr>
              <w:t>FAK</w:t>
            </w:r>
            <w:r>
              <w:rPr>
                <w:rFonts w:hint="eastAsia"/>
              </w:rPr>
              <w:t>对应的船期</w:t>
            </w:r>
          </w:p>
          <w:p w14:paraId="214B31DE" w14:textId="77777777" w:rsidR="00B97356" w:rsidRDefault="00B97356" w:rsidP="00F36554">
            <w:r w:rsidRPr="00635804">
              <w:rPr>
                <w:rFonts w:hint="eastAsia"/>
              </w:rPr>
              <w:t>VOYAGE&lt;</w:t>
            </w:r>
            <w:r w:rsidRPr="00635804">
              <w:rPr>
                <w:rFonts w:hint="eastAsia"/>
              </w:rPr>
              <w:t>航次</w:t>
            </w:r>
            <w:r w:rsidRPr="00635804">
              <w:rPr>
                <w:rFonts w:hint="eastAsia"/>
              </w:rPr>
              <w:t>&gt;</w:t>
            </w:r>
            <w:r>
              <w:rPr>
                <w:rFonts w:hint="eastAsia"/>
              </w:rPr>
              <w:t>=</w:t>
            </w:r>
            <w:r>
              <w:rPr>
                <w:rFonts w:hint="eastAsia"/>
              </w:rPr>
              <w:t>页面选中</w:t>
            </w:r>
            <w:r>
              <w:rPr>
                <w:rFonts w:hint="eastAsia"/>
              </w:rPr>
              <w:t>FAK</w:t>
            </w:r>
            <w:r>
              <w:rPr>
                <w:rFonts w:hint="eastAsia"/>
              </w:rPr>
              <w:t>对应的船期</w:t>
            </w:r>
          </w:p>
          <w:p w14:paraId="5CC4DB00" w14:textId="77777777" w:rsidR="00B97356" w:rsidRDefault="00B97356" w:rsidP="00F36554">
            <w:r w:rsidRPr="006355F0">
              <w:rPr>
                <w:rFonts w:hint="eastAsia"/>
              </w:rPr>
              <w:t>CALL_SIGN&lt;</w:t>
            </w:r>
            <w:r w:rsidRPr="006355F0">
              <w:rPr>
                <w:rFonts w:hint="eastAsia"/>
              </w:rPr>
              <w:t>呼号</w:t>
            </w:r>
            <w:r w:rsidRPr="006355F0">
              <w:rPr>
                <w:rFonts w:hint="eastAsia"/>
              </w:rPr>
              <w:t>&gt;</w:t>
            </w:r>
            <w:r>
              <w:rPr>
                <w:rFonts w:hint="eastAsia"/>
              </w:rPr>
              <w:t xml:space="preserve">= - </w:t>
            </w:r>
          </w:p>
          <w:p w14:paraId="0712888A" w14:textId="77777777" w:rsidR="00B97356" w:rsidRDefault="00B97356" w:rsidP="00F36554">
            <w:r w:rsidRPr="002B61A8">
              <w:rPr>
                <w:rFonts w:hint="eastAsia"/>
              </w:rPr>
              <w:t>ETD_OUT_DATE&lt;</w:t>
            </w:r>
            <w:r w:rsidRPr="002B61A8">
              <w:rPr>
                <w:rFonts w:hint="eastAsia"/>
              </w:rPr>
              <w:t>预计开船日期</w:t>
            </w:r>
            <w:r w:rsidRPr="002B61A8">
              <w:rPr>
                <w:rFonts w:hint="eastAsia"/>
              </w:rPr>
              <w:t>&gt;</w:t>
            </w:r>
            <w:r>
              <w:rPr>
                <w:rFonts w:hint="eastAsia"/>
              </w:rPr>
              <w:t>=</w:t>
            </w:r>
            <w:r>
              <w:rPr>
                <w:rFonts w:hint="eastAsia"/>
              </w:rPr>
              <w:t>页面预计离港时间</w:t>
            </w:r>
          </w:p>
          <w:p w14:paraId="6D0CBB12" w14:textId="77777777" w:rsidR="00B97356" w:rsidRDefault="00B97356" w:rsidP="00F36554">
            <w:r w:rsidRPr="00893A05">
              <w:rPr>
                <w:rFonts w:hint="eastAsia"/>
              </w:rPr>
              <w:lastRenderedPageBreak/>
              <w:t>ETA_IN_DATE&lt;</w:t>
            </w:r>
            <w:r w:rsidRPr="00893A05">
              <w:rPr>
                <w:rFonts w:hint="eastAsia"/>
              </w:rPr>
              <w:t>预计到港日期</w:t>
            </w:r>
            <w:r w:rsidRPr="00893A05">
              <w:rPr>
                <w:rFonts w:hint="eastAsia"/>
              </w:rPr>
              <w:t>&gt;</w:t>
            </w:r>
            <w:r>
              <w:rPr>
                <w:rFonts w:hint="eastAsia"/>
              </w:rPr>
              <w:t>=</w:t>
            </w:r>
            <w:r>
              <w:rPr>
                <w:rFonts w:hint="eastAsia"/>
              </w:rPr>
              <w:t>页面预计到港时间</w:t>
            </w:r>
          </w:p>
          <w:p w14:paraId="1C71906F" w14:textId="77777777" w:rsidR="00B97356" w:rsidRDefault="00B97356" w:rsidP="00F36554">
            <w:r w:rsidRPr="001D7150">
              <w:rPr>
                <w:rFonts w:hint="eastAsia"/>
              </w:rPr>
              <w:t>EXPIRY_DATETIME&lt;</w:t>
            </w:r>
            <w:r w:rsidRPr="001D7150">
              <w:rPr>
                <w:rFonts w:hint="eastAsia"/>
              </w:rPr>
              <w:t>截重时间</w:t>
            </w:r>
            <w:r w:rsidRPr="001D7150">
              <w:rPr>
                <w:rFonts w:hint="eastAsia"/>
              </w:rPr>
              <w:t>&gt;</w:t>
            </w:r>
            <w:r>
              <w:rPr>
                <w:rFonts w:hint="eastAsia"/>
              </w:rPr>
              <w:t>=</w:t>
            </w:r>
            <w:r>
              <w:rPr>
                <w:rFonts w:hint="eastAsia"/>
              </w:rPr>
              <w:t>页面截重时间</w:t>
            </w:r>
          </w:p>
          <w:p w14:paraId="4BBEC592" w14:textId="77777777" w:rsidR="00B97356" w:rsidRDefault="00B97356" w:rsidP="00F36554">
            <w:r w:rsidRPr="001D7150">
              <w:rPr>
                <w:rFonts w:hint="eastAsia"/>
              </w:rPr>
              <w:t>EFFECTIVE_DATETIME&lt;</w:t>
            </w:r>
            <w:r w:rsidRPr="001D7150">
              <w:rPr>
                <w:rFonts w:hint="eastAsia"/>
              </w:rPr>
              <w:t>开仓时间</w:t>
            </w:r>
            <w:r w:rsidRPr="001D7150">
              <w:rPr>
                <w:rFonts w:hint="eastAsia"/>
              </w:rPr>
              <w:t>&gt;</w:t>
            </w:r>
            <w:r>
              <w:rPr>
                <w:rFonts w:hint="eastAsia"/>
              </w:rPr>
              <w:t>=</w:t>
            </w:r>
            <w:r>
              <w:rPr>
                <w:rFonts w:hint="eastAsia"/>
              </w:rPr>
              <w:t>取挂靠</w:t>
            </w:r>
            <w:r>
              <w:rPr>
                <w:rFonts w:hint="eastAsia"/>
              </w:rPr>
              <w:t>FAK</w:t>
            </w:r>
            <w:r>
              <w:rPr>
                <w:rFonts w:hint="eastAsia"/>
              </w:rPr>
              <w:t>的信息</w:t>
            </w:r>
          </w:p>
          <w:p w14:paraId="70AE444F" w14:textId="77777777" w:rsidR="00B97356" w:rsidRDefault="00B97356" w:rsidP="00F36554">
            <w:r w:rsidRPr="0072479C">
              <w:rPr>
                <w:rFonts w:hint="eastAsia"/>
              </w:rPr>
              <w:t>TRANS_TYPE_CODE&lt;</w:t>
            </w:r>
            <w:r w:rsidRPr="0072479C">
              <w:rPr>
                <w:rFonts w:hint="eastAsia"/>
              </w:rPr>
              <w:t>运输方式代码</w:t>
            </w:r>
            <w:r w:rsidRPr="0072479C">
              <w:rPr>
                <w:rFonts w:hint="eastAsia"/>
              </w:rPr>
              <w:t>&gt;</w:t>
            </w:r>
            <w:r>
              <w:rPr>
                <w:rFonts w:hint="eastAsia"/>
              </w:rPr>
              <w:t>= PreSale</w:t>
            </w:r>
          </w:p>
          <w:p w14:paraId="687F7578" w14:textId="77777777" w:rsidR="00B97356" w:rsidRDefault="00B97356" w:rsidP="00F36554">
            <w:r w:rsidRPr="00ED689D">
              <w:rPr>
                <w:rFonts w:hint="eastAsia"/>
              </w:rPr>
              <w:t>TRANS_TYPE_NAME&lt;</w:t>
            </w:r>
            <w:r w:rsidRPr="00ED689D">
              <w:rPr>
                <w:rFonts w:hint="eastAsia"/>
              </w:rPr>
              <w:t>运输方式名称</w:t>
            </w:r>
            <w:r w:rsidRPr="00ED689D">
              <w:rPr>
                <w:rFonts w:hint="eastAsia"/>
              </w:rPr>
              <w:t>&gt;</w:t>
            </w:r>
            <w:r>
              <w:rPr>
                <w:rFonts w:hint="eastAsia"/>
              </w:rPr>
              <w:t>= PreSale</w:t>
            </w:r>
          </w:p>
          <w:p w14:paraId="7CCA76A6" w14:textId="77777777" w:rsidR="00B97356" w:rsidRDefault="00B97356" w:rsidP="00F36554">
            <w:r w:rsidRPr="00716647">
              <w:rPr>
                <w:rFonts w:hint="eastAsia"/>
              </w:rPr>
              <w:t>CTRANS_TYPE_CODE&lt;</w:t>
            </w:r>
            <w:r w:rsidRPr="00716647">
              <w:rPr>
                <w:rFonts w:hint="eastAsia"/>
              </w:rPr>
              <w:t>托运方式代码</w:t>
            </w:r>
            <w:r w:rsidRPr="00716647">
              <w:rPr>
                <w:rFonts w:hint="eastAsia"/>
              </w:rPr>
              <w:t>&gt;</w:t>
            </w:r>
            <w:r>
              <w:rPr>
                <w:rFonts w:hint="eastAsia"/>
              </w:rPr>
              <w:t>= PreSale</w:t>
            </w:r>
          </w:p>
          <w:p w14:paraId="7E36BA62" w14:textId="77777777" w:rsidR="00B97356" w:rsidRDefault="00B97356" w:rsidP="00F36554">
            <w:r w:rsidRPr="00A25700">
              <w:rPr>
                <w:rFonts w:hint="eastAsia"/>
              </w:rPr>
              <w:t>CTRANS_TYPE_NAME&lt;</w:t>
            </w:r>
            <w:r w:rsidRPr="00A25700">
              <w:rPr>
                <w:rFonts w:hint="eastAsia"/>
              </w:rPr>
              <w:t>托运方式名称</w:t>
            </w:r>
            <w:r w:rsidRPr="00A25700">
              <w:rPr>
                <w:rFonts w:hint="eastAsia"/>
              </w:rPr>
              <w:t>&gt;</w:t>
            </w:r>
            <w:r>
              <w:rPr>
                <w:rFonts w:hint="eastAsia"/>
              </w:rPr>
              <w:t>= PreSale</w:t>
            </w:r>
          </w:p>
          <w:p w14:paraId="14993A04" w14:textId="77777777" w:rsidR="00B97356" w:rsidRDefault="00B97356" w:rsidP="00F36554">
            <w:r w:rsidRPr="00751D86">
              <w:rPr>
                <w:rFonts w:hint="eastAsia"/>
              </w:rPr>
              <w:t>CARGO_DESC&lt;</w:t>
            </w:r>
            <w:r w:rsidRPr="00751D86">
              <w:rPr>
                <w:rFonts w:hint="eastAsia"/>
              </w:rPr>
              <w:t>货物描述</w:t>
            </w:r>
            <w:r w:rsidRPr="00751D86">
              <w:rPr>
                <w:rFonts w:hint="eastAsia"/>
              </w:rPr>
              <w:t>&gt;</w:t>
            </w:r>
            <w:r>
              <w:rPr>
                <w:rFonts w:hint="eastAsia"/>
              </w:rPr>
              <w:t>= PreSale</w:t>
            </w:r>
          </w:p>
          <w:p w14:paraId="55535B08" w14:textId="77777777" w:rsidR="00B97356" w:rsidRDefault="00B97356" w:rsidP="00F36554">
            <w:r w:rsidRPr="00E24D11">
              <w:rPr>
                <w:rFonts w:hint="eastAsia"/>
              </w:rPr>
              <w:t>LOADING_PORT&lt;</w:t>
            </w:r>
            <w:r w:rsidRPr="00E24D11">
              <w:rPr>
                <w:rFonts w:hint="eastAsia"/>
              </w:rPr>
              <w:t>装货港</w:t>
            </w:r>
            <w:r w:rsidRPr="00E24D11">
              <w:rPr>
                <w:rFonts w:hint="eastAsia"/>
              </w:rPr>
              <w:t>&gt;</w:t>
            </w:r>
            <w:r>
              <w:rPr>
                <w:rFonts w:hint="eastAsia"/>
              </w:rPr>
              <w:t>= PreSale</w:t>
            </w:r>
          </w:p>
          <w:p w14:paraId="79D828DB" w14:textId="77777777" w:rsidR="00B97356" w:rsidRDefault="00B97356" w:rsidP="00F36554">
            <w:r w:rsidRPr="007F50E6">
              <w:rPr>
                <w:rFonts w:hint="eastAsia"/>
              </w:rPr>
              <w:t>LOADING_PORT_NAME&lt;</w:t>
            </w:r>
            <w:r w:rsidRPr="007F50E6">
              <w:rPr>
                <w:rFonts w:hint="eastAsia"/>
              </w:rPr>
              <w:t>装货港名称</w:t>
            </w:r>
            <w:r w:rsidRPr="007F50E6">
              <w:rPr>
                <w:rFonts w:hint="eastAsia"/>
              </w:rPr>
              <w:t>&gt;</w:t>
            </w:r>
            <w:r>
              <w:rPr>
                <w:rFonts w:hint="eastAsia"/>
              </w:rPr>
              <w:t>= PreSale</w:t>
            </w:r>
          </w:p>
          <w:p w14:paraId="74A4496C" w14:textId="77777777" w:rsidR="00B97356" w:rsidRDefault="00B97356" w:rsidP="00F36554">
            <w:r w:rsidRPr="00642656">
              <w:rPr>
                <w:rFonts w:hint="eastAsia"/>
              </w:rPr>
              <w:t>LOADING_PORT_NAME_EN&lt;</w:t>
            </w:r>
            <w:r w:rsidRPr="00642656">
              <w:rPr>
                <w:rFonts w:hint="eastAsia"/>
              </w:rPr>
              <w:t>装货港英文名称</w:t>
            </w:r>
            <w:r w:rsidRPr="00642656">
              <w:rPr>
                <w:rFonts w:hint="eastAsia"/>
              </w:rPr>
              <w:t>&gt;</w:t>
            </w:r>
            <w:r>
              <w:rPr>
                <w:rFonts w:hint="eastAsia"/>
              </w:rPr>
              <w:t>= PreSale</w:t>
            </w:r>
          </w:p>
          <w:p w14:paraId="5DA1BBC7" w14:textId="77777777" w:rsidR="00B97356" w:rsidRDefault="00B97356" w:rsidP="00F36554">
            <w:r w:rsidRPr="00B75434">
              <w:rPr>
                <w:rFonts w:hint="eastAsia"/>
              </w:rPr>
              <w:t>DESTINATION_PORT&lt;</w:t>
            </w:r>
            <w:r w:rsidRPr="00B75434">
              <w:rPr>
                <w:rFonts w:hint="eastAsia"/>
              </w:rPr>
              <w:t>卸货港</w:t>
            </w:r>
            <w:r w:rsidRPr="00B75434">
              <w:rPr>
                <w:rFonts w:hint="eastAsia"/>
              </w:rPr>
              <w:t>&gt;</w:t>
            </w:r>
            <w:r>
              <w:rPr>
                <w:rFonts w:hint="eastAsia"/>
              </w:rPr>
              <w:t>= PreSale</w:t>
            </w:r>
          </w:p>
          <w:p w14:paraId="20ADB1C3" w14:textId="77777777" w:rsidR="00B97356" w:rsidRDefault="00B97356" w:rsidP="00F36554">
            <w:r w:rsidRPr="00763581">
              <w:rPr>
                <w:rFonts w:hint="eastAsia"/>
              </w:rPr>
              <w:t>DESTINATION_PORT_NAME&lt;</w:t>
            </w:r>
            <w:r w:rsidRPr="00763581">
              <w:rPr>
                <w:rFonts w:hint="eastAsia"/>
              </w:rPr>
              <w:t>卸货港名称</w:t>
            </w:r>
            <w:r w:rsidRPr="00763581">
              <w:rPr>
                <w:rFonts w:hint="eastAsia"/>
              </w:rPr>
              <w:t>&gt;</w:t>
            </w:r>
            <w:r>
              <w:rPr>
                <w:rFonts w:hint="eastAsia"/>
              </w:rPr>
              <w:t>= PreSale</w:t>
            </w:r>
          </w:p>
          <w:p w14:paraId="428951F8" w14:textId="77777777" w:rsidR="00B97356" w:rsidRDefault="00B97356" w:rsidP="00F36554">
            <w:r w:rsidRPr="008D26AD">
              <w:rPr>
                <w:rFonts w:hint="eastAsia"/>
              </w:rPr>
              <w:t>DESTINATION_PORT_NAME_EN&lt;</w:t>
            </w:r>
            <w:r w:rsidRPr="008D26AD">
              <w:rPr>
                <w:rFonts w:hint="eastAsia"/>
              </w:rPr>
              <w:t>卸货港英文名称</w:t>
            </w:r>
            <w:r w:rsidRPr="008D26AD">
              <w:rPr>
                <w:rFonts w:hint="eastAsia"/>
              </w:rPr>
              <w:t>&gt;</w:t>
            </w:r>
            <w:r>
              <w:rPr>
                <w:rFonts w:hint="eastAsia"/>
              </w:rPr>
              <w:t>= PreSale</w:t>
            </w:r>
          </w:p>
          <w:p w14:paraId="291A5F8D" w14:textId="77777777" w:rsidR="00B97356" w:rsidRDefault="00B97356" w:rsidP="00F36554">
            <w:r w:rsidRPr="00854676">
              <w:rPr>
                <w:rFonts w:hint="eastAsia"/>
              </w:rPr>
              <w:t>LOADING_LOACTION&lt;</w:t>
            </w:r>
            <w:r w:rsidRPr="00854676">
              <w:rPr>
                <w:rFonts w:hint="eastAsia"/>
              </w:rPr>
              <w:t>收货地</w:t>
            </w:r>
            <w:r w:rsidRPr="00854676">
              <w:rPr>
                <w:rFonts w:hint="eastAsia"/>
              </w:rPr>
              <w:t>&gt;</w:t>
            </w:r>
            <w:r>
              <w:rPr>
                <w:rFonts w:hint="eastAsia"/>
              </w:rPr>
              <w:t>=</w:t>
            </w:r>
            <w:r>
              <w:rPr>
                <w:rFonts w:hint="eastAsia"/>
              </w:rPr>
              <w:t>页面选中</w:t>
            </w:r>
          </w:p>
          <w:p w14:paraId="73D0707F" w14:textId="77777777" w:rsidR="00B97356" w:rsidRDefault="00B97356" w:rsidP="00F36554">
            <w:r w:rsidRPr="002A3B34">
              <w:rPr>
                <w:rFonts w:hint="eastAsia"/>
              </w:rPr>
              <w:t>LOADING_LOACTION_NAME&lt;</w:t>
            </w:r>
            <w:r w:rsidRPr="002A3B34">
              <w:rPr>
                <w:rFonts w:hint="eastAsia"/>
              </w:rPr>
              <w:t>收货地名称</w:t>
            </w:r>
            <w:r w:rsidRPr="002A3B34">
              <w:rPr>
                <w:rFonts w:hint="eastAsia"/>
              </w:rPr>
              <w:t>&gt;</w:t>
            </w:r>
            <w:r>
              <w:rPr>
                <w:rFonts w:hint="eastAsia"/>
              </w:rPr>
              <w:t>=</w:t>
            </w:r>
          </w:p>
          <w:p w14:paraId="1E78B4E5" w14:textId="77777777" w:rsidR="00B97356" w:rsidRDefault="00B97356" w:rsidP="00F36554">
            <w:r>
              <w:rPr>
                <w:rFonts w:hint="eastAsia"/>
              </w:rPr>
              <w:t>页面选中收货地中文名称</w:t>
            </w:r>
          </w:p>
          <w:p w14:paraId="17C0794E" w14:textId="77777777" w:rsidR="00B97356" w:rsidRDefault="00B97356" w:rsidP="00F36554">
            <w:r w:rsidRPr="00427314">
              <w:rPr>
                <w:rFonts w:hint="eastAsia"/>
              </w:rPr>
              <w:t>LOADING_LOACTION_NAME_EN&lt;</w:t>
            </w:r>
            <w:r w:rsidRPr="00427314">
              <w:rPr>
                <w:rFonts w:hint="eastAsia"/>
              </w:rPr>
              <w:t>收货地英文名称</w:t>
            </w:r>
            <w:r w:rsidRPr="00427314">
              <w:rPr>
                <w:rFonts w:hint="eastAsia"/>
              </w:rPr>
              <w:t>&gt;</w:t>
            </w:r>
            <w:r>
              <w:rPr>
                <w:rFonts w:hint="eastAsia"/>
              </w:rPr>
              <w:t>=</w:t>
            </w:r>
            <w:r>
              <w:rPr>
                <w:rFonts w:hint="eastAsia"/>
              </w:rPr>
              <w:t>页面选中收货地英文名称</w:t>
            </w:r>
          </w:p>
          <w:p w14:paraId="4DFA5D15" w14:textId="77777777" w:rsidR="00B97356" w:rsidRDefault="00B97356" w:rsidP="00F36554">
            <w:r w:rsidRPr="00E113A0">
              <w:rPr>
                <w:rFonts w:hint="eastAsia"/>
              </w:rPr>
              <w:t>DESTINATION_LOCATION&lt;</w:t>
            </w:r>
            <w:r w:rsidRPr="00E113A0">
              <w:rPr>
                <w:rFonts w:hint="eastAsia"/>
              </w:rPr>
              <w:t>交货地</w:t>
            </w:r>
            <w:r w:rsidRPr="00E113A0">
              <w:rPr>
                <w:rFonts w:hint="eastAsia"/>
              </w:rPr>
              <w:t>&gt;</w:t>
            </w:r>
            <w:r>
              <w:rPr>
                <w:rFonts w:hint="eastAsia"/>
              </w:rPr>
              <w:t>=</w:t>
            </w:r>
            <w:r>
              <w:rPr>
                <w:rFonts w:hint="eastAsia"/>
              </w:rPr>
              <w:t>页面选中</w:t>
            </w:r>
          </w:p>
          <w:p w14:paraId="18D1CDDE" w14:textId="77777777" w:rsidR="00B97356" w:rsidRDefault="00B97356" w:rsidP="00F36554">
            <w:r w:rsidRPr="0050705D">
              <w:rPr>
                <w:rFonts w:hint="eastAsia"/>
              </w:rPr>
              <w:t>DESTINATION_LOCATION_NAME&lt;</w:t>
            </w:r>
            <w:r w:rsidRPr="0050705D">
              <w:rPr>
                <w:rFonts w:hint="eastAsia"/>
              </w:rPr>
              <w:t>交货地名称</w:t>
            </w:r>
            <w:r w:rsidRPr="0050705D">
              <w:rPr>
                <w:rFonts w:hint="eastAsia"/>
              </w:rPr>
              <w:t>&gt;</w:t>
            </w:r>
            <w:r>
              <w:rPr>
                <w:rFonts w:hint="eastAsia"/>
              </w:rPr>
              <w:t>=</w:t>
            </w:r>
            <w:r>
              <w:rPr>
                <w:rFonts w:hint="eastAsia"/>
              </w:rPr>
              <w:t>页面选中交货地名称</w:t>
            </w:r>
          </w:p>
          <w:p w14:paraId="43D36BF4" w14:textId="77777777" w:rsidR="00B97356" w:rsidRPr="00937DCF" w:rsidRDefault="00B97356" w:rsidP="00F36554">
            <w:r w:rsidRPr="0062421F">
              <w:rPr>
                <w:rFonts w:hint="eastAsia"/>
              </w:rPr>
              <w:t>DESTINATION_LOCATION_NAME_EN&lt;</w:t>
            </w:r>
            <w:r w:rsidRPr="0062421F">
              <w:rPr>
                <w:rFonts w:hint="eastAsia"/>
              </w:rPr>
              <w:t>交货地英文名称</w:t>
            </w:r>
            <w:r w:rsidRPr="0062421F">
              <w:rPr>
                <w:rFonts w:hint="eastAsia"/>
              </w:rPr>
              <w:t>&gt;</w:t>
            </w:r>
            <w:r>
              <w:rPr>
                <w:rFonts w:hint="eastAsia"/>
              </w:rPr>
              <w:t>=</w:t>
            </w:r>
            <w:r>
              <w:rPr>
                <w:rFonts w:hint="eastAsia"/>
              </w:rPr>
              <w:t>页面选中交货地英语名称</w:t>
            </w:r>
          </w:p>
          <w:p w14:paraId="20E15339" w14:textId="77777777" w:rsidR="00B97356" w:rsidRDefault="00B97356" w:rsidP="00F36554">
            <w:r w:rsidRPr="00424BA5">
              <w:rPr>
                <w:rFonts w:hint="eastAsia"/>
              </w:rPr>
              <w:t>LINKER&lt;</w:t>
            </w:r>
            <w:r w:rsidRPr="00424BA5">
              <w:rPr>
                <w:rFonts w:hint="eastAsia"/>
              </w:rPr>
              <w:t>联系人姓名</w:t>
            </w:r>
            <w:r w:rsidRPr="00424BA5">
              <w:rPr>
                <w:rFonts w:hint="eastAsia"/>
              </w:rPr>
              <w:t>&gt;</w:t>
            </w:r>
            <w:r>
              <w:rPr>
                <w:rFonts w:hint="eastAsia"/>
              </w:rPr>
              <w:t>= PreSale</w:t>
            </w:r>
          </w:p>
          <w:p w14:paraId="7F42748A" w14:textId="77777777" w:rsidR="00B97356" w:rsidRDefault="00B97356" w:rsidP="00F36554">
            <w:r w:rsidRPr="00402FC4">
              <w:rPr>
                <w:rFonts w:hint="eastAsia"/>
              </w:rPr>
              <w:t>LINKER_EMAIL&lt;</w:t>
            </w:r>
            <w:r w:rsidRPr="00402FC4">
              <w:rPr>
                <w:rFonts w:hint="eastAsia"/>
              </w:rPr>
              <w:t>电子邮件</w:t>
            </w:r>
            <w:r w:rsidRPr="00402FC4">
              <w:rPr>
                <w:rFonts w:hint="eastAsia"/>
              </w:rPr>
              <w:t>&gt;</w:t>
            </w:r>
            <w:r>
              <w:rPr>
                <w:rFonts w:hint="eastAsia"/>
              </w:rPr>
              <w:t>= PreSale</w:t>
            </w:r>
          </w:p>
          <w:p w14:paraId="337DD33C" w14:textId="77777777" w:rsidR="00B97356" w:rsidRDefault="00B97356" w:rsidP="00F36554">
            <w:r w:rsidRPr="00EB0C4E">
              <w:rPr>
                <w:rFonts w:hint="eastAsia"/>
              </w:rPr>
              <w:t>LINKER_PHONE&lt;</w:t>
            </w:r>
            <w:r w:rsidRPr="00EB0C4E">
              <w:rPr>
                <w:rFonts w:hint="eastAsia"/>
              </w:rPr>
              <w:t>电话</w:t>
            </w:r>
            <w:r w:rsidRPr="00EB0C4E">
              <w:rPr>
                <w:rFonts w:hint="eastAsia"/>
              </w:rPr>
              <w:t>&gt;</w:t>
            </w:r>
            <w:r>
              <w:rPr>
                <w:rFonts w:hint="eastAsia"/>
              </w:rPr>
              <w:t>= PreSale</w:t>
            </w:r>
          </w:p>
          <w:p w14:paraId="7D1D7D6F" w14:textId="77777777" w:rsidR="00B97356" w:rsidRDefault="00B97356" w:rsidP="00F36554">
            <w:r w:rsidRPr="002C74F0">
              <w:rPr>
                <w:rFonts w:hint="eastAsia"/>
              </w:rPr>
              <w:t>LINKER_FAX&lt;</w:t>
            </w:r>
            <w:r w:rsidRPr="002C74F0">
              <w:rPr>
                <w:rFonts w:hint="eastAsia"/>
              </w:rPr>
              <w:t>传真</w:t>
            </w:r>
            <w:r w:rsidRPr="002C74F0">
              <w:rPr>
                <w:rFonts w:hint="eastAsia"/>
              </w:rPr>
              <w:t>&gt;</w:t>
            </w:r>
            <w:r>
              <w:rPr>
                <w:rFonts w:hint="eastAsia"/>
              </w:rPr>
              <w:t>= PreSale</w:t>
            </w:r>
          </w:p>
          <w:p w14:paraId="6F6206F4" w14:textId="77777777" w:rsidR="00B97356" w:rsidRDefault="00B97356" w:rsidP="00F36554">
            <w:r w:rsidRPr="00920111">
              <w:rPr>
                <w:rFonts w:hint="eastAsia"/>
              </w:rPr>
              <w:t>WEIGHT&lt;</w:t>
            </w:r>
            <w:r w:rsidRPr="00920111">
              <w:rPr>
                <w:rFonts w:hint="eastAsia"/>
              </w:rPr>
              <w:t>重量</w:t>
            </w:r>
            <w:r w:rsidRPr="00920111">
              <w:rPr>
                <w:rFonts w:hint="eastAsia"/>
              </w:rPr>
              <w:t>&gt;</w:t>
            </w:r>
            <w:r>
              <w:rPr>
                <w:rFonts w:hint="eastAsia"/>
              </w:rPr>
              <w:t>=0</w:t>
            </w:r>
          </w:p>
          <w:p w14:paraId="1EB1B3C2" w14:textId="77777777" w:rsidR="00B97356" w:rsidRDefault="00B97356" w:rsidP="00F36554">
            <w:r w:rsidRPr="00F514A4">
              <w:rPr>
                <w:rFonts w:hint="eastAsia"/>
              </w:rPr>
              <w:t>WEIGHT_UNIT&lt;</w:t>
            </w:r>
            <w:r w:rsidRPr="00F514A4">
              <w:rPr>
                <w:rFonts w:hint="eastAsia"/>
              </w:rPr>
              <w:t>重量单位</w:t>
            </w:r>
            <w:r w:rsidRPr="00F514A4">
              <w:rPr>
                <w:rFonts w:hint="eastAsia"/>
              </w:rPr>
              <w:t>&gt;</w:t>
            </w:r>
            <w:r>
              <w:rPr>
                <w:rFonts w:hint="eastAsia"/>
              </w:rPr>
              <w:t>= -</w:t>
            </w:r>
          </w:p>
          <w:p w14:paraId="2249C95C" w14:textId="77777777" w:rsidR="00B97356" w:rsidRDefault="00B97356" w:rsidP="00F36554">
            <w:r w:rsidRPr="00FE1BEA">
              <w:rPr>
                <w:rFonts w:hint="eastAsia"/>
              </w:rPr>
              <w:t>PICS&lt;</w:t>
            </w:r>
            <w:r w:rsidRPr="00FE1BEA">
              <w:rPr>
                <w:rFonts w:hint="eastAsia"/>
              </w:rPr>
              <w:t>件数</w:t>
            </w:r>
            <w:r w:rsidRPr="00FE1BEA">
              <w:rPr>
                <w:rFonts w:hint="eastAsia"/>
              </w:rPr>
              <w:t>&gt;</w:t>
            </w:r>
            <w:r>
              <w:rPr>
                <w:rFonts w:hint="eastAsia"/>
              </w:rPr>
              <w:t>=0</w:t>
            </w:r>
          </w:p>
          <w:p w14:paraId="03BE8486" w14:textId="77777777" w:rsidR="00B97356" w:rsidRDefault="00B97356" w:rsidP="00F36554">
            <w:r w:rsidRPr="008E102E">
              <w:rPr>
                <w:rFonts w:hint="eastAsia"/>
              </w:rPr>
              <w:t>PICS_UNIT&lt;</w:t>
            </w:r>
            <w:r w:rsidRPr="008E102E">
              <w:rPr>
                <w:rFonts w:hint="eastAsia"/>
              </w:rPr>
              <w:t>包装方式</w:t>
            </w:r>
            <w:r w:rsidRPr="008E102E">
              <w:rPr>
                <w:rFonts w:hint="eastAsia"/>
              </w:rPr>
              <w:t>&gt;</w:t>
            </w:r>
            <w:r>
              <w:rPr>
                <w:rFonts w:hint="eastAsia"/>
              </w:rPr>
              <w:t>= -</w:t>
            </w:r>
          </w:p>
          <w:p w14:paraId="3EEEC1B3" w14:textId="77777777" w:rsidR="00B97356" w:rsidRDefault="00B97356" w:rsidP="00F36554">
            <w:r w:rsidRPr="005125ED">
              <w:rPr>
                <w:rFonts w:hint="eastAsia"/>
              </w:rPr>
              <w:t>SHIP_FROM_LINKER&lt;</w:t>
            </w:r>
            <w:r w:rsidRPr="005125ED">
              <w:rPr>
                <w:rFonts w:hint="eastAsia"/>
              </w:rPr>
              <w:t>联系人</w:t>
            </w:r>
            <w:r w:rsidRPr="005125ED">
              <w:rPr>
                <w:rFonts w:hint="eastAsia"/>
              </w:rPr>
              <w:t>&gt;</w:t>
            </w:r>
            <w:r>
              <w:rPr>
                <w:rFonts w:hint="eastAsia"/>
              </w:rPr>
              <w:t>=</w:t>
            </w:r>
            <w:r>
              <w:rPr>
                <w:rFonts w:hint="eastAsia"/>
              </w:rPr>
              <w:t>页面录入</w:t>
            </w:r>
          </w:p>
          <w:p w14:paraId="6889D2A1" w14:textId="77777777" w:rsidR="00B97356" w:rsidRDefault="00B97356" w:rsidP="00F36554">
            <w:r w:rsidRPr="0025193B">
              <w:rPr>
                <w:rFonts w:hint="eastAsia"/>
              </w:rPr>
              <w:t>SHIP_FROM_LINKPHONE&lt;</w:t>
            </w:r>
            <w:r w:rsidRPr="0025193B">
              <w:rPr>
                <w:rFonts w:hint="eastAsia"/>
              </w:rPr>
              <w:t>联系人电话</w:t>
            </w:r>
            <w:r w:rsidRPr="0025193B">
              <w:rPr>
                <w:rFonts w:hint="eastAsia"/>
              </w:rPr>
              <w:t>&gt;</w:t>
            </w:r>
            <w:r>
              <w:rPr>
                <w:rFonts w:hint="eastAsia"/>
              </w:rPr>
              <w:t>=</w:t>
            </w:r>
            <w:r>
              <w:rPr>
                <w:rFonts w:hint="eastAsia"/>
              </w:rPr>
              <w:t>页面录入</w:t>
            </w:r>
          </w:p>
          <w:p w14:paraId="0A626C31" w14:textId="77777777" w:rsidR="00B97356" w:rsidRDefault="00B97356" w:rsidP="00F36554">
            <w:r w:rsidRPr="00D866F7">
              <w:rPr>
                <w:rFonts w:hint="eastAsia"/>
              </w:rPr>
              <w:t>SHIP_FROM_ADDR&lt;</w:t>
            </w:r>
            <w:r w:rsidRPr="00D866F7">
              <w:rPr>
                <w:rFonts w:hint="eastAsia"/>
              </w:rPr>
              <w:t>名称和地址</w:t>
            </w:r>
            <w:r w:rsidRPr="00D866F7">
              <w:rPr>
                <w:rFonts w:hint="eastAsia"/>
              </w:rPr>
              <w:t>&gt;</w:t>
            </w:r>
            <w:r>
              <w:rPr>
                <w:rFonts w:hint="eastAsia"/>
              </w:rPr>
              <w:t>=</w:t>
            </w:r>
            <w:r>
              <w:rPr>
                <w:rFonts w:hint="eastAsia"/>
              </w:rPr>
              <w:t>页面录入</w:t>
            </w:r>
          </w:p>
          <w:p w14:paraId="7CDD5762" w14:textId="77777777" w:rsidR="00B97356" w:rsidRDefault="00B97356" w:rsidP="00F36554">
            <w:r w:rsidRPr="002F3921">
              <w:rPr>
                <w:rFonts w:hint="eastAsia"/>
              </w:rPr>
              <w:t>SHIP_TO_LINKER&lt;</w:t>
            </w:r>
            <w:r w:rsidRPr="002F3921">
              <w:rPr>
                <w:rFonts w:hint="eastAsia"/>
              </w:rPr>
              <w:t>联系人</w:t>
            </w:r>
            <w:r w:rsidRPr="002F3921">
              <w:rPr>
                <w:rFonts w:hint="eastAsia"/>
              </w:rPr>
              <w:t>&gt;</w:t>
            </w:r>
            <w:r>
              <w:rPr>
                <w:rFonts w:hint="eastAsia"/>
              </w:rPr>
              <w:t>=</w:t>
            </w:r>
            <w:r>
              <w:rPr>
                <w:rFonts w:hint="eastAsia"/>
              </w:rPr>
              <w:t>页面录入</w:t>
            </w:r>
          </w:p>
          <w:p w14:paraId="526E44A9" w14:textId="77777777" w:rsidR="00B97356" w:rsidRDefault="00B97356" w:rsidP="00F36554">
            <w:r w:rsidRPr="00091448">
              <w:rPr>
                <w:rFonts w:hint="eastAsia"/>
              </w:rPr>
              <w:t>SHIP_TO_LINKPHONE&lt;</w:t>
            </w:r>
            <w:r w:rsidRPr="00091448">
              <w:rPr>
                <w:rFonts w:hint="eastAsia"/>
              </w:rPr>
              <w:t>联系人电话</w:t>
            </w:r>
            <w:r w:rsidRPr="00091448">
              <w:rPr>
                <w:rFonts w:hint="eastAsia"/>
              </w:rPr>
              <w:t>&gt;</w:t>
            </w:r>
            <w:r>
              <w:rPr>
                <w:rFonts w:hint="eastAsia"/>
              </w:rPr>
              <w:t>=</w:t>
            </w:r>
            <w:r>
              <w:rPr>
                <w:rFonts w:hint="eastAsia"/>
              </w:rPr>
              <w:t>页面录入</w:t>
            </w:r>
          </w:p>
          <w:p w14:paraId="6B4CDD2F" w14:textId="77777777" w:rsidR="00B97356" w:rsidRDefault="00B97356" w:rsidP="00F36554">
            <w:r w:rsidRPr="00CD720A">
              <w:rPr>
                <w:rFonts w:hint="eastAsia"/>
              </w:rPr>
              <w:t>SHIP_TO_ADDR&lt;</w:t>
            </w:r>
            <w:r w:rsidRPr="00CD720A">
              <w:rPr>
                <w:rFonts w:hint="eastAsia"/>
              </w:rPr>
              <w:t>名称和地址</w:t>
            </w:r>
            <w:r w:rsidRPr="00CD720A">
              <w:rPr>
                <w:rFonts w:hint="eastAsia"/>
              </w:rPr>
              <w:t>&gt;</w:t>
            </w:r>
            <w:r>
              <w:rPr>
                <w:rFonts w:hint="eastAsia"/>
              </w:rPr>
              <w:t xml:space="preserve">= </w:t>
            </w:r>
            <w:r>
              <w:rPr>
                <w:rFonts w:hint="eastAsia"/>
              </w:rPr>
              <w:t>页面录入</w:t>
            </w:r>
          </w:p>
          <w:p w14:paraId="7ECE5373" w14:textId="77777777" w:rsidR="00B97356" w:rsidRDefault="00B97356" w:rsidP="00F36554">
            <w:r w:rsidRPr="00A531C5">
              <w:rPr>
                <w:rFonts w:hint="eastAsia"/>
              </w:rPr>
              <w:t>ORDER_REMARK&lt;</w:t>
            </w:r>
            <w:r w:rsidRPr="00A531C5">
              <w:rPr>
                <w:rFonts w:hint="eastAsia"/>
              </w:rPr>
              <w:t>订舱备注</w:t>
            </w:r>
            <w:r w:rsidRPr="00A531C5">
              <w:rPr>
                <w:rFonts w:hint="eastAsia"/>
              </w:rPr>
              <w:t>&gt;</w:t>
            </w:r>
            <w:r>
              <w:rPr>
                <w:rFonts w:hint="eastAsia"/>
              </w:rPr>
              <w:t>= PreSale</w:t>
            </w:r>
          </w:p>
          <w:p w14:paraId="4C645AE3" w14:textId="77777777" w:rsidR="00B97356" w:rsidRDefault="00B97356" w:rsidP="00F36554">
            <w:r w:rsidRPr="00D53663">
              <w:rPr>
                <w:rFonts w:hint="eastAsia"/>
              </w:rPr>
              <w:t>OP_CHECKRESON&lt;</w:t>
            </w:r>
            <w:r w:rsidRPr="00D53663">
              <w:rPr>
                <w:rFonts w:hint="eastAsia"/>
              </w:rPr>
              <w:t>审核原因</w:t>
            </w:r>
            <w:r w:rsidRPr="00D53663">
              <w:rPr>
                <w:rFonts w:hint="eastAsia"/>
              </w:rPr>
              <w:t>&gt;</w:t>
            </w:r>
            <w:r>
              <w:rPr>
                <w:rFonts w:hint="eastAsia"/>
              </w:rPr>
              <w:t>=NULL</w:t>
            </w:r>
          </w:p>
          <w:p w14:paraId="40FF96E6" w14:textId="77777777" w:rsidR="00B97356" w:rsidRDefault="00B97356" w:rsidP="00F36554">
            <w:r w:rsidRPr="00111CDA">
              <w:rPr>
                <w:rFonts w:hint="eastAsia"/>
              </w:rPr>
              <w:t>SALE_SPACE&lt;</w:t>
            </w:r>
            <w:r w:rsidRPr="00111CDA">
              <w:rPr>
                <w:rFonts w:hint="eastAsia"/>
              </w:rPr>
              <w:t>可售舱位</w:t>
            </w:r>
            <w:r w:rsidRPr="00111CDA">
              <w:rPr>
                <w:rFonts w:hint="eastAsia"/>
              </w:rPr>
              <w:t>&gt;</w:t>
            </w:r>
            <w:r>
              <w:rPr>
                <w:rFonts w:hint="eastAsia"/>
              </w:rPr>
              <w:t>= NULL</w:t>
            </w:r>
            <w:r w:rsidRPr="008B33E3">
              <w:rPr>
                <w:rFonts w:hint="eastAsia"/>
              </w:rPr>
              <w:t xml:space="preserve"> </w:t>
            </w:r>
          </w:p>
          <w:p w14:paraId="284CC6A1" w14:textId="77777777" w:rsidR="00B97356" w:rsidRDefault="00B97356" w:rsidP="00F36554">
            <w:r w:rsidRPr="008B33E3">
              <w:rPr>
                <w:rFonts w:hint="eastAsia"/>
              </w:rPr>
              <w:lastRenderedPageBreak/>
              <w:t>SALE_F_SPACE&lt;</w:t>
            </w:r>
            <w:r w:rsidRPr="008B33E3">
              <w:rPr>
                <w:rFonts w:hint="eastAsia"/>
              </w:rPr>
              <w:t>已售舱位</w:t>
            </w:r>
            <w:r w:rsidRPr="008B33E3">
              <w:rPr>
                <w:rFonts w:hint="eastAsia"/>
              </w:rPr>
              <w:t>&gt;</w:t>
            </w:r>
            <w:r>
              <w:rPr>
                <w:rFonts w:hint="eastAsia"/>
              </w:rPr>
              <w:t>= NULL</w:t>
            </w:r>
          </w:p>
          <w:p w14:paraId="246CD67F" w14:textId="77777777" w:rsidR="00B97356" w:rsidRDefault="00B97356" w:rsidP="00F36554">
            <w:r w:rsidRPr="00127679">
              <w:rPr>
                <w:rFonts w:hint="eastAsia"/>
              </w:rPr>
              <w:t>SALE_R_SPACE&lt;</w:t>
            </w:r>
            <w:r w:rsidRPr="00127679">
              <w:rPr>
                <w:rFonts w:hint="eastAsia"/>
              </w:rPr>
              <w:t>剩余舱位</w:t>
            </w:r>
            <w:r w:rsidRPr="00127679">
              <w:rPr>
                <w:rFonts w:hint="eastAsia"/>
              </w:rPr>
              <w:t>&gt;</w:t>
            </w:r>
            <w:r>
              <w:rPr>
                <w:rFonts w:hint="eastAsia"/>
              </w:rPr>
              <w:t>= NULL</w:t>
            </w:r>
          </w:p>
          <w:p w14:paraId="7E6D8EF7" w14:textId="77777777" w:rsidR="00B97356" w:rsidRDefault="00B97356" w:rsidP="00F36554">
            <w:r w:rsidRPr="008E1AA4">
              <w:rPr>
                <w:rFonts w:hint="eastAsia"/>
              </w:rPr>
              <w:t>ORDER_SPACE&lt;</w:t>
            </w:r>
            <w:r w:rsidRPr="008E1AA4">
              <w:rPr>
                <w:rFonts w:hint="eastAsia"/>
              </w:rPr>
              <w:t>本次订舱</w:t>
            </w:r>
            <w:r w:rsidRPr="008E1AA4">
              <w:rPr>
                <w:rFonts w:hint="eastAsia"/>
              </w:rPr>
              <w:t>(TEU)&gt;</w:t>
            </w:r>
            <w:r>
              <w:rPr>
                <w:rFonts w:hint="eastAsia"/>
              </w:rPr>
              <w:t>= NULL</w:t>
            </w:r>
          </w:p>
          <w:p w14:paraId="4C1288D9" w14:textId="77777777" w:rsidR="00B97356" w:rsidRDefault="00B97356" w:rsidP="00F36554">
            <w:r w:rsidRPr="00B17081">
              <w:rPr>
                <w:rFonts w:hint="eastAsia"/>
              </w:rPr>
              <w:t>SPECIAL_LOAD&lt;</w:t>
            </w:r>
            <w:r w:rsidRPr="00B17081">
              <w:rPr>
                <w:rFonts w:hint="eastAsia"/>
              </w:rPr>
              <w:t>特殊装载</w:t>
            </w:r>
            <w:r w:rsidRPr="00B17081">
              <w:rPr>
                <w:rFonts w:hint="eastAsia"/>
              </w:rPr>
              <w:t>&gt;</w:t>
            </w:r>
            <w:r>
              <w:rPr>
                <w:rFonts w:hint="eastAsia"/>
              </w:rPr>
              <w:t>=NULL</w:t>
            </w:r>
          </w:p>
          <w:p w14:paraId="7E18D50E" w14:textId="77777777" w:rsidR="00B97356" w:rsidRDefault="00B97356" w:rsidP="00F36554">
            <w:r w:rsidRPr="00F95BD0">
              <w:rPr>
                <w:rFonts w:hint="eastAsia"/>
              </w:rPr>
              <w:t>SPECIAL_REMARK&lt;</w:t>
            </w:r>
            <w:r w:rsidRPr="00F95BD0">
              <w:rPr>
                <w:rFonts w:hint="eastAsia"/>
              </w:rPr>
              <w:t>特殊备注</w:t>
            </w:r>
            <w:r w:rsidRPr="00F95BD0">
              <w:rPr>
                <w:rFonts w:hint="eastAsia"/>
              </w:rPr>
              <w:t>&gt;</w:t>
            </w:r>
            <w:r>
              <w:rPr>
                <w:rFonts w:hint="eastAsia"/>
              </w:rPr>
              <w:t>= NULL</w:t>
            </w:r>
          </w:p>
          <w:p w14:paraId="19B26D54" w14:textId="77777777" w:rsidR="00B97356" w:rsidRDefault="00B97356" w:rsidP="00F36554">
            <w:r w:rsidRPr="00D86A0C">
              <w:rPr>
                <w:rFonts w:hint="eastAsia"/>
              </w:rPr>
              <w:t>INQUIRE_PRICE_SEQ&lt;</w:t>
            </w:r>
            <w:r w:rsidRPr="00D86A0C">
              <w:rPr>
                <w:rFonts w:hint="eastAsia"/>
              </w:rPr>
              <w:t>议价单号</w:t>
            </w:r>
            <w:r w:rsidRPr="00D86A0C">
              <w:rPr>
                <w:rFonts w:hint="eastAsia"/>
              </w:rPr>
              <w:t>&gt;</w:t>
            </w:r>
            <w:r>
              <w:rPr>
                <w:rFonts w:hint="eastAsia"/>
              </w:rPr>
              <w:t>=0</w:t>
            </w:r>
          </w:p>
          <w:p w14:paraId="6D18F113" w14:textId="77777777" w:rsidR="00B97356" w:rsidRDefault="00B97356" w:rsidP="00F36554">
            <w:r w:rsidRPr="00372894">
              <w:rPr>
                <w:rFonts w:hint="eastAsia"/>
              </w:rPr>
              <w:t>SHIP_VOYAGE_HEAD_SEQ&lt;</w:t>
            </w:r>
            <w:r w:rsidRPr="00372894">
              <w:rPr>
                <w:rFonts w:hint="eastAsia"/>
              </w:rPr>
              <w:t>船期信息关联</w:t>
            </w:r>
            <w:r w:rsidRPr="00372894">
              <w:rPr>
                <w:rFonts w:hint="eastAsia"/>
              </w:rPr>
              <w:t>&gt;</w:t>
            </w:r>
            <w:r>
              <w:rPr>
                <w:rFonts w:hint="eastAsia"/>
              </w:rPr>
              <w:t>=</w:t>
            </w:r>
            <w:r>
              <w:rPr>
                <w:rFonts w:hint="eastAsia"/>
              </w:rPr>
              <w:t>取挂靠</w:t>
            </w:r>
            <w:r>
              <w:rPr>
                <w:rFonts w:hint="eastAsia"/>
              </w:rPr>
              <w:t>FAK</w:t>
            </w:r>
            <w:r>
              <w:rPr>
                <w:rFonts w:hint="eastAsia"/>
              </w:rPr>
              <w:t>的信息</w:t>
            </w:r>
          </w:p>
          <w:p w14:paraId="70E563A1" w14:textId="77777777" w:rsidR="00B97356" w:rsidRDefault="00B97356" w:rsidP="00F36554">
            <w:r w:rsidRPr="001B45C1">
              <w:rPr>
                <w:rFonts w:hint="eastAsia"/>
              </w:rPr>
              <w:t>SHIP_ROUTE_HEAD_SEQ&lt;</w:t>
            </w:r>
            <w:r w:rsidRPr="001B45C1">
              <w:rPr>
                <w:rFonts w:hint="eastAsia"/>
              </w:rPr>
              <w:t>航线关联</w:t>
            </w:r>
            <w:r w:rsidRPr="001B45C1">
              <w:rPr>
                <w:rFonts w:hint="eastAsia"/>
              </w:rPr>
              <w:t>&gt;</w:t>
            </w:r>
            <w:r>
              <w:rPr>
                <w:rFonts w:hint="eastAsia"/>
              </w:rPr>
              <w:t>= PreSale</w:t>
            </w:r>
          </w:p>
          <w:p w14:paraId="2B2C0FE6" w14:textId="77777777" w:rsidR="00B97356" w:rsidRDefault="00B97356" w:rsidP="00F36554">
            <w:r w:rsidRPr="00D36147">
              <w:rPr>
                <w:rFonts w:hint="eastAsia"/>
              </w:rPr>
              <w:t>ROUTE_CODE&lt;</w:t>
            </w:r>
            <w:r w:rsidRPr="00D36147">
              <w:rPr>
                <w:rFonts w:hint="eastAsia"/>
              </w:rPr>
              <w:t>航线代码</w:t>
            </w:r>
            <w:r w:rsidRPr="00D36147">
              <w:rPr>
                <w:rFonts w:hint="eastAsia"/>
              </w:rPr>
              <w:t>&gt;</w:t>
            </w:r>
            <w:r>
              <w:rPr>
                <w:rFonts w:hint="eastAsia"/>
              </w:rPr>
              <w:t>= PreSale</w:t>
            </w:r>
          </w:p>
          <w:p w14:paraId="546AC07F" w14:textId="77777777" w:rsidR="00B97356" w:rsidRDefault="00B97356" w:rsidP="00F36554">
            <w:r w:rsidRPr="00FE6ACD">
              <w:rPr>
                <w:rFonts w:hint="eastAsia"/>
              </w:rPr>
              <w:t>ROUTE_NAME&lt;</w:t>
            </w:r>
            <w:r w:rsidRPr="00FE6ACD">
              <w:rPr>
                <w:rFonts w:hint="eastAsia"/>
              </w:rPr>
              <w:t>航线名称</w:t>
            </w:r>
            <w:r w:rsidRPr="00FE6ACD">
              <w:rPr>
                <w:rFonts w:hint="eastAsia"/>
              </w:rPr>
              <w:t>&gt;</w:t>
            </w:r>
            <w:r>
              <w:rPr>
                <w:rFonts w:hint="eastAsia"/>
              </w:rPr>
              <w:t>= PreSale</w:t>
            </w:r>
          </w:p>
          <w:p w14:paraId="1E67AF17" w14:textId="77777777" w:rsidR="00B97356" w:rsidRDefault="00B97356" w:rsidP="00F36554">
            <w:r w:rsidRPr="005F2247">
              <w:rPr>
                <w:rFonts w:hint="eastAsia"/>
              </w:rPr>
              <w:t>BOOKING_PRICE_SEQ&lt;</w:t>
            </w:r>
            <w:r w:rsidRPr="005F2247">
              <w:rPr>
                <w:rFonts w:hint="eastAsia"/>
              </w:rPr>
              <w:t>参考</w:t>
            </w:r>
            <w:r w:rsidRPr="005F2247">
              <w:rPr>
                <w:rFonts w:hint="eastAsia"/>
              </w:rPr>
              <w:t>FAK</w:t>
            </w:r>
            <w:r w:rsidRPr="005F2247">
              <w:rPr>
                <w:rFonts w:hint="eastAsia"/>
              </w:rPr>
              <w:t>关联</w:t>
            </w:r>
            <w:r w:rsidRPr="005F2247">
              <w:rPr>
                <w:rFonts w:hint="eastAsia"/>
              </w:rPr>
              <w:t>SEQ&gt;</w:t>
            </w:r>
            <w:r>
              <w:rPr>
                <w:rFonts w:hint="eastAsia"/>
              </w:rPr>
              <w:t>=</w:t>
            </w:r>
            <w:r w:rsidRPr="00353897">
              <w:rPr>
                <w:rFonts w:hint="eastAsia"/>
                <w:u w:val="single"/>
              </w:rPr>
              <w:t>废弃字段，不用关注</w:t>
            </w:r>
          </w:p>
          <w:p w14:paraId="0AB4CEDD" w14:textId="77777777" w:rsidR="00B97356" w:rsidRDefault="00B97356" w:rsidP="00F36554">
            <w:r w:rsidRPr="001143CC">
              <w:rPr>
                <w:rFonts w:hint="eastAsia"/>
              </w:rPr>
              <w:t>SALE_USER_ACCOUNT&lt;</w:t>
            </w:r>
            <w:r w:rsidRPr="001143CC">
              <w:rPr>
                <w:rFonts w:hint="eastAsia"/>
              </w:rPr>
              <w:t>航线销售员</w:t>
            </w:r>
            <w:r w:rsidRPr="001143CC">
              <w:rPr>
                <w:rFonts w:hint="eastAsia"/>
              </w:rPr>
              <w:t>&gt;</w:t>
            </w:r>
            <w:r>
              <w:rPr>
                <w:rFonts w:hint="eastAsia"/>
              </w:rPr>
              <w:t>=NULL</w:t>
            </w:r>
          </w:p>
          <w:p w14:paraId="5570AF07" w14:textId="77777777" w:rsidR="00B97356" w:rsidRDefault="00B97356" w:rsidP="00F36554">
            <w:r w:rsidRPr="00A52DC5">
              <w:rPr>
                <w:rFonts w:hint="eastAsia"/>
              </w:rPr>
              <w:t>PAY_LOCATION&lt;</w:t>
            </w:r>
            <w:r w:rsidRPr="00A52DC5">
              <w:rPr>
                <w:rFonts w:hint="eastAsia"/>
              </w:rPr>
              <w:t>付款地点</w:t>
            </w:r>
            <w:r w:rsidRPr="00A52DC5">
              <w:rPr>
                <w:rFonts w:hint="eastAsia"/>
              </w:rPr>
              <w:t>&gt;</w:t>
            </w:r>
            <w:r>
              <w:rPr>
                <w:rFonts w:hint="eastAsia"/>
              </w:rPr>
              <w:t>= PreSale</w:t>
            </w:r>
          </w:p>
          <w:p w14:paraId="5EF788F7" w14:textId="77777777" w:rsidR="00B97356" w:rsidRDefault="00B97356" w:rsidP="00F36554">
            <w:r w:rsidRPr="004369A7">
              <w:rPr>
                <w:rFonts w:hint="eastAsia"/>
              </w:rPr>
              <w:t>SPLIT_PARENT_SEQ&lt;</w:t>
            </w:r>
            <w:r w:rsidRPr="004369A7">
              <w:rPr>
                <w:rFonts w:hint="eastAsia"/>
              </w:rPr>
              <w:t>拆单关联字段</w:t>
            </w:r>
            <w:r w:rsidRPr="004369A7">
              <w:rPr>
                <w:rFonts w:hint="eastAsia"/>
              </w:rPr>
              <w:t>&gt;</w:t>
            </w:r>
            <w:r>
              <w:rPr>
                <w:rFonts w:hint="eastAsia"/>
              </w:rPr>
              <w:t>=NULL</w:t>
            </w:r>
          </w:p>
          <w:p w14:paraId="594E5B5F" w14:textId="77777777" w:rsidR="00B97356" w:rsidRDefault="00B97356" w:rsidP="00F36554">
            <w:r w:rsidRPr="00F96507">
              <w:rPr>
                <w:rFonts w:hint="eastAsia"/>
              </w:rPr>
              <w:t>APPROVER&lt;</w:t>
            </w:r>
            <w:r w:rsidRPr="00F96507">
              <w:rPr>
                <w:rFonts w:hint="eastAsia"/>
              </w:rPr>
              <w:t>放舱人</w:t>
            </w:r>
            <w:r w:rsidRPr="00F96507">
              <w:rPr>
                <w:rFonts w:hint="eastAsia"/>
              </w:rPr>
              <w:t>&gt;</w:t>
            </w:r>
            <w:r>
              <w:rPr>
                <w:rFonts w:hint="eastAsia"/>
              </w:rPr>
              <w:t>=NULL</w:t>
            </w:r>
          </w:p>
          <w:p w14:paraId="2E143E14" w14:textId="77777777" w:rsidR="00B97356" w:rsidRDefault="00B97356" w:rsidP="00F36554">
            <w:r w:rsidRPr="005C7395">
              <w:rPr>
                <w:rFonts w:hint="eastAsia"/>
              </w:rPr>
              <w:t>APPROVED_DATE&lt;</w:t>
            </w:r>
            <w:r w:rsidRPr="005C7395">
              <w:rPr>
                <w:rFonts w:hint="eastAsia"/>
              </w:rPr>
              <w:t>放舱时间</w:t>
            </w:r>
            <w:r w:rsidRPr="005C7395">
              <w:rPr>
                <w:rFonts w:hint="eastAsia"/>
              </w:rPr>
              <w:t>&gt;</w:t>
            </w:r>
            <w:r>
              <w:rPr>
                <w:rFonts w:hint="eastAsia"/>
              </w:rPr>
              <w:t>=NULL</w:t>
            </w:r>
          </w:p>
          <w:p w14:paraId="599E54B0" w14:textId="77777777" w:rsidR="00B97356" w:rsidRDefault="00B97356" w:rsidP="00F36554">
            <w:r w:rsidRPr="00D61C4F">
              <w:rPr>
                <w:rFonts w:hint="eastAsia"/>
              </w:rPr>
              <w:t>DISCHARGE_TRAN_WAY&lt;</w:t>
            </w:r>
            <w:r w:rsidRPr="00D61C4F">
              <w:rPr>
                <w:rFonts w:hint="eastAsia"/>
              </w:rPr>
              <w:t>二程运输方式</w:t>
            </w:r>
            <w:r w:rsidRPr="00D61C4F">
              <w:rPr>
                <w:rFonts w:hint="eastAsia"/>
              </w:rPr>
              <w:t>&gt;</w:t>
            </w:r>
            <w:r>
              <w:rPr>
                <w:rFonts w:hint="eastAsia"/>
              </w:rPr>
              <w:t>=NULL</w:t>
            </w:r>
          </w:p>
          <w:p w14:paraId="2A23D275" w14:textId="77777777" w:rsidR="00B97356" w:rsidRDefault="00B97356" w:rsidP="00F36554">
            <w:r w:rsidRPr="005E502F">
              <w:rPr>
                <w:rFonts w:hint="eastAsia"/>
              </w:rPr>
              <w:t>COMP_SEND_SEQ&lt;</w:t>
            </w:r>
            <w:r w:rsidRPr="005E502F">
              <w:rPr>
                <w:rFonts w:hint="eastAsia"/>
              </w:rPr>
              <w:t>托运人</w:t>
            </w:r>
            <w:r w:rsidRPr="005E502F">
              <w:rPr>
                <w:rFonts w:hint="eastAsia"/>
              </w:rPr>
              <w:t>SEQ&gt;</w:t>
            </w:r>
            <w:r>
              <w:rPr>
                <w:rFonts w:hint="eastAsia"/>
              </w:rPr>
              <w:t>=PreSale</w:t>
            </w:r>
          </w:p>
          <w:p w14:paraId="3B4DA945" w14:textId="77777777" w:rsidR="00B97356" w:rsidRDefault="00B97356" w:rsidP="00F36554">
            <w:r w:rsidRPr="0042543A">
              <w:rPr>
                <w:rFonts w:hint="eastAsia"/>
              </w:rPr>
              <w:t>COMP_GET_SEQ&lt;</w:t>
            </w:r>
            <w:r w:rsidRPr="0042543A">
              <w:rPr>
                <w:rFonts w:hint="eastAsia"/>
              </w:rPr>
              <w:t>收货人</w:t>
            </w:r>
            <w:r w:rsidRPr="0042543A">
              <w:rPr>
                <w:rFonts w:hint="eastAsia"/>
              </w:rPr>
              <w:t>SEQ&gt;</w:t>
            </w:r>
            <w:r>
              <w:rPr>
                <w:rFonts w:hint="eastAsia"/>
              </w:rPr>
              <w:t>= PreSale</w:t>
            </w:r>
          </w:p>
          <w:p w14:paraId="2D63A2F2" w14:textId="77777777" w:rsidR="00B97356" w:rsidRDefault="00B97356" w:rsidP="00F36554">
            <w:r w:rsidRPr="00DA2AD9">
              <w:rPr>
                <w:rFonts w:hint="eastAsia"/>
              </w:rPr>
              <w:t>COMP_TRANS_SEQ&lt;</w:t>
            </w:r>
            <w:r w:rsidRPr="00DA2AD9">
              <w:rPr>
                <w:rFonts w:hint="eastAsia"/>
              </w:rPr>
              <w:t>转运人</w:t>
            </w:r>
            <w:r w:rsidRPr="00DA2AD9">
              <w:rPr>
                <w:rFonts w:hint="eastAsia"/>
              </w:rPr>
              <w:t>SEQ&gt;</w:t>
            </w:r>
            <w:r>
              <w:rPr>
                <w:rFonts w:hint="eastAsia"/>
              </w:rPr>
              <w:t>= PreSale</w:t>
            </w:r>
          </w:p>
          <w:p w14:paraId="626EE073" w14:textId="77777777" w:rsidR="00B97356" w:rsidRDefault="00B97356" w:rsidP="00F36554">
            <w:r w:rsidRPr="004F2E1A">
              <w:rPr>
                <w:rFonts w:hint="eastAsia"/>
              </w:rPr>
              <w:t>IS_TRANSFER&lt;</w:t>
            </w:r>
            <w:r w:rsidRPr="004F2E1A">
              <w:rPr>
                <w:rFonts w:hint="eastAsia"/>
              </w:rPr>
              <w:t>是否中转</w:t>
            </w:r>
            <w:r w:rsidRPr="004F2E1A">
              <w:rPr>
                <w:rFonts w:hint="eastAsia"/>
              </w:rPr>
              <w:t>&gt;</w:t>
            </w:r>
            <w:r>
              <w:rPr>
                <w:rFonts w:hint="eastAsia"/>
              </w:rPr>
              <w:t>=</w:t>
            </w:r>
            <w:r>
              <w:rPr>
                <w:rFonts w:hint="eastAsia"/>
              </w:rPr>
              <w:t>取挂靠</w:t>
            </w:r>
            <w:r>
              <w:rPr>
                <w:rFonts w:hint="eastAsia"/>
              </w:rPr>
              <w:t>FAK</w:t>
            </w:r>
            <w:r>
              <w:rPr>
                <w:rFonts w:hint="eastAsia"/>
              </w:rPr>
              <w:t>的信息</w:t>
            </w:r>
          </w:p>
          <w:p w14:paraId="52A58101" w14:textId="77777777" w:rsidR="00B97356" w:rsidRDefault="00B97356" w:rsidP="00F36554">
            <w:r w:rsidRPr="007605A2">
              <w:rPr>
                <w:rFonts w:hint="eastAsia"/>
              </w:rPr>
              <w:t>TRANSFER_PORT&lt;</w:t>
            </w:r>
            <w:r w:rsidRPr="007605A2">
              <w:rPr>
                <w:rFonts w:hint="eastAsia"/>
              </w:rPr>
              <w:t>中转港</w:t>
            </w:r>
            <w:r w:rsidRPr="007605A2">
              <w:rPr>
                <w:rFonts w:hint="eastAsia"/>
              </w:rPr>
              <w:t>&gt;</w:t>
            </w:r>
            <w:r>
              <w:rPr>
                <w:rFonts w:hint="eastAsia"/>
              </w:rPr>
              <w:t>=</w:t>
            </w:r>
            <w:r>
              <w:rPr>
                <w:rFonts w:hint="eastAsia"/>
              </w:rPr>
              <w:t>取挂靠</w:t>
            </w:r>
            <w:r>
              <w:rPr>
                <w:rFonts w:hint="eastAsia"/>
              </w:rPr>
              <w:t>FAK</w:t>
            </w:r>
            <w:r>
              <w:rPr>
                <w:rFonts w:hint="eastAsia"/>
              </w:rPr>
              <w:t>的信息</w:t>
            </w:r>
          </w:p>
          <w:p w14:paraId="3252EC6A" w14:textId="77777777" w:rsidR="00B97356" w:rsidRDefault="00B97356" w:rsidP="00F36554">
            <w:r w:rsidRPr="00E04B16">
              <w:rPr>
                <w:rFonts w:hint="eastAsia"/>
              </w:rPr>
              <w:t>TRANSPORT_NAME_EN&lt;</w:t>
            </w:r>
            <w:r w:rsidRPr="00E04B16">
              <w:rPr>
                <w:rFonts w:hint="eastAsia"/>
              </w:rPr>
              <w:t>中转港英文</w:t>
            </w:r>
            <w:r w:rsidRPr="00E04B16">
              <w:rPr>
                <w:rFonts w:hint="eastAsia"/>
              </w:rPr>
              <w:t>&gt;</w:t>
            </w:r>
            <w:r>
              <w:rPr>
                <w:rFonts w:hint="eastAsia"/>
              </w:rPr>
              <w:t>=</w:t>
            </w:r>
            <w:r>
              <w:rPr>
                <w:rFonts w:hint="eastAsia"/>
              </w:rPr>
              <w:t>取挂靠</w:t>
            </w:r>
            <w:r>
              <w:rPr>
                <w:rFonts w:hint="eastAsia"/>
              </w:rPr>
              <w:t>FAK</w:t>
            </w:r>
            <w:r>
              <w:rPr>
                <w:rFonts w:hint="eastAsia"/>
              </w:rPr>
              <w:t>的信息</w:t>
            </w:r>
          </w:p>
          <w:p w14:paraId="32446B4F" w14:textId="77777777" w:rsidR="00B97356" w:rsidRDefault="00B97356" w:rsidP="00F36554">
            <w:r w:rsidRPr="00870FD4">
              <w:rPr>
                <w:rFonts w:hint="eastAsia"/>
              </w:rPr>
              <w:t>TRANSPORT_NAME_CN&lt;</w:t>
            </w:r>
            <w:r w:rsidRPr="00870FD4">
              <w:rPr>
                <w:rFonts w:hint="eastAsia"/>
              </w:rPr>
              <w:t>中转港中文</w:t>
            </w:r>
            <w:r w:rsidRPr="00870FD4">
              <w:rPr>
                <w:rFonts w:hint="eastAsia"/>
              </w:rPr>
              <w:t>&gt;</w:t>
            </w:r>
            <w:r>
              <w:rPr>
                <w:rFonts w:hint="eastAsia"/>
              </w:rPr>
              <w:t>=</w:t>
            </w:r>
            <w:r>
              <w:rPr>
                <w:rFonts w:hint="eastAsia"/>
              </w:rPr>
              <w:t>取挂靠</w:t>
            </w:r>
            <w:r>
              <w:rPr>
                <w:rFonts w:hint="eastAsia"/>
              </w:rPr>
              <w:t>FAK</w:t>
            </w:r>
            <w:r>
              <w:rPr>
                <w:rFonts w:hint="eastAsia"/>
              </w:rPr>
              <w:t>的信息</w:t>
            </w:r>
          </w:p>
          <w:p w14:paraId="05D59683" w14:textId="77777777" w:rsidR="00B97356" w:rsidRDefault="00B97356" w:rsidP="00F36554">
            <w:r>
              <w:rPr>
                <w:rFonts w:hint="eastAsia"/>
              </w:rPr>
              <w:t>备用字段为</w:t>
            </w:r>
            <w:r>
              <w:rPr>
                <w:rFonts w:hint="eastAsia"/>
              </w:rPr>
              <w:t>NULL</w:t>
            </w:r>
          </w:p>
          <w:p w14:paraId="6DFBC6C6" w14:textId="77777777" w:rsidR="00B97356" w:rsidRDefault="00B97356" w:rsidP="00F36554">
            <w:r>
              <w:rPr>
                <w:rFonts w:hint="eastAsia"/>
              </w:rPr>
              <w:t>时间戳</w:t>
            </w:r>
          </w:p>
          <w:p w14:paraId="6F059A0E" w14:textId="77777777" w:rsidR="00B97356" w:rsidRDefault="00B97356" w:rsidP="00F36554"/>
          <w:p w14:paraId="44F3FC4D" w14:textId="77777777" w:rsidR="00B97356" w:rsidRDefault="00B97356" w:rsidP="00F36554">
            <w:r>
              <w:rPr>
                <w:rFonts w:hint="eastAsia"/>
              </w:rPr>
              <w:t>*</w:t>
            </w:r>
            <w:r w:rsidRPr="000236B0">
              <w:rPr>
                <w:rFonts w:hint="eastAsia"/>
              </w:rPr>
              <w:t>BUSINESS_ORDER_DETAIL&lt;</w:t>
            </w:r>
            <w:r w:rsidRPr="000236B0">
              <w:rPr>
                <w:rFonts w:hint="eastAsia"/>
              </w:rPr>
              <w:t>订单明细表</w:t>
            </w:r>
            <w:r w:rsidRPr="000236B0">
              <w:rPr>
                <w:rFonts w:hint="eastAsia"/>
              </w:rPr>
              <w:t>&gt;</w:t>
            </w:r>
            <w:r>
              <w:rPr>
                <w:rFonts w:hint="eastAsia"/>
              </w:rPr>
              <w:t>新增记录</w:t>
            </w:r>
          </w:p>
          <w:p w14:paraId="5F23017E" w14:textId="77777777" w:rsidR="00B97356" w:rsidRPr="00E1350E" w:rsidRDefault="00B97356" w:rsidP="00F36554">
            <w:r>
              <w:rPr>
                <w:rFonts w:hint="eastAsia"/>
              </w:rPr>
              <w:t>自于“</w:t>
            </w:r>
            <w:r w:rsidRPr="007D3EE8">
              <w:rPr>
                <w:rFonts w:hint="eastAsia"/>
              </w:rPr>
              <w:t>FUTURE_PRESALE_DETAIL&lt;</w:t>
            </w:r>
            <w:r w:rsidRPr="007D3EE8">
              <w:rPr>
                <w:rFonts w:hint="eastAsia"/>
              </w:rPr>
              <w:t>远期预售明细表</w:t>
            </w:r>
            <w:r w:rsidRPr="007D3EE8">
              <w:rPr>
                <w:rFonts w:hint="eastAsia"/>
              </w:rPr>
              <w:t>&gt;</w:t>
            </w:r>
            <w:r>
              <w:rPr>
                <w:rFonts w:hint="eastAsia"/>
              </w:rPr>
              <w:t>”一样字段，标示为</w:t>
            </w:r>
            <w:r>
              <w:rPr>
                <w:rFonts w:hint="eastAsia"/>
              </w:rPr>
              <w:t>PresaleDetail</w:t>
            </w:r>
          </w:p>
          <w:p w14:paraId="5CFD31B6" w14:textId="77777777" w:rsidR="00B97356" w:rsidRDefault="00B97356" w:rsidP="00F36554"/>
          <w:p w14:paraId="78690561" w14:textId="77777777" w:rsidR="00B97356" w:rsidRDefault="00B97356" w:rsidP="00F36554">
            <w:r w:rsidRPr="004351F6">
              <w:rPr>
                <w:rFonts w:hint="eastAsia"/>
              </w:rPr>
              <w:t>BUSINESS_ORDER_SEQ</w:t>
            </w:r>
            <w:r>
              <w:rPr>
                <w:rFonts w:hint="eastAsia"/>
              </w:rPr>
              <w:t>=</w:t>
            </w:r>
            <w:r>
              <w:rPr>
                <w:rFonts w:hint="eastAsia"/>
              </w:rPr>
              <w:t>主表</w:t>
            </w:r>
            <w:r>
              <w:rPr>
                <w:rFonts w:hint="eastAsia"/>
              </w:rPr>
              <w:t>SEQ</w:t>
            </w:r>
          </w:p>
          <w:p w14:paraId="70005A83" w14:textId="77777777" w:rsidR="00B97356" w:rsidRDefault="00B97356" w:rsidP="00F36554">
            <w:r w:rsidRPr="001858DF">
              <w:rPr>
                <w:rFonts w:hint="eastAsia"/>
              </w:rPr>
              <w:t>ORDER_NO&lt;</w:t>
            </w:r>
            <w:r w:rsidRPr="001858DF">
              <w:rPr>
                <w:rFonts w:hint="eastAsia"/>
              </w:rPr>
              <w:t>订单号码（申请编号）</w:t>
            </w:r>
            <w:r w:rsidRPr="001858DF">
              <w:rPr>
                <w:rFonts w:hint="eastAsia"/>
              </w:rPr>
              <w:t>&gt;</w:t>
            </w:r>
            <w:r>
              <w:rPr>
                <w:rFonts w:hint="eastAsia"/>
              </w:rPr>
              <w:t>=</w:t>
            </w:r>
          </w:p>
          <w:p w14:paraId="589D5298" w14:textId="77777777" w:rsidR="00B97356" w:rsidRDefault="00B97356" w:rsidP="00F36554">
            <w:pPr>
              <w:ind w:firstLineChars="150" w:firstLine="270"/>
            </w:pPr>
            <w:r>
              <w:rPr>
                <w:rFonts w:hint="eastAsia"/>
              </w:rPr>
              <w:t>BUSINESS_ORDER.ORDER_NO</w:t>
            </w:r>
          </w:p>
          <w:p w14:paraId="26766690" w14:textId="77777777" w:rsidR="00B97356" w:rsidRDefault="00B97356" w:rsidP="00F36554">
            <w:r w:rsidRPr="009E3476">
              <w:rPr>
                <w:rFonts w:hint="eastAsia"/>
              </w:rPr>
              <w:t>BOOKING_NO&lt;</w:t>
            </w:r>
            <w:r w:rsidRPr="009E3476">
              <w:rPr>
                <w:rFonts w:hint="eastAsia"/>
              </w:rPr>
              <w:t>订舱编号</w:t>
            </w:r>
            <w:r w:rsidRPr="009E3476">
              <w:rPr>
                <w:rFonts w:hint="eastAsia"/>
              </w:rPr>
              <w:t>&gt;</w:t>
            </w:r>
            <w:r>
              <w:rPr>
                <w:rFonts w:hint="eastAsia"/>
              </w:rPr>
              <w:t>=NULL</w:t>
            </w:r>
          </w:p>
          <w:p w14:paraId="274977E2" w14:textId="77777777" w:rsidR="00B97356" w:rsidRDefault="00B97356" w:rsidP="00F36554">
            <w:r w:rsidRPr="00E92C58">
              <w:t>BOOKING_PRICE_SEQ</w:t>
            </w:r>
            <w:r>
              <w:rPr>
                <w:rFonts w:hint="eastAsia"/>
              </w:rPr>
              <w:t xml:space="preserve">= </w:t>
            </w:r>
          </w:p>
          <w:p w14:paraId="4888DD36" w14:textId="77777777" w:rsidR="00B97356" w:rsidRDefault="00B97356" w:rsidP="00F36554">
            <w:pPr>
              <w:ind w:firstLineChars="150" w:firstLine="270"/>
            </w:pPr>
            <w:r>
              <w:rPr>
                <w:rFonts w:hint="eastAsia"/>
              </w:rPr>
              <w:t>BUSINESS_ORDER.</w:t>
            </w:r>
            <w:r w:rsidRPr="00E92C58">
              <w:t xml:space="preserve"> BOOKING_PRICE_SEQ</w:t>
            </w:r>
          </w:p>
          <w:p w14:paraId="459B3EBA" w14:textId="77777777" w:rsidR="00B97356" w:rsidRDefault="00B97356" w:rsidP="00F36554">
            <w:r w:rsidRPr="00A0370F">
              <w:rPr>
                <w:rFonts w:hint="eastAsia"/>
              </w:rPr>
              <w:t>FAK_BOOKING_PRICE_NO&lt;FAK</w:t>
            </w:r>
            <w:r w:rsidRPr="00A0370F">
              <w:rPr>
                <w:rFonts w:hint="eastAsia"/>
              </w:rPr>
              <w:t>运价编号关联</w:t>
            </w:r>
            <w:r w:rsidRPr="00A0370F">
              <w:rPr>
                <w:rFonts w:hint="eastAsia"/>
              </w:rPr>
              <w:t>&gt;</w:t>
            </w:r>
            <w:r>
              <w:rPr>
                <w:rFonts w:hint="eastAsia"/>
              </w:rPr>
              <w:t>=</w:t>
            </w:r>
          </w:p>
          <w:p w14:paraId="6FC244CD" w14:textId="77777777" w:rsidR="00B97356" w:rsidRDefault="00B97356" w:rsidP="00F36554">
            <w:r>
              <w:rPr>
                <w:rFonts w:hint="eastAsia"/>
              </w:rPr>
              <w:t xml:space="preserve">   </w:t>
            </w:r>
            <w:r w:rsidRPr="00E92C58">
              <w:t>BOOKING_</w:t>
            </w:r>
            <w:r>
              <w:rPr>
                <w:rFonts w:hint="eastAsia"/>
              </w:rPr>
              <w:t xml:space="preserve"> ORDER.</w:t>
            </w:r>
            <w:r w:rsidRPr="00A0370F">
              <w:rPr>
                <w:rFonts w:hint="eastAsia"/>
              </w:rPr>
              <w:t>FAK_BOOKING_PRICE_NO</w:t>
            </w:r>
          </w:p>
          <w:p w14:paraId="0AD66782" w14:textId="77777777" w:rsidR="00B97356" w:rsidRDefault="00B97356" w:rsidP="00F36554">
            <w:r w:rsidRPr="00103F40">
              <w:rPr>
                <w:rFonts w:hint="eastAsia"/>
              </w:rPr>
              <w:t>CONTA_NO&lt;</w:t>
            </w:r>
            <w:r w:rsidRPr="00103F40">
              <w:rPr>
                <w:rFonts w:hint="eastAsia"/>
              </w:rPr>
              <w:t>箱号</w:t>
            </w:r>
            <w:r w:rsidRPr="00103F40">
              <w:rPr>
                <w:rFonts w:hint="eastAsia"/>
              </w:rPr>
              <w:t>&gt;</w:t>
            </w:r>
            <w:r>
              <w:rPr>
                <w:rFonts w:hint="eastAsia"/>
              </w:rPr>
              <w:t>=</w:t>
            </w:r>
            <w:r>
              <w:rPr>
                <w:rFonts w:hint="eastAsia"/>
              </w:rPr>
              <w:t>页面录入，只有</w:t>
            </w:r>
            <w:r>
              <w:rPr>
                <w:rFonts w:hint="eastAsia"/>
              </w:rPr>
              <w:t>SOC</w:t>
            </w:r>
            <w:r>
              <w:rPr>
                <w:rFonts w:hint="eastAsia"/>
              </w:rPr>
              <w:t>为必填</w:t>
            </w:r>
          </w:p>
          <w:p w14:paraId="5E4DA397" w14:textId="77777777" w:rsidR="00B97356" w:rsidRDefault="00B97356" w:rsidP="00F36554">
            <w:r w:rsidRPr="00A95465">
              <w:rPr>
                <w:rFonts w:hint="eastAsia"/>
              </w:rPr>
              <w:lastRenderedPageBreak/>
              <w:t>CONTA_SIZE&lt;</w:t>
            </w:r>
            <w:r w:rsidRPr="00A95465">
              <w:rPr>
                <w:rFonts w:hint="eastAsia"/>
              </w:rPr>
              <w:t>标准箱型</w:t>
            </w:r>
            <w:r w:rsidRPr="00A95465">
              <w:rPr>
                <w:rFonts w:hint="eastAsia"/>
              </w:rPr>
              <w:t>&gt;</w:t>
            </w:r>
            <w:r>
              <w:rPr>
                <w:rFonts w:hint="eastAsia"/>
              </w:rPr>
              <w:t>=PresaleDetail</w:t>
            </w:r>
          </w:p>
          <w:p w14:paraId="6389CEFD" w14:textId="77777777" w:rsidR="00B97356" w:rsidRDefault="00B97356" w:rsidP="00F36554">
            <w:r w:rsidRPr="00896636">
              <w:rPr>
                <w:rFonts w:hint="eastAsia"/>
              </w:rPr>
              <w:t>CONTA_SIZE_OWNER&lt;</w:t>
            </w:r>
            <w:r w:rsidRPr="00896636">
              <w:rPr>
                <w:rFonts w:hint="eastAsia"/>
              </w:rPr>
              <w:t>箱型</w:t>
            </w:r>
            <w:r w:rsidRPr="00896636">
              <w:rPr>
                <w:rFonts w:hint="eastAsia"/>
              </w:rPr>
              <w:t>&gt;</w:t>
            </w:r>
            <w:r>
              <w:rPr>
                <w:rFonts w:hint="eastAsia"/>
              </w:rPr>
              <w:t>=PresaleDetail</w:t>
            </w:r>
          </w:p>
          <w:p w14:paraId="38D6B8C5" w14:textId="77777777" w:rsidR="00B97356" w:rsidRDefault="00B97356" w:rsidP="00F36554">
            <w:r w:rsidRPr="002F50AB">
              <w:rPr>
                <w:rFonts w:hint="eastAsia"/>
              </w:rPr>
              <w:t>CONTA_SIZE_REPORT&lt;</w:t>
            </w:r>
            <w:r w:rsidRPr="002F50AB">
              <w:rPr>
                <w:rFonts w:hint="eastAsia"/>
              </w:rPr>
              <w:t>统计箱型</w:t>
            </w:r>
            <w:r w:rsidRPr="002F50AB">
              <w:rPr>
                <w:rFonts w:hint="eastAsia"/>
              </w:rPr>
              <w:t>&gt;</w:t>
            </w:r>
            <w:r>
              <w:rPr>
                <w:rFonts w:hint="eastAsia"/>
              </w:rPr>
              <w:t>=PresaleDetail</w:t>
            </w:r>
          </w:p>
          <w:p w14:paraId="207B36E2" w14:textId="77777777" w:rsidR="00B97356" w:rsidRDefault="00B97356" w:rsidP="00F36554">
            <w:r w:rsidRPr="007323BB">
              <w:rPr>
                <w:rFonts w:hint="eastAsia"/>
              </w:rPr>
              <w:t>CONTA_SZIE_DISP&lt;</w:t>
            </w:r>
            <w:r w:rsidRPr="007323BB">
              <w:rPr>
                <w:rFonts w:hint="eastAsia"/>
              </w:rPr>
              <w:t>显示箱型</w:t>
            </w:r>
            <w:r w:rsidRPr="007323BB">
              <w:rPr>
                <w:rFonts w:hint="eastAsia"/>
              </w:rPr>
              <w:t>&gt;</w:t>
            </w:r>
            <w:r>
              <w:rPr>
                <w:rFonts w:hint="eastAsia"/>
              </w:rPr>
              <w:t>=PresaleDetail</w:t>
            </w:r>
          </w:p>
          <w:p w14:paraId="31F5435C" w14:textId="77777777" w:rsidR="00B97356" w:rsidRDefault="00B97356" w:rsidP="00F36554">
            <w:r w:rsidRPr="004F5AF5">
              <w:rPr>
                <w:rFonts w:hint="eastAsia"/>
              </w:rPr>
              <w:t>CONTA_SIZE_DESC&lt;</w:t>
            </w:r>
            <w:r w:rsidRPr="004F5AF5">
              <w:rPr>
                <w:rFonts w:hint="eastAsia"/>
              </w:rPr>
              <w:t>箱型描述</w:t>
            </w:r>
            <w:r w:rsidRPr="004F5AF5">
              <w:rPr>
                <w:rFonts w:hint="eastAsia"/>
              </w:rPr>
              <w:t>&gt;</w:t>
            </w:r>
            <w:r>
              <w:rPr>
                <w:rFonts w:hint="eastAsia"/>
              </w:rPr>
              <w:t>=PresaleDetail</w:t>
            </w:r>
          </w:p>
          <w:p w14:paraId="2925F04C" w14:textId="77777777" w:rsidR="00B97356" w:rsidRDefault="00B97356" w:rsidP="00F36554">
            <w:r w:rsidRPr="00CD604B">
              <w:rPr>
                <w:rFonts w:hint="eastAsia"/>
              </w:rPr>
              <w:t>PRICE_UNIT&lt;</w:t>
            </w:r>
            <w:r w:rsidRPr="00CD604B">
              <w:rPr>
                <w:rFonts w:hint="eastAsia"/>
              </w:rPr>
              <w:t>币种</w:t>
            </w:r>
            <w:r w:rsidRPr="00CD604B">
              <w:rPr>
                <w:rFonts w:hint="eastAsia"/>
              </w:rPr>
              <w:t>&gt;</w:t>
            </w:r>
            <w:r>
              <w:rPr>
                <w:rFonts w:hint="eastAsia"/>
              </w:rPr>
              <w:t>=PresaleDetail</w:t>
            </w:r>
          </w:p>
          <w:p w14:paraId="2F805F37" w14:textId="77777777" w:rsidR="00B97356" w:rsidRDefault="00B97356" w:rsidP="00F36554">
            <w:r w:rsidRPr="00C06415">
              <w:rPr>
                <w:rFonts w:hint="eastAsia"/>
              </w:rPr>
              <w:t>PRICE_TOTAL&lt;FAK</w:t>
            </w:r>
            <w:r w:rsidRPr="00C06415">
              <w:rPr>
                <w:rFonts w:hint="eastAsia"/>
              </w:rPr>
              <w:t>报价</w:t>
            </w:r>
            <w:r w:rsidRPr="00C06415">
              <w:rPr>
                <w:rFonts w:hint="eastAsia"/>
              </w:rPr>
              <w:t>&gt;</w:t>
            </w:r>
            <w:r>
              <w:rPr>
                <w:rFonts w:hint="eastAsia"/>
              </w:rPr>
              <w:t>=</w:t>
            </w:r>
            <w:r>
              <w:rPr>
                <w:rFonts w:hint="eastAsia"/>
              </w:rPr>
              <w:t>页面显示的</w:t>
            </w:r>
            <w:r>
              <w:rPr>
                <w:rFonts w:hint="eastAsia"/>
              </w:rPr>
              <w:t>FAK</w:t>
            </w:r>
            <w:r>
              <w:rPr>
                <w:rFonts w:hint="eastAsia"/>
              </w:rPr>
              <w:t>价</w:t>
            </w:r>
          </w:p>
          <w:p w14:paraId="6AD17F05" w14:textId="77777777" w:rsidR="00B97356" w:rsidRDefault="00B97356" w:rsidP="00F36554">
            <w:r w:rsidRPr="009E3C6B">
              <w:rPr>
                <w:rFonts w:hint="eastAsia"/>
              </w:rPr>
              <w:t>PRICE_TRANS&lt;</w:t>
            </w:r>
            <w:r w:rsidRPr="009E3C6B">
              <w:rPr>
                <w:rFonts w:hint="eastAsia"/>
              </w:rPr>
              <w:t>申请价</w:t>
            </w:r>
            <w:r w:rsidRPr="009E3C6B">
              <w:rPr>
                <w:rFonts w:hint="eastAsia"/>
              </w:rPr>
              <w:t>&gt;</w:t>
            </w:r>
            <w:r>
              <w:rPr>
                <w:rFonts w:hint="eastAsia"/>
              </w:rPr>
              <w:t>=</w:t>
            </w:r>
          </w:p>
          <w:p w14:paraId="0202CBF2" w14:textId="77777777" w:rsidR="00B97356" w:rsidRDefault="00B97356" w:rsidP="00F36554">
            <w:pPr>
              <w:ind w:firstLineChars="150" w:firstLine="270"/>
            </w:pPr>
            <w:r>
              <w:rPr>
                <w:rFonts w:hint="eastAsia"/>
              </w:rPr>
              <w:t>PresaleDetail.</w:t>
            </w:r>
            <w:r w:rsidRPr="00F2251A">
              <w:t>FINAL_PRICE_TOTAL</w:t>
            </w:r>
          </w:p>
          <w:p w14:paraId="4056B065" w14:textId="77777777" w:rsidR="00B97356" w:rsidRDefault="00B97356" w:rsidP="00F36554">
            <w:r w:rsidRPr="0035554A">
              <w:rPr>
                <w:rFonts w:hint="eastAsia"/>
              </w:rPr>
              <w:t>PRICE_FEE&lt;</w:t>
            </w:r>
            <w:r w:rsidRPr="0035554A">
              <w:rPr>
                <w:rFonts w:hint="eastAsia"/>
              </w:rPr>
              <w:t>佣金</w:t>
            </w:r>
            <w:r w:rsidRPr="0035554A">
              <w:rPr>
                <w:rFonts w:hint="eastAsia"/>
              </w:rPr>
              <w:t>&gt;</w:t>
            </w:r>
            <w:r>
              <w:rPr>
                <w:rFonts w:hint="eastAsia"/>
              </w:rPr>
              <w:t>=NULL</w:t>
            </w:r>
          </w:p>
          <w:p w14:paraId="58B9F659" w14:textId="77777777" w:rsidR="00B97356" w:rsidRDefault="00B97356" w:rsidP="00F36554">
            <w:r w:rsidRPr="00162E8D">
              <w:rPr>
                <w:rFonts w:hint="eastAsia"/>
              </w:rPr>
              <w:t>PRICE_FEE_RATIO&lt;</w:t>
            </w:r>
            <w:r w:rsidRPr="00162E8D">
              <w:rPr>
                <w:rFonts w:hint="eastAsia"/>
              </w:rPr>
              <w:t>佣金比例</w:t>
            </w:r>
            <w:r w:rsidRPr="00162E8D">
              <w:rPr>
                <w:rFonts w:hint="eastAsia"/>
              </w:rPr>
              <w:t>&gt;</w:t>
            </w:r>
            <w:r>
              <w:rPr>
                <w:rFonts w:hint="eastAsia"/>
              </w:rPr>
              <w:t>=NULL</w:t>
            </w:r>
          </w:p>
          <w:p w14:paraId="712C9523" w14:textId="77777777" w:rsidR="00B97356" w:rsidRDefault="00B97356" w:rsidP="00F36554">
            <w:r w:rsidRPr="00461C44">
              <w:rPr>
                <w:rFonts w:hint="eastAsia"/>
              </w:rPr>
              <w:t>FINAL_PRICE_TOTAL&lt;</w:t>
            </w:r>
            <w:r w:rsidRPr="00461C44">
              <w:rPr>
                <w:rFonts w:hint="eastAsia"/>
              </w:rPr>
              <w:t>成交价</w:t>
            </w:r>
            <w:r w:rsidRPr="00461C44">
              <w:rPr>
                <w:rFonts w:hint="eastAsia"/>
              </w:rPr>
              <w:t>&gt;</w:t>
            </w:r>
            <w:r>
              <w:rPr>
                <w:rFonts w:hint="eastAsia"/>
              </w:rPr>
              <w:t xml:space="preserve">= </w:t>
            </w:r>
          </w:p>
          <w:p w14:paraId="566253A1" w14:textId="77777777" w:rsidR="00B97356" w:rsidRPr="00CD4E77" w:rsidRDefault="00B97356" w:rsidP="00F36554">
            <w:pPr>
              <w:ind w:firstLineChars="150" w:firstLine="270"/>
            </w:pPr>
            <w:r>
              <w:rPr>
                <w:rFonts w:hint="eastAsia"/>
              </w:rPr>
              <w:t>PresaleDetail.</w:t>
            </w:r>
            <w:r w:rsidRPr="00F2251A">
              <w:t>FINAL_PRICE_TOTAL</w:t>
            </w:r>
          </w:p>
          <w:p w14:paraId="152F2155" w14:textId="77777777" w:rsidR="00B97356" w:rsidRDefault="00B97356" w:rsidP="00F36554">
            <w:r w:rsidRPr="00B265D8">
              <w:rPr>
                <w:rFonts w:hint="eastAsia"/>
              </w:rPr>
              <w:t>FINAL_PRICE_FEE&lt;</w:t>
            </w:r>
            <w:r w:rsidRPr="00B265D8">
              <w:rPr>
                <w:rFonts w:hint="eastAsia"/>
              </w:rPr>
              <w:t>结算佣金</w:t>
            </w:r>
            <w:r w:rsidRPr="00B265D8">
              <w:rPr>
                <w:rFonts w:hint="eastAsia"/>
              </w:rPr>
              <w:t>&gt;</w:t>
            </w:r>
            <w:r>
              <w:rPr>
                <w:rFonts w:hint="eastAsia"/>
              </w:rPr>
              <w:t>=NULL</w:t>
            </w:r>
          </w:p>
          <w:p w14:paraId="4C1E6530" w14:textId="77777777" w:rsidR="00B97356" w:rsidRDefault="00B97356" w:rsidP="00F36554">
            <w:r w:rsidRPr="00333215">
              <w:rPr>
                <w:rFonts w:hint="eastAsia"/>
              </w:rPr>
              <w:t>FINAL_PRICE_FEE_LOGGER&lt;</w:t>
            </w:r>
            <w:r w:rsidRPr="00333215">
              <w:rPr>
                <w:rFonts w:hint="eastAsia"/>
              </w:rPr>
              <w:t>佣金计算说明</w:t>
            </w:r>
            <w:r w:rsidRPr="00333215">
              <w:rPr>
                <w:rFonts w:hint="eastAsia"/>
              </w:rPr>
              <w:t>&gt;</w:t>
            </w:r>
            <w:r>
              <w:rPr>
                <w:rFonts w:hint="eastAsia"/>
              </w:rPr>
              <w:t>=NULL</w:t>
            </w:r>
          </w:p>
          <w:p w14:paraId="451CBBD4" w14:textId="77777777" w:rsidR="00B97356" w:rsidRDefault="00B97356" w:rsidP="00F36554">
            <w:r w:rsidRPr="008769AC">
              <w:rPr>
                <w:rFonts w:hint="eastAsia"/>
              </w:rPr>
              <w:t>STATUS&lt;</w:t>
            </w:r>
            <w:r w:rsidRPr="008769AC">
              <w:rPr>
                <w:rFonts w:hint="eastAsia"/>
              </w:rPr>
              <w:t>状态</w:t>
            </w:r>
            <w:r w:rsidRPr="008769AC">
              <w:rPr>
                <w:rFonts w:hint="eastAsia"/>
              </w:rPr>
              <w:t>&gt;</w:t>
            </w:r>
            <w:r>
              <w:rPr>
                <w:rFonts w:hint="eastAsia"/>
              </w:rPr>
              <w:t xml:space="preserve">= 0 - </w:t>
            </w:r>
            <w:r>
              <w:rPr>
                <w:rFonts w:hint="eastAsia"/>
              </w:rPr>
              <w:t>草稿</w:t>
            </w:r>
          </w:p>
          <w:p w14:paraId="7A5E823D" w14:textId="77777777" w:rsidR="00B97356" w:rsidRDefault="00B97356" w:rsidP="00F36554">
            <w:r w:rsidRPr="00B8772D">
              <w:rPr>
                <w:rFonts w:hint="eastAsia"/>
              </w:rPr>
              <w:t>CONTA_MOVEMENT_TIME&lt;</w:t>
            </w:r>
            <w:r w:rsidRPr="00B8772D">
              <w:rPr>
                <w:rFonts w:hint="eastAsia"/>
              </w:rPr>
              <w:t>箱动态变化时间</w:t>
            </w:r>
            <w:r w:rsidRPr="00B8772D">
              <w:rPr>
                <w:rFonts w:hint="eastAsia"/>
              </w:rPr>
              <w:t>&gt;</w:t>
            </w:r>
            <w:r>
              <w:rPr>
                <w:rFonts w:hint="eastAsia"/>
              </w:rPr>
              <w:t>=NULL</w:t>
            </w:r>
          </w:p>
          <w:p w14:paraId="16B75047" w14:textId="77777777" w:rsidR="00B97356" w:rsidRDefault="00B97356" w:rsidP="00F36554">
            <w:r w:rsidRPr="009179D7">
              <w:rPr>
                <w:rFonts w:hint="eastAsia"/>
              </w:rPr>
              <w:t>IS_SOC&lt;</w:t>
            </w:r>
            <w:r w:rsidRPr="009179D7">
              <w:rPr>
                <w:rFonts w:hint="eastAsia"/>
              </w:rPr>
              <w:t>自用柜标记</w:t>
            </w:r>
            <w:r w:rsidRPr="009179D7">
              <w:rPr>
                <w:rFonts w:hint="eastAsia"/>
              </w:rPr>
              <w:t>&gt;</w:t>
            </w:r>
            <w:r>
              <w:rPr>
                <w:rFonts w:hint="eastAsia"/>
              </w:rPr>
              <w:t>=</w:t>
            </w:r>
            <w:r>
              <w:rPr>
                <w:rFonts w:hint="eastAsia"/>
              </w:rPr>
              <w:t>页面选中</w:t>
            </w:r>
          </w:p>
          <w:p w14:paraId="118F7FD9" w14:textId="77777777" w:rsidR="00B97356" w:rsidRDefault="00B97356" w:rsidP="00F36554">
            <w:r w:rsidRPr="00304C3F">
              <w:rPr>
                <w:rFonts w:hint="eastAsia"/>
              </w:rPr>
              <w:t>IS_OVER_WEIGHT&lt;</w:t>
            </w:r>
            <w:r w:rsidRPr="00304C3F">
              <w:rPr>
                <w:rFonts w:hint="eastAsia"/>
              </w:rPr>
              <w:t>是否超重</w:t>
            </w:r>
            <w:r w:rsidRPr="00304C3F">
              <w:rPr>
                <w:rFonts w:hint="eastAsia"/>
              </w:rPr>
              <w:t>&gt;</w:t>
            </w:r>
            <w:r>
              <w:rPr>
                <w:rFonts w:hint="eastAsia"/>
              </w:rPr>
              <w:t>=</w:t>
            </w:r>
            <w:r>
              <w:rPr>
                <w:rFonts w:hint="eastAsia"/>
              </w:rPr>
              <w:t>页面勾选</w:t>
            </w:r>
          </w:p>
          <w:p w14:paraId="49286952" w14:textId="77777777" w:rsidR="00B97356" w:rsidRDefault="00B97356" w:rsidP="00F36554">
            <w:r w:rsidRPr="00CF3897">
              <w:rPr>
                <w:rFonts w:hint="eastAsia"/>
              </w:rPr>
              <w:t>CONTA_WEIGHT&lt;</w:t>
            </w:r>
            <w:r w:rsidRPr="00CF3897">
              <w:rPr>
                <w:rFonts w:hint="eastAsia"/>
              </w:rPr>
              <w:t>单柜重量</w:t>
            </w:r>
            <w:r w:rsidRPr="00CF3897">
              <w:rPr>
                <w:rFonts w:hint="eastAsia"/>
              </w:rPr>
              <w:t>&gt;</w:t>
            </w:r>
            <w:r>
              <w:rPr>
                <w:rFonts w:hint="eastAsia"/>
              </w:rPr>
              <w:t>=</w:t>
            </w:r>
            <w:r>
              <w:rPr>
                <w:rFonts w:hint="eastAsia"/>
              </w:rPr>
              <w:t>页面录入</w:t>
            </w:r>
          </w:p>
          <w:p w14:paraId="2E5D3F30" w14:textId="77777777" w:rsidR="00B97356" w:rsidRPr="003E41F6" w:rsidRDefault="00B97356" w:rsidP="00F36554">
            <w:r>
              <w:rPr>
                <w:rFonts w:hint="eastAsia"/>
              </w:rPr>
              <w:t>时间戳</w:t>
            </w:r>
          </w:p>
        </w:tc>
      </w:tr>
      <w:tr w:rsidR="00B97356" w14:paraId="2B07B40B" w14:textId="77777777" w:rsidTr="00F36554">
        <w:tc>
          <w:tcPr>
            <w:tcW w:w="1384" w:type="dxa"/>
          </w:tcPr>
          <w:p w14:paraId="2A285210" w14:textId="77777777" w:rsidR="00B97356" w:rsidRDefault="00B97356" w:rsidP="00F36554">
            <w:r>
              <w:rPr>
                <w:rFonts w:hint="eastAsia"/>
              </w:rPr>
              <w:lastRenderedPageBreak/>
              <w:t>交割</w:t>
            </w:r>
            <w:r>
              <w:rPr>
                <w:rFonts w:hint="eastAsia"/>
              </w:rPr>
              <w:t>&gt;&gt;</w:t>
            </w:r>
            <w:r>
              <w:rPr>
                <w:rFonts w:hint="eastAsia"/>
              </w:rPr>
              <w:t>提交</w:t>
            </w:r>
          </w:p>
        </w:tc>
        <w:tc>
          <w:tcPr>
            <w:tcW w:w="2268" w:type="dxa"/>
          </w:tcPr>
          <w:p w14:paraId="67E0F532" w14:textId="77777777" w:rsidR="00B97356" w:rsidRDefault="00B97356" w:rsidP="00F36554">
            <w:r>
              <w:rPr>
                <w:rFonts w:hint="eastAsia"/>
              </w:rPr>
              <w:t>提交</w:t>
            </w:r>
          </w:p>
        </w:tc>
        <w:tc>
          <w:tcPr>
            <w:tcW w:w="4536" w:type="dxa"/>
          </w:tcPr>
          <w:p w14:paraId="3C2B60A5" w14:textId="77777777" w:rsidR="00B97356" w:rsidRDefault="00B97356" w:rsidP="00F36554">
            <w:r>
              <w:rPr>
                <w:rFonts w:hint="eastAsia"/>
              </w:rPr>
              <w:t>更新页面修改的内容外</w:t>
            </w:r>
          </w:p>
          <w:p w14:paraId="67277FD8" w14:textId="77777777" w:rsidR="00B97356" w:rsidRDefault="00B97356" w:rsidP="00F36554">
            <w:r>
              <w:rPr>
                <w:rFonts w:hint="eastAsia"/>
              </w:rPr>
              <w:t xml:space="preserve">* </w:t>
            </w:r>
            <w:r w:rsidRPr="00C83BA3">
              <w:rPr>
                <w:rFonts w:hint="eastAsia"/>
              </w:rPr>
              <w:t>BUSINESS_ORDER&lt;</w:t>
            </w:r>
            <w:r w:rsidRPr="00C83BA3">
              <w:rPr>
                <w:rFonts w:hint="eastAsia"/>
              </w:rPr>
              <w:t>订单表</w:t>
            </w:r>
            <w:r w:rsidRPr="00C83BA3">
              <w:rPr>
                <w:rFonts w:hint="eastAsia"/>
              </w:rPr>
              <w:t>&gt;</w:t>
            </w:r>
            <w:r>
              <w:rPr>
                <w:rFonts w:hint="eastAsia"/>
              </w:rPr>
              <w:t>更新一条记录</w:t>
            </w:r>
          </w:p>
          <w:p w14:paraId="71605C81" w14:textId="77777777" w:rsidR="00B97356" w:rsidRDefault="00B97356" w:rsidP="00F36554">
            <w:r>
              <w:rPr>
                <w:rFonts w:hint="eastAsia"/>
              </w:rPr>
              <w:t xml:space="preserve">STATUS = 10 </w:t>
            </w:r>
            <w:r>
              <w:t>–</w:t>
            </w:r>
            <w:r>
              <w:rPr>
                <w:rFonts w:hint="eastAsia"/>
              </w:rPr>
              <w:t>已提交</w:t>
            </w:r>
          </w:p>
          <w:p w14:paraId="18C9B54E" w14:textId="77777777" w:rsidR="00B97356" w:rsidRDefault="00B97356" w:rsidP="00F36554">
            <w:r>
              <w:rPr>
                <w:rFonts w:hint="eastAsia"/>
              </w:rPr>
              <w:t>时间戳</w:t>
            </w:r>
          </w:p>
          <w:p w14:paraId="0D3D2F4E" w14:textId="77777777" w:rsidR="00B97356" w:rsidRDefault="00B97356" w:rsidP="00F36554"/>
          <w:p w14:paraId="7F4C7F20" w14:textId="77777777" w:rsidR="00B97356" w:rsidRDefault="00B97356" w:rsidP="00F36554">
            <w:r>
              <w:rPr>
                <w:rFonts w:hint="eastAsia"/>
              </w:rPr>
              <w:t>*</w:t>
            </w:r>
            <w:r w:rsidRPr="000236B0">
              <w:rPr>
                <w:rFonts w:hint="eastAsia"/>
              </w:rPr>
              <w:t>BUSINESS_ORDER_DETAIL&lt;</w:t>
            </w:r>
            <w:r w:rsidRPr="000236B0">
              <w:rPr>
                <w:rFonts w:hint="eastAsia"/>
              </w:rPr>
              <w:t>订单明细表</w:t>
            </w:r>
            <w:r w:rsidRPr="000236B0">
              <w:rPr>
                <w:rFonts w:hint="eastAsia"/>
              </w:rPr>
              <w:t>&gt;</w:t>
            </w:r>
            <w:r>
              <w:rPr>
                <w:rFonts w:hint="eastAsia"/>
              </w:rPr>
              <w:t>更新记录</w:t>
            </w:r>
          </w:p>
          <w:p w14:paraId="34B5ECE1" w14:textId="77777777" w:rsidR="00B97356" w:rsidRDefault="00B97356" w:rsidP="00F36554">
            <w:r>
              <w:rPr>
                <w:rFonts w:hint="eastAsia"/>
              </w:rPr>
              <w:t xml:space="preserve">STATUS = 10 </w:t>
            </w:r>
            <w:r>
              <w:t>–</w:t>
            </w:r>
            <w:r>
              <w:rPr>
                <w:rFonts w:hint="eastAsia"/>
              </w:rPr>
              <w:t>已提交</w:t>
            </w:r>
          </w:p>
          <w:p w14:paraId="424D5020" w14:textId="77777777" w:rsidR="00B97356" w:rsidRDefault="00B97356" w:rsidP="00F36554">
            <w:r>
              <w:rPr>
                <w:rFonts w:hint="eastAsia"/>
              </w:rPr>
              <w:t>时间戳</w:t>
            </w:r>
          </w:p>
        </w:tc>
      </w:tr>
      <w:tr w:rsidR="00B97356" w14:paraId="701259D6" w14:textId="77777777" w:rsidTr="00F36554">
        <w:tc>
          <w:tcPr>
            <w:tcW w:w="1384" w:type="dxa"/>
          </w:tcPr>
          <w:p w14:paraId="6192CA5C" w14:textId="77777777" w:rsidR="00B97356" w:rsidRDefault="00B97356" w:rsidP="00F36554"/>
        </w:tc>
        <w:tc>
          <w:tcPr>
            <w:tcW w:w="2268" w:type="dxa"/>
          </w:tcPr>
          <w:p w14:paraId="576A0662" w14:textId="77777777" w:rsidR="00B97356" w:rsidRDefault="00B97356" w:rsidP="00F36554"/>
        </w:tc>
        <w:tc>
          <w:tcPr>
            <w:tcW w:w="4536" w:type="dxa"/>
          </w:tcPr>
          <w:p w14:paraId="1983CB13" w14:textId="77777777" w:rsidR="00B97356" w:rsidRDefault="00B97356" w:rsidP="00F36554"/>
        </w:tc>
      </w:tr>
    </w:tbl>
    <w:p w14:paraId="6AC9784E" w14:textId="77777777" w:rsidR="00B97356" w:rsidRDefault="00B97356" w:rsidP="00B97356">
      <w:pPr>
        <w:pStyle w:val="2"/>
        <w:ind w:right="180"/>
      </w:pPr>
      <w:r>
        <w:rPr>
          <w:rFonts w:hint="eastAsia"/>
        </w:rPr>
        <w:t>远期订舱改期</w:t>
      </w:r>
    </w:p>
    <w:p w14:paraId="4E192805" w14:textId="77777777" w:rsidR="00B97356" w:rsidRDefault="00B97356" w:rsidP="00B97356">
      <w:pPr>
        <w:numPr>
          <w:ilvl w:val="0"/>
          <w:numId w:val="178"/>
        </w:numPr>
      </w:pPr>
      <w:r>
        <w:rPr>
          <w:rFonts w:hint="eastAsia"/>
        </w:rPr>
        <w:t>批量操作（提交、删除）</w:t>
      </w:r>
    </w:p>
    <w:p w14:paraId="36212002" w14:textId="77777777" w:rsidR="00B97356" w:rsidRDefault="00B97356" w:rsidP="00B97356">
      <w:pPr>
        <w:numPr>
          <w:ilvl w:val="0"/>
          <w:numId w:val="178"/>
        </w:numPr>
      </w:pPr>
      <w:r>
        <w:rPr>
          <w:rFonts w:hint="eastAsia"/>
        </w:rPr>
        <w:t>管理页面</w:t>
      </w:r>
    </w:p>
    <w:p w14:paraId="2FD5BE8D" w14:textId="77777777" w:rsidR="00B97356" w:rsidRDefault="00B97356" w:rsidP="00B97356">
      <w:pPr>
        <w:numPr>
          <w:ilvl w:val="0"/>
          <w:numId w:val="178"/>
        </w:numPr>
      </w:pPr>
      <w:r>
        <w:rPr>
          <w:rFonts w:hint="eastAsia"/>
        </w:rPr>
        <w:t>触发远期订舱改期的查询页面（与订舱人远期订舱的管理列表不一样，所以要新做）</w:t>
      </w:r>
    </w:p>
    <w:p w14:paraId="35FBE830" w14:textId="77777777" w:rsidR="00B97356" w:rsidRDefault="00B97356" w:rsidP="00B97356">
      <w:pPr>
        <w:numPr>
          <w:ilvl w:val="0"/>
          <w:numId w:val="178"/>
        </w:numPr>
      </w:pPr>
      <w:r>
        <w:rPr>
          <w:rFonts w:hint="eastAsia"/>
        </w:rPr>
        <w:t>申请</w:t>
      </w:r>
      <w:r>
        <w:rPr>
          <w:rFonts w:hint="eastAsia"/>
        </w:rPr>
        <w:t>/</w:t>
      </w:r>
      <w:r>
        <w:rPr>
          <w:rFonts w:hint="eastAsia"/>
        </w:rPr>
        <w:t>修改页面</w:t>
      </w:r>
    </w:p>
    <w:p w14:paraId="1C073F6C" w14:textId="77777777" w:rsidR="00B97356" w:rsidRDefault="00B97356" w:rsidP="00B97356">
      <w:pPr>
        <w:numPr>
          <w:ilvl w:val="0"/>
          <w:numId w:val="178"/>
        </w:numPr>
      </w:pPr>
      <w:r>
        <w:rPr>
          <w:rFonts w:hint="eastAsia"/>
        </w:rPr>
        <w:t>详情页面</w:t>
      </w:r>
    </w:p>
    <w:p w14:paraId="5D18DEBC" w14:textId="77777777" w:rsidR="00B97356" w:rsidRDefault="00B97356" w:rsidP="00B97356">
      <w:pPr>
        <w:rPr>
          <w:lang w:val="x-none"/>
        </w:rPr>
      </w:pPr>
    </w:p>
    <w:p w14:paraId="1E25BD99" w14:textId="77777777" w:rsidR="00B97356" w:rsidRDefault="00B97356" w:rsidP="00B97356">
      <w:pPr>
        <w:pStyle w:val="3"/>
        <w:ind w:right="180"/>
      </w:pPr>
      <w:r>
        <w:rPr>
          <w:rFonts w:hint="eastAsia"/>
        </w:rPr>
        <w:t>功能描述</w:t>
      </w:r>
    </w:p>
    <w:p w14:paraId="28E74E41" w14:textId="77777777" w:rsidR="00B97356" w:rsidRPr="00812EA2" w:rsidRDefault="00B97356" w:rsidP="00B97356">
      <w:pPr>
        <w:rPr>
          <w:lang w:val="x-none"/>
        </w:rPr>
      </w:pPr>
      <w:r>
        <w:rPr>
          <w:rFonts w:hint="eastAsia"/>
        </w:rPr>
        <w:t>提供给订舱人，对远期预售订舱进行改期申请的一系列操作。</w:t>
      </w:r>
    </w:p>
    <w:p w14:paraId="4CB1EBE1" w14:textId="77777777" w:rsidR="00B97356" w:rsidRDefault="00B97356" w:rsidP="00B97356">
      <w:pPr>
        <w:pStyle w:val="3"/>
        <w:ind w:right="180"/>
      </w:pPr>
      <w:r>
        <w:rPr>
          <w:rFonts w:hint="eastAsia"/>
        </w:rPr>
        <w:lastRenderedPageBreak/>
        <w:t>数据表</w:t>
      </w:r>
    </w:p>
    <w:p w14:paraId="60B2EF87" w14:textId="77777777" w:rsidR="00B97356" w:rsidRDefault="00B97356" w:rsidP="00B97356">
      <w:pPr>
        <w:rPr>
          <w:noProof/>
        </w:rPr>
      </w:pPr>
      <w:r w:rsidRPr="001162F3">
        <w:rPr>
          <w:noProof/>
        </w:rPr>
        <w:drawing>
          <wp:inline distT="0" distB="0" distL="0" distR="0" wp14:anchorId="7E13D978" wp14:editId="5A8ADA3C">
            <wp:extent cx="3407410" cy="365760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7410" cy="3657600"/>
                    </a:xfrm>
                    <a:prstGeom prst="rect">
                      <a:avLst/>
                    </a:prstGeom>
                    <a:noFill/>
                    <a:ln>
                      <a:noFill/>
                    </a:ln>
                  </pic:spPr>
                </pic:pic>
              </a:graphicData>
            </a:graphic>
          </wp:inline>
        </w:drawing>
      </w:r>
    </w:p>
    <w:p w14:paraId="4B9BF13F" w14:textId="77777777" w:rsidR="00B97356" w:rsidRDefault="00B97356" w:rsidP="00B97356">
      <w:pPr>
        <w:rPr>
          <w:noProof/>
        </w:rPr>
      </w:pPr>
      <w:r w:rsidRPr="001162F3">
        <w:rPr>
          <w:noProof/>
        </w:rPr>
        <w:drawing>
          <wp:inline distT="0" distB="0" distL="0" distR="0" wp14:anchorId="1BE32390" wp14:editId="73D81723">
            <wp:extent cx="3407410" cy="236220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7410" cy="2362200"/>
                    </a:xfrm>
                    <a:prstGeom prst="rect">
                      <a:avLst/>
                    </a:prstGeom>
                    <a:noFill/>
                    <a:ln>
                      <a:noFill/>
                    </a:ln>
                  </pic:spPr>
                </pic:pic>
              </a:graphicData>
            </a:graphic>
          </wp:inline>
        </w:drawing>
      </w:r>
    </w:p>
    <w:p w14:paraId="3882EA9C" w14:textId="77777777" w:rsidR="00B97356" w:rsidRPr="00E86658" w:rsidRDefault="00B97356" w:rsidP="00B97356">
      <w:pPr>
        <w:rPr>
          <w:lang w:val="x-none"/>
        </w:rPr>
      </w:pPr>
      <w:r w:rsidRPr="00B61139">
        <w:rPr>
          <w:rFonts w:hint="eastAsia"/>
          <w:lang w:val="x-none"/>
        </w:rPr>
        <w:t>FUTURE_PRESALE_CHANGE&lt;</w:t>
      </w:r>
      <w:r w:rsidRPr="00B61139">
        <w:rPr>
          <w:rFonts w:hint="eastAsia"/>
          <w:lang w:val="x-none"/>
        </w:rPr>
        <w:t>远期预售订舱改期申请</w:t>
      </w:r>
      <w:r w:rsidRPr="00B61139">
        <w:rPr>
          <w:rFonts w:hint="eastAsia"/>
          <w:lang w:val="x-none"/>
        </w:rPr>
        <w:t>&gt;</w:t>
      </w:r>
      <w:r>
        <w:rPr>
          <w:rFonts w:hint="eastAsia"/>
          <w:lang w:val="x-none"/>
        </w:rPr>
        <w:t xml:space="preserve"> 1</w:t>
      </w:r>
      <w:r>
        <w:rPr>
          <w:rFonts w:hint="eastAsia"/>
          <w:lang w:val="x-none"/>
        </w:rPr>
        <w:t>：</w:t>
      </w:r>
      <w:r>
        <w:rPr>
          <w:rFonts w:hint="eastAsia"/>
          <w:lang w:val="x-none"/>
        </w:rPr>
        <w:t>N</w:t>
      </w:r>
      <w:r w:rsidRPr="00B61139">
        <w:t xml:space="preserve"> </w:t>
      </w:r>
      <w:r>
        <w:rPr>
          <w:rFonts w:hint="eastAsia"/>
        </w:rPr>
        <w:t xml:space="preserve"> </w:t>
      </w:r>
      <w:r w:rsidRPr="00B61139">
        <w:rPr>
          <w:lang w:val="x-none"/>
        </w:rPr>
        <w:t>FUTURE_PRESALE_CHANGEDETAIL</w:t>
      </w:r>
    </w:p>
    <w:p w14:paraId="116F2BA8" w14:textId="77777777" w:rsidR="00B97356" w:rsidRDefault="00B97356" w:rsidP="00B97356">
      <w:pPr>
        <w:pStyle w:val="3"/>
        <w:ind w:right="180"/>
      </w:pPr>
      <w:r>
        <w:rPr>
          <w:rFonts w:hint="eastAsia"/>
        </w:rPr>
        <w:t>菜单</w:t>
      </w:r>
    </w:p>
    <w:p w14:paraId="70EA7C5B" w14:textId="77777777" w:rsidR="00B97356" w:rsidRPr="00762FFB" w:rsidRDefault="00B97356" w:rsidP="00B97356">
      <w:pPr>
        <w:rPr>
          <w:lang w:val="x-none"/>
        </w:rPr>
      </w:pPr>
      <w:r>
        <w:rPr>
          <w:rFonts w:hint="eastAsia"/>
          <w:lang w:val="x-none"/>
        </w:rPr>
        <w:t>订舱人</w:t>
      </w:r>
      <w:r>
        <w:rPr>
          <w:rFonts w:hint="eastAsia"/>
          <w:lang w:val="x-none"/>
        </w:rPr>
        <w:t xml:space="preserve"> &gt;&gt; </w:t>
      </w:r>
      <w:r>
        <w:rPr>
          <w:rFonts w:hint="eastAsia"/>
          <w:lang w:val="x-none"/>
        </w:rPr>
        <w:t>远期订舱</w:t>
      </w:r>
      <w:r>
        <w:rPr>
          <w:rFonts w:hint="eastAsia"/>
          <w:lang w:val="x-none"/>
        </w:rPr>
        <w:t xml:space="preserve"> &gt;&gt; </w:t>
      </w:r>
      <w:r>
        <w:rPr>
          <w:rFonts w:hint="eastAsia"/>
          <w:lang w:val="x-none"/>
        </w:rPr>
        <w:t>远期订舱改期</w:t>
      </w:r>
    </w:p>
    <w:p w14:paraId="6EB1B554" w14:textId="77777777" w:rsidR="00B97356" w:rsidRDefault="00B97356" w:rsidP="00B97356">
      <w:pPr>
        <w:pStyle w:val="3"/>
        <w:ind w:right="180"/>
      </w:pPr>
      <w:r>
        <w:rPr>
          <w:rFonts w:hint="eastAsia"/>
        </w:rPr>
        <w:lastRenderedPageBreak/>
        <w:t>列表界面</w:t>
      </w:r>
    </w:p>
    <w:p w14:paraId="3286448A" w14:textId="77777777" w:rsidR="00B97356" w:rsidRDefault="00B97356" w:rsidP="00B97356">
      <w:pPr>
        <w:rPr>
          <w:noProof/>
        </w:rPr>
      </w:pPr>
      <w:r w:rsidRPr="001162F3">
        <w:rPr>
          <w:noProof/>
        </w:rPr>
        <w:drawing>
          <wp:inline distT="0" distB="0" distL="0" distR="0" wp14:anchorId="43FC9306" wp14:editId="4BA12A04">
            <wp:extent cx="5486400" cy="274891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2748915"/>
                    </a:xfrm>
                    <a:prstGeom prst="rect">
                      <a:avLst/>
                    </a:prstGeom>
                    <a:noFill/>
                    <a:ln>
                      <a:noFill/>
                    </a:ln>
                  </pic:spPr>
                </pic:pic>
              </a:graphicData>
            </a:graphic>
          </wp:inline>
        </w:drawing>
      </w:r>
    </w:p>
    <w:p w14:paraId="640020B2" w14:textId="77777777" w:rsidR="00B97356" w:rsidRDefault="00B97356" w:rsidP="00B97356">
      <w:pPr>
        <w:rPr>
          <w:noProof/>
        </w:rPr>
      </w:pPr>
      <w:r>
        <w:rPr>
          <w:rFonts w:hint="eastAsia"/>
          <w:noProof/>
        </w:rPr>
        <w:t>(</w:t>
      </w:r>
      <w:r>
        <w:rPr>
          <w:rFonts w:hint="eastAsia"/>
          <w:noProof/>
        </w:rPr>
        <w:t>支持分页</w:t>
      </w:r>
      <w:r>
        <w:rPr>
          <w:rFonts w:hint="eastAsia"/>
          <w:noProof/>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62C1E5BB" w14:textId="77777777" w:rsidTr="00F36554">
        <w:tc>
          <w:tcPr>
            <w:tcW w:w="2235" w:type="dxa"/>
            <w:shd w:val="clear" w:color="auto" w:fill="BFBFBF"/>
          </w:tcPr>
          <w:p w14:paraId="73F34033" w14:textId="77777777" w:rsidR="00B97356" w:rsidRDefault="00B97356" w:rsidP="00F36554">
            <w:r>
              <w:rPr>
                <w:rFonts w:hint="eastAsia"/>
              </w:rPr>
              <w:t>页面元素</w:t>
            </w:r>
          </w:p>
        </w:tc>
        <w:tc>
          <w:tcPr>
            <w:tcW w:w="6287" w:type="dxa"/>
            <w:shd w:val="clear" w:color="auto" w:fill="BFBFBF"/>
          </w:tcPr>
          <w:p w14:paraId="55F2E82D" w14:textId="77777777" w:rsidR="00B97356" w:rsidRDefault="00B97356" w:rsidP="00F36554">
            <w:r>
              <w:rPr>
                <w:rFonts w:hint="eastAsia"/>
              </w:rPr>
              <w:t>元素说明</w:t>
            </w:r>
          </w:p>
        </w:tc>
      </w:tr>
      <w:tr w:rsidR="00B97356" w14:paraId="36BB4B8B" w14:textId="77777777" w:rsidTr="00F36554">
        <w:tc>
          <w:tcPr>
            <w:tcW w:w="2235" w:type="dxa"/>
            <w:shd w:val="clear" w:color="auto" w:fill="BFBFBF"/>
          </w:tcPr>
          <w:p w14:paraId="4397198A" w14:textId="77777777" w:rsidR="00B97356" w:rsidRDefault="00B97356" w:rsidP="00F36554">
            <w:r>
              <w:rPr>
                <w:rFonts w:hint="eastAsia"/>
              </w:rPr>
              <w:t>查询条件</w:t>
            </w:r>
          </w:p>
        </w:tc>
        <w:tc>
          <w:tcPr>
            <w:tcW w:w="6287" w:type="dxa"/>
            <w:shd w:val="clear" w:color="auto" w:fill="BFBFBF"/>
          </w:tcPr>
          <w:p w14:paraId="16BB9E79" w14:textId="77777777" w:rsidR="00B97356" w:rsidRDefault="00B97356" w:rsidP="00F36554"/>
        </w:tc>
      </w:tr>
      <w:tr w:rsidR="00B97356" w14:paraId="6AABAFA6" w14:textId="77777777" w:rsidTr="00F36554">
        <w:tc>
          <w:tcPr>
            <w:tcW w:w="2235" w:type="dxa"/>
          </w:tcPr>
          <w:p w14:paraId="4A4DE731" w14:textId="77777777" w:rsidR="00B97356" w:rsidRDefault="00B97356" w:rsidP="00F36554">
            <w:r>
              <w:rPr>
                <w:rFonts w:hint="eastAsia"/>
              </w:rPr>
              <w:t>装货港</w:t>
            </w:r>
          </w:p>
        </w:tc>
        <w:tc>
          <w:tcPr>
            <w:tcW w:w="6287" w:type="dxa"/>
          </w:tcPr>
          <w:p w14:paraId="29AB1885" w14:textId="77777777" w:rsidR="00B97356" w:rsidRDefault="00B97356" w:rsidP="00F36554">
            <w:pPr>
              <w:rPr>
                <w:rFonts w:ascii="宋体" w:hAnsi="宋体"/>
                <w:color w:val="000000"/>
              </w:rPr>
            </w:pPr>
            <w:r>
              <w:rPr>
                <w:rFonts w:ascii="宋体" w:hAnsi="宋体" w:hint="eastAsia"/>
                <w:color w:val="000000"/>
              </w:rPr>
              <w:t>使用港口选择器选择，数据来源于公共港口代码</w:t>
            </w:r>
          </w:p>
          <w:p w14:paraId="23D8785D" w14:textId="77777777" w:rsidR="00B97356" w:rsidRDefault="00B97356" w:rsidP="00F36554">
            <w:pPr>
              <w:rPr>
                <w:rFonts w:ascii="宋体" w:hAnsi="宋体"/>
                <w:color w:val="000000"/>
              </w:rPr>
            </w:pPr>
            <w:r>
              <w:rPr>
                <w:rFonts w:ascii="宋体" w:hAnsi="宋体" w:hint="eastAsia"/>
                <w:color w:val="000000"/>
              </w:rPr>
              <w:t>调用 订舱人-》订舱申请-》“起运港”选择器</w:t>
            </w:r>
          </w:p>
          <w:p w14:paraId="428E5DA7" w14:textId="77777777" w:rsidR="00B97356" w:rsidRDefault="00B97356" w:rsidP="00F36554">
            <w:r>
              <w:rPr>
                <w:rFonts w:ascii="宋体" w:hAnsi="宋体" w:hint="eastAsia"/>
                <w:color w:val="000000"/>
              </w:rPr>
              <w:t>支持单选</w:t>
            </w:r>
          </w:p>
        </w:tc>
      </w:tr>
      <w:tr w:rsidR="00B97356" w14:paraId="0871FC18" w14:textId="77777777" w:rsidTr="00F36554">
        <w:tc>
          <w:tcPr>
            <w:tcW w:w="2235" w:type="dxa"/>
          </w:tcPr>
          <w:p w14:paraId="577E674B" w14:textId="77777777" w:rsidR="00B97356" w:rsidRDefault="00B97356" w:rsidP="00F36554">
            <w:r>
              <w:rPr>
                <w:rFonts w:hint="eastAsia"/>
              </w:rPr>
              <w:t>卸货港</w:t>
            </w:r>
          </w:p>
        </w:tc>
        <w:tc>
          <w:tcPr>
            <w:tcW w:w="6287" w:type="dxa"/>
          </w:tcPr>
          <w:p w14:paraId="274D88FB" w14:textId="77777777" w:rsidR="00B97356" w:rsidRDefault="00B97356" w:rsidP="00F36554">
            <w:pPr>
              <w:rPr>
                <w:rFonts w:ascii="宋体" w:hAnsi="宋体"/>
                <w:color w:val="000000"/>
              </w:rPr>
            </w:pPr>
            <w:r>
              <w:rPr>
                <w:rFonts w:hint="eastAsia"/>
              </w:rPr>
              <w:t>支持选择器，</w:t>
            </w:r>
            <w:r>
              <w:rPr>
                <w:rFonts w:ascii="宋体" w:hAnsi="宋体" w:hint="eastAsia"/>
                <w:color w:val="000000"/>
              </w:rPr>
              <w:t>调用 订舱人-》订舱申请-》“目的港”选择器</w:t>
            </w:r>
          </w:p>
          <w:p w14:paraId="648CCBC4" w14:textId="77777777" w:rsidR="00B97356" w:rsidRDefault="00B97356" w:rsidP="00F36554">
            <w:r>
              <w:rPr>
                <w:rFonts w:ascii="宋体" w:hAnsi="宋体" w:hint="eastAsia"/>
                <w:color w:val="000000"/>
              </w:rPr>
              <w:t>支持单选</w:t>
            </w:r>
          </w:p>
        </w:tc>
      </w:tr>
      <w:tr w:rsidR="00B97356" w14:paraId="3094B9A9" w14:textId="77777777" w:rsidTr="00F36554">
        <w:tc>
          <w:tcPr>
            <w:tcW w:w="2235" w:type="dxa"/>
          </w:tcPr>
          <w:p w14:paraId="17E0C8B0" w14:textId="77777777" w:rsidR="00B97356" w:rsidRDefault="00B97356" w:rsidP="00F36554">
            <w:r>
              <w:rPr>
                <w:rFonts w:hint="eastAsia"/>
              </w:rPr>
              <w:t>是否中转</w:t>
            </w:r>
          </w:p>
        </w:tc>
        <w:tc>
          <w:tcPr>
            <w:tcW w:w="6287" w:type="dxa"/>
          </w:tcPr>
          <w:p w14:paraId="257FC29C" w14:textId="77777777" w:rsidR="00B97356" w:rsidRDefault="00B97356" w:rsidP="00F36554">
            <w:r>
              <w:rPr>
                <w:rFonts w:hint="eastAsia"/>
              </w:rPr>
              <w:t>下拉框，加载：</w:t>
            </w:r>
          </w:p>
          <w:p w14:paraId="315996C4" w14:textId="77777777" w:rsidR="00B97356" w:rsidRDefault="00B97356" w:rsidP="00F36554">
            <w:r>
              <w:rPr>
                <w:rFonts w:hint="eastAsia"/>
              </w:rPr>
              <w:t>NULL</w:t>
            </w:r>
            <w:r>
              <w:rPr>
                <w:rFonts w:hint="eastAsia"/>
              </w:rPr>
              <w:t>（默认）</w:t>
            </w:r>
          </w:p>
          <w:p w14:paraId="54F9AA9A" w14:textId="77777777" w:rsidR="00B97356" w:rsidRDefault="00B97356" w:rsidP="00F36554">
            <w:r>
              <w:rPr>
                <w:rFonts w:hint="eastAsia"/>
              </w:rPr>
              <w:t>直航</w:t>
            </w:r>
          </w:p>
          <w:p w14:paraId="0912C824" w14:textId="77777777" w:rsidR="00B97356" w:rsidRDefault="00B97356" w:rsidP="00F36554">
            <w:r>
              <w:rPr>
                <w:rFonts w:hint="eastAsia"/>
              </w:rPr>
              <w:t>中转</w:t>
            </w:r>
          </w:p>
        </w:tc>
      </w:tr>
      <w:tr w:rsidR="00B97356" w14:paraId="3D1E27E7" w14:textId="77777777" w:rsidTr="00F36554">
        <w:tc>
          <w:tcPr>
            <w:tcW w:w="2235" w:type="dxa"/>
          </w:tcPr>
          <w:p w14:paraId="54A36528" w14:textId="77777777" w:rsidR="00B97356" w:rsidRDefault="00B97356" w:rsidP="00F36554">
            <w:r>
              <w:rPr>
                <w:rFonts w:hint="eastAsia"/>
              </w:rPr>
              <w:t>计划出运日期</w:t>
            </w:r>
          </w:p>
        </w:tc>
        <w:tc>
          <w:tcPr>
            <w:tcW w:w="6287" w:type="dxa"/>
          </w:tcPr>
          <w:p w14:paraId="1B6C846D" w14:textId="77777777" w:rsidR="00B97356" w:rsidRDefault="00B97356" w:rsidP="00F36554">
            <w:r>
              <w:rPr>
                <w:rFonts w:hint="eastAsia"/>
              </w:rPr>
              <w:t>日期控件，格式</w:t>
            </w:r>
            <w:r>
              <w:rPr>
                <w:rFonts w:hint="eastAsia"/>
              </w:rPr>
              <w:t>YYYY-MM-DD</w:t>
            </w:r>
          </w:p>
          <w:p w14:paraId="2D211BB8" w14:textId="77777777" w:rsidR="00B97356" w:rsidRDefault="00B97356" w:rsidP="00F36554">
            <w:r>
              <w:rPr>
                <w:rFonts w:hint="eastAsia"/>
              </w:rPr>
              <w:t>默认开始时间</w:t>
            </w:r>
            <w:r>
              <w:rPr>
                <w:rFonts w:hint="eastAsia"/>
              </w:rPr>
              <w:t xml:space="preserve"> = </w:t>
            </w:r>
            <w:r>
              <w:rPr>
                <w:rFonts w:hint="eastAsia"/>
              </w:rPr>
              <w:t>当前时间</w:t>
            </w:r>
          </w:p>
          <w:p w14:paraId="6A313EAD" w14:textId="77777777" w:rsidR="00B97356" w:rsidRDefault="00B97356" w:rsidP="00F36554">
            <w:r>
              <w:rPr>
                <w:rFonts w:hint="eastAsia"/>
              </w:rPr>
              <w:t>默认结束时间</w:t>
            </w:r>
            <w:r>
              <w:rPr>
                <w:rFonts w:hint="eastAsia"/>
              </w:rPr>
              <w:t xml:space="preserve"> = </w:t>
            </w:r>
            <w:r>
              <w:rPr>
                <w:rFonts w:hint="eastAsia"/>
              </w:rPr>
              <w:t>当前时间</w:t>
            </w:r>
            <w:r>
              <w:rPr>
                <w:rFonts w:hint="eastAsia"/>
              </w:rPr>
              <w:t>+2</w:t>
            </w:r>
            <w:r>
              <w:rPr>
                <w:rFonts w:hint="eastAsia"/>
              </w:rPr>
              <w:t>周</w:t>
            </w:r>
          </w:p>
          <w:p w14:paraId="7E3E7512" w14:textId="77777777" w:rsidR="00B97356" w:rsidRPr="004048AB" w:rsidRDefault="00B97356" w:rsidP="00F36554">
            <w:r w:rsidRPr="004048AB">
              <w:rPr>
                <w:rFonts w:hint="eastAsia"/>
              </w:rPr>
              <w:t>允许为</w:t>
            </w:r>
            <w:r w:rsidRPr="004048AB">
              <w:rPr>
                <w:rFonts w:hint="eastAsia"/>
              </w:rPr>
              <w:t>NULL</w:t>
            </w:r>
            <w:r>
              <w:rPr>
                <w:rFonts w:hint="eastAsia"/>
              </w:rPr>
              <w:t>，当用户设置为</w:t>
            </w:r>
            <w:r>
              <w:rPr>
                <w:rFonts w:hint="eastAsia"/>
              </w:rPr>
              <w:t>NULL</w:t>
            </w:r>
            <w:r>
              <w:rPr>
                <w:rFonts w:hint="eastAsia"/>
              </w:rPr>
              <w:t>时，开始时间取</w:t>
            </w:r>
            <w:r>
              <w:rPr>
                <w:rFonts w:hint="eastAsia"/>
              </w:rPr>
              <w:t>DateTime.MixValue</w:t>
            </w:r>
            <w:r>
              <w:rPr>
                <w:rFonts w:hint="eastAsia"/>
              </w:rPr>
              <w:t>，结束时间取</w:t>
            </w:r>
            <w:r>
              <w:rPr>
                <w:rFonts w:hint="eastAsia"/>
              </w:rPr>
              <w:t>DateTime.MaxValue</w:t>
            </w:r>
            <w:r>
              <w:rPr>
                <w:rFonts w:hint="eastAsia"/>
              </w:rPr>
              <w:t>，传递给查询接口</w:t>
            </w:r>
          </w:p>
        </w:tc>
      </w:tr>
      <w:tr w:rsidR="00B97356" w14:paraId="60F8F00E" w14:textId="77777777" w:rsidTr="00F36554">
        <w:tc>
          <w:tcPr>
            <w:tcW w:w="2235" w:type="dxa"/>
          </w:tcPr>
          <w:p w14:paraId="48EDA634" w14:textId="77777777" w:rsidR="00B97356" w:rsidRDefault="00B97356" w:rsidP="00F36554">
            <w:r>
              <w:rPr>
                <w:rFonts w:hint="eastAsia"/>
              </w:rPr>
              <w:t>船公司</w:t>
            </w:r>
          </w:p>
        </w:tc>
        <w:tc>
          <w:tcPr>
            <w:tcW w:w="6287" w:type="dxa"/>
          </w:tcPr>
          <w:p w14:paraId="600DF833" w14:textId="77777777" w:rsidR="00B97356" w:rsidRDefault="00B97356" w:rsidP="00F36554">
            <w:r>
              <w:rPr>
                <w:rFonts w:hint="eastAsia"/>
              </w:rPr>
              <w:t>下拉框，加载所有船公司</w:t>
            </w:r>
          </w:p>
          <w:p w14:paraId="12F7982B" w14:textId="77777777" w:rsidR="00B97356" w:rsidRDefault="00B97356" w:rsidP="00F36554">
            <w:r>
              <w:rPr>
                <w:rFonts w:hint="eastAsia"/>
              </w:rPr>
              <w:t>NULL</w:t>
            </w:r>
            <w:r>
              <w:rPr>
                <w:rFonts w:hint="eastAsia"/>
              </w:rPr>
              <w:t>（默认）</w:t>
            </w:r>
          </w:p>
          <w:p w14:paraId="3F9562B8" w14:textId="77777777" w:rsidR="00B97356" w:rsidRDefault="00B97356" w:rsidP="00F36554">
            <w:r>
              <w:rPr>
                <w:rFonts w:hint="eastAsia"/>
              </w:rPr>
              <w:t>与“订舱申请”页面的船公司一致</w:t>
            </w:r>
          </w:p>
        </w:tc>
      </w:tr>
      <w:tr w:rsidR="00B97356" w14:paraId="340330B1" w14:textId="77777777" w:rsidTr="00F36554">
        <w:tc>
          <w:tcPr>
            <w:tcW w:w="2235" w:type="dxa"/>
          </w:tcPr>
          <w:p w14:paraId="491E204D" w14:textId="77777777" w:rsidR="00B97356" w:rsidRDefault="00B97356" w:rsidP="00F36554">
            <w:r>
              <w:rPr>
                <w:rFonts w:hint="eastAsia"/>
              </w:rPr>
              <w:t>状态</w:t>
            </w:r>
          </w:p>
        </w:tc>
        <w:tc>
          <w:tcPr>
            <w:tcW w:w="6287" w:type="dxa"/>
          </w:tcPr>
          <w:p w14:paraId="23CA144C" w14:textId="77777777" w:rsidR="00B97356" w:rsidRDefault="00B97356" w:rsidP="00F36554">
            <w:r>
              <w:rPr>
                <w:rFonts w:hint="eastAsia"/>
              </w:rPr>
              <w:t>下拉框，字典表加入，</w:t>
            </w:r>
            <w:r>
              <w:rPr>
                <w:rFonts w:hint="eastAsia"/>
              </w:rPr>
              <w:t>NULL</w:t>
            </w:r>
            <w:r>
              <w:rPr>
                <w:rFonts w:hint="eastAsia"/>
              </w:rPr>
              <w:t>（默认）</w:t>
            </w:r>
          </w:p>
          <w:p w14:paraId="1A7977C9" w14:textId="77777777" w:rsidR="00B97356" w:rsidRDefault="00B97356" w:rsidP="00F36554">
            <w:r w:rsidRPr="0047715A">
              <w:rPr>
                <w:rFonts w:hint="eastAsia"/>
              </w:rPr>
              <w:t>0</w:t>
            </w:r>
            <w:r w:rsidRPr="0047715A">
              <w:rPr>
                <w:rFonts w:hint="eastAsia"/>
              </w:rPr>
              <w:t>草稿</w:t>
            </w:r>
            <w:r w:rsidRPr="0047715A">
              <w:rPr>
                <w:rFonts w:hint="eastAsia"/>
              </w:rPr>
              <w:t>,10</w:t>
            </w:r>
            <w:r>
              <w:rPr>
                <w:rFonts w:hint="eastAsia"/>
              </w:rPr>
              <w:t>待审</w:t>
            </w:r>
            <w:r w:rsidRPr="0047715A">
              <w:rPr>
                <w:rFonts w:hint="eastAsia"/>
              </w:rPr>
              <w:t>,</w:t>
            </w:r>
            <w:r>
              <w:rPr>
                <w:rFonts w:hint="eastAsia"/>
              </w:rPr>
              <w:t xml:space="preserve"> 90</w:t>
            </w:r>
            <w:r>
              <w:rPr>
                <w:rFonts w:hint="eastAsia"/>
              </w:rPr>
              <w:t>已拒绝</w:t>
            </w:r>
            <w:r>
              <w:rPr>
                <w:rFonts w:hint="eastAsia"/>
              </w:rPr>
              <w:t>,100</w:t>
            </w:r>
            <w:r>
              <w:rPr>
                <w:rFonts w:hint="eastAsia"/>
              </w:rPr>
              <w:t>已审核</w:t>
            </w:r>
            <w:r w:rsidRPr="0047715A">
              <w:rPr>
                <w:rFonts w:hint="eastAsia"/>
              </w:rPr>
              <w:t>,-20</w:t>
            </w:r>
            <w:r w:rsidRPr="0047715A">
              <w:rPr>
                <w:rFonts w:hint="eastAsia"/>
              </w:rPr>
              <w:t>已删除</w:t>
            </w:r>
            <w:r>
              <w:rPr>
                <w:rFonts w:hint="eastAsia"/>
              </w:rPr>
              <w:t>,</w:t>
            </w:r>
            <w:r>
              <w:rPr>
                <w:rFonts w:hint="eastAsia"/>
              </w:rPr>
              <w:t>已提交</w:t>
            </w:r>
            <w:r>
              <w:rPr>
                <w:rFonts w:hint="eastAsia"/>
              </w:rPr>
              <w:t>(10,90,100)</w:t>
            </w:r>
          </w:p>
          <w:p w14:paraId="40F51B22" w14:textId="77777777" w:rsidR="00B97356" w:rsidRPr="00496C2F" w:rsidRDefault="00B97356" w:rsidP="00F36554">
            <w:r>
              <w:rPr>
                <w:rFonts w:hint="eastAsia"/>
              </w:rPr>
              <w:t>PS</w:t>
            </w:r>
            <w:r>
              <w:rPr>
                <w:rFonts w:hint="eastAsia"/>
              </w:rPr>
              <w:t>：已提交，是个虚拟状态，表示包括</w:t>
            </w:r>
            <w:r>
              <w:rPr>
                <w:rFonts w:hint="eastAsia"/>
              </w:rPr>
              <w:t>10</w:t>
            </w:r>
            <w:r>
              <w:rPr>
                <w:rFonts w:hint="eastAsia"/>
              </w:rPr>
              <w:t>待审</w:t>
            </w:r>
            <w:r>
              <w:rPr>
                <w:rFonts w:hint="eastAsia"/>
              </w:rPr>
              <w:t>,90</w:t>
            </w:r>
            <w:r>
              <w:rPr>
                <w:rFonts w:hint="eastAsia"/>
              </w:rPr>
              <w:t>已拒绝</w:t>
            </w:r>
            <w:r>
              <w:rPr>
                <w:rFonts w:hint="eastAsia"/>
              </w:rPr>
              <w:t>,100</w:t>
            </w:r>
            <w:r>
              <w:rPr>
                <w:rFonts w:hint="eastAsia"/>
              </w:rPr>
              <w:t>已审核</w:t>
            </w:r>
          </w:p>
          <w:p w14:paraId="161EBB46" w14:textId="77777777" w:rsidR="00B97356" w:rsidRDefault="00B97356" w:rsidP="00F36554">
            <w:r>
              <w:rPr>
                <w:rFonts w:hint="eastAsia"/>
              </w:rPr>
              <w:t>PS</w:t>
            </w:r>
            <w:r>
              <w:rPr>
                <w:rFonts w:hint="eastAsia"/>
              </w:rPr>
              <w:t>：选择</w:t>
            </w:r>
            <w:r>
              <w:rPr>
                <w:rFonts w:hint="eastAsia"/>
              </w:rPr>
              <w:t>NULL</w:t>
            </w:r>
            <w:r>
              <w:rPr>
                <w:rFonts w:hint="eastAsia"/>
              </w:rPr>
              <w:t>时，查询需要把非</w:t>
            </w:r>
            <w:r>
              <w:rPr>
                <w:rFonts w:hint="eastAsia"/>
              </w:rPr>
              <w:t>ALL</w:t>
            </w:r>
            <w:r>
              <w:rPr>
                <w:rFonts w:hint="eastAsia"/>
              </w:rPr>
              <w:t>的传递进去</w:t>
            </w:r>
          </w:p>
        </w:tc>
      </w:tr>
      <w:tr w:rsidR="00B97356" w14:paraId="730A18B3" w14:textId="77777777" w:rsidTr="00F36554">
        <w:tc>
          <w:tcPr>
            <w:tcW w:w="2235" w:type="dxa"/>
          </w:tcPr>
          <w:p w14:paraId="796FBBFB" w14:textId="77777777" w:rsidR="00B97356" w:rsidRDefault="00B97356" w:rsidP="00F36554">
            <w:r>
              <w:rPr>
                <w:rFonts w:hint="eastAsia"/>
              </w:rPr>
              <w:t>申请时间</w:t>
            </w:r>
          </w:p>
        </w:tc>
        <w:tc>
          <w:tcPr>
            <w:tcW w:w="6287" w:type="dxa"/>
          </w:tcPr>
          <w:p w14:paraId="4E8B898A" w14:textId="77777777" w:rsidR="00B97356" w:rsidRDefault="00B97356" w:rsidP="00F36554">
            <w:r>
              <w:rPr>
                <w:rFonts w:hint="eastAsia"/>
              </w:rPr>
              <w:t>日期控件，格式</w:t>
            </w:r>
            <w:r>
              <w:rPr>
                <w:rFonts w:hint="eastAsia"/>
              </w:rPr>
              <w:t>YYYY-MM-DD</w:t>
            </w:r>
          </w:p>
          <w:p w14:paraId="5A2848A0" w14:textId="77777777" w:rsidR="00B97356" w:rsidRDefault="00B97356" w:rsidP="00F36554">
            <w:r>
              <w:rPr>
                <w:rFonts w:hint="eastAsia"/>
              </w:rPr>
              <w:t>默认开始时间</w:t>
            </w:r>
            <w:r>
              <w:rPr>
                <w:rFonts w:hint="eastAsia"/>
              </w:rPr>
              <w:t xml:space="preserve"> = </w:t>
            </w:r>
            <w:r>
              <w:rPr>
                <w:rFonts w:hint="eastAsia"/>
              </w:rPr>
              <w:t>当前时间</w:t>
            </w:r>
            <w:r>
              <w:rPr>
                <w:rFonts w:hint="eastAsia"/>
              </w:rPr>
              <w:t xml:space="preserve"> </w:t>
            </w:r>
            <w:r>
              <w:t>–</w:t>
            </w:r>
            <w:r>
              <w:rPr>
                <w:rFonts w:hint="eastAsia"/>
              </w:rPr>
              <w:t xml:space="preserve"> 2</w:t>
            </w:r>
            <w:r>
              <w:rPr>
                <w:rFonts w:hint="eastAsia"/>
              </w:rPr>
              <w:t>周</w:t>
            </w:r>
          </w:p>
          <w:p w14:paraId="567705A1" w14:textId="77777777" w:rsidR="00B97356" w:rsidRDefault="00B97356" w:rsidP="00F36554">
            <w:r>
              <w:rPr>
                <w:rFonts w:hint="eastAsia"/>
              </w:rPr>
              <w:t>默认结束时间</w:t>
            </w:r>
            <w:r>
              <w:rPr>
                <w:rFonts w:hint="eastAsia"/>
              </w:rPr>
              <w:t xml:space="preserve"> = </w:t>
            </w:r>
            <w:r>
              <w:rPr>
                <w:rFonts w:hint="eastAsia"/>
              </w:rPr>
              <w:t>当前时间</w:t>
            </w:r>
          </w:p>
          <w:p w14:paraId="2F1FD3B8" w14:textId="77777777" w:rsidR="00B97356" w:rsidRDefault="00B97356" w:rsidP="00F36554">
            <w:r w:rsidRPr="004048AB">
              <w:rPr>
                <w:rFonts w:hint="eastAsia"/>
              </w:rPr>
              <w:t>允许为</w:t>
            </w:r>
            <w:r w:rsidRPr="004048AB">
              <w:rPr>
                <w:rFonts w:hint="eastAsia"/>
              </w:rPr>
              <w:t>NULL</w:t>
            </w:r>
            <w:r>
              <w:rPr>
                <w:rFonts w:hint="eastAsia"/>
              </w:rPr>
              <w:t>，当用户设置为</w:t>
            </w:r>
            <w:r>
              <w:rPr>
                <w:rFonts w:hint="eastAsia"/>
              </w:rPr>
              <w:t>NULL</w:t>
            </w:r>
            <w:r>
              <w:rPr>
                <w:rFonts w:hint="eastAsia"/>
              </w:rPr>
              <w:t>时，开始时间取</w:t>
            </w:r>
            <w:r>
              <w:rPr>
                <w:rFonts w:hint="eastAsia"/>
              </w:rPr>
              <w:t>DateTime.MixValue</w:t>
            </w:r>
            <w:r>
              <w:rPr>
                <w:rFonts w:hint="eastAsia"/>
              </w:rPr>
              <w:t>，结束时间取</w:t>
            </w:r>
            <w:r>
              <w:rPr>
                <w:rFonts w:hint="eastAsia"/>
              </w:rPr>
              <w:t>DateTime.MaxValue</w:t>
            </w:r>
            <w:r>
              <w:rPr>
                <w:rFonts w:hint="eastAsia"/>
              </w:rPr>
              <w:t>，传递给查询接口</w:t>
            </w:r>
          </w:p>
        </w:tc>
      </w:tr>
      <w:tr w:rsidR="00B97356" w14:paraId="02C74635" w14:textId="77777777" w:rsidTr="00F36554">
        <w:tc>
          <w:tcPr>
            <w:tcW w:w="2235" w:type="dxa"/>
          </w:tcPr>
          <w:p w14:paraId="65628994" w14:textId="77777777" w:rsidR="00B97356" w:rsidRDefault="00B97356" w:rsidP="00F36554">
            <w:r>
              <w:rPr>
                <w:rFonts w:hint="eastAsia"/>
              </w:rPr>
              <w:lastRenderedPageBreak/>
              <w:t>操作列</w:t>
            </w:r>
          </w:p>
        </w:tc>
        <w:tc>
          <w:tcPr>
            <w:tcW w:w="6287" w:type="dxa"/>
          </w:tcPr>
          <w:p w14:paraId="1044EB07" w14:textId="77777777" w:rsidR="00B97356" w:rsidRDefault="00B97356" w:rsidP="00F36554">
            <w:pPr>
              <w:numPr>
                <w:ilvl w:val="0"/>
                <w:numId w:val="178"/>
              </w:numPr>
            </w:pPr>
            <w:r>
              <w:rPr>
                <w:rFonts w:hint="eastAsia"/>
              </w:rPr>
              <w:t>删除（</w:t>
            </w:r>
            <w:r>
              <w:rPr>
                <w:rFonts w:hint="eastAsia"/>
              </w:rPr>
              <w:t>0</w:t>
            </w:r>
            <w:r>
              <w:rPr>
                <w:rFonts w:hint="eastAsia"/>
              </w:rPr>
              <w:t>草稿）</w:t>
            </w:r>
          </w:p>
          <w:p w14:paraId="3EF93379" w14:textId="77777777" w:rsidR="00B97356" w:rsidRPr="008964BF" w:rsidRDefault="00B97356" w:rsidP="00F36554">
            <w:pPr>
              <w:numPr>
                <w:ilvl w:val="0"/>
                <w:numId w:val="178"/>
              </w:numPr>
            </w:pPr>
            <w:r>
              <w:rPr>
                <w:rFonts w:hint="eastAsia"/>
              </w:rPr>
              <w:t>修改（</w:t>
            </w:r>
            <w:r>
              <w:rPr>
                <w:rFonts w:hint="eastAsia"/>
              </w:rPr>
              <w:t xml:space="preserve">0 </w:t>
            </w:r>
            <w:r>
              <w:rPr>
                <w:rFonts w:hint="eastAsia"/>
              </w:rPr>
              <w:t>草稿）</w:t>
            </w:r>
          </w:p>
          <w:p w14:paraId="7938912E" w14:textId="77777777" w:rsidR="00B97356" w:rsidRDefault="00B97356" w:rsidP="00F36554">
            <w:pPr>
              <w:numPr>
                <w:ilvl w:val="0"/>
                <w:numId w:val="178"/>
              </w:numPr>
            </w:pPr>
            <w:r>
              <w:rPr>
                <w:rFonts w:hint="eastAsia"/>
              </w:rPr>
              <w:t>提交（</w:t>
            </w:r>
            <w:r>
              <w:rPr>
                <w:rFonts w:hint="eastAsia"/>
              </w:rPr>
              <w:t>0</w:t>
            </w:r>
            <w:r>
              <w:rPr>
                <w:rFonts w:hint="eastAsia"/>
              </w:rPr>
              <w:t>草稿、</w:t>
            </w:r>
            <w:r>
              <w:rPr>
                <w:rFonts w:hint="eastAsia"/>
              </w:rPr>
              <w:t xml:space="preserve">90 </w:t>
            </w:r>
            <w:r>
              <w:rPr>
                <w:rFonts w:hint="eastAsia"/>
              </w:rPr>
              <w:t>拒绝）</w:t>
            </w:r>
          </w:p>
          <w:p w14:paraId="0A2684F4" w14:textId="77777777" w:rsidR="00B97356" w:rsidRPr="00911F5D" w:rsidRDefault="00B97356" w:rsidP="00F36554">
            <w:pPr>
              <w:numPr>
                <w:ilvl w:val="0"/>
                <w:numId w:val="178"/>
              </w:numPr>
            </w:pPr>
            <w:r>
              <w:rPr>
                <w:rFonts w:hint="eastAsia"/>
              </w:rPr>
              <w:t>回收（</w:t>
            </w:r>
            <w:r w:rsidRPr="0047715A">
              <w:rPr>
                <w:rFonts w:hint="eastAsia"/>
              </w:rPr>
              <w:t>10</w:t>
            </w:r>
            <w:r>
              <w:rPr>
                <w:rFonts w:hint="eastAsia"/>
              </w:rPr>
              <w:t>待审）</w:t>
            </w:r>
          </w:p>
        </w:tc>
      </w:tr>
      <w:tr w:rsidR="00B97356" w14:paraId="1CADC150" w14:textId="77777777" w:rsidTr="00F36554">
        <w:tc>
          <w:tcPr>
            <w:tcW w:w="2235" w:type="dxa"/>
            <w:tcBorders>
              <w:bottom w:val="single" w:sz="4" w:space="0" w:color="auto"/>
            </w:tcBorders>
            <w:shd w:val="clear" w:color="auto" w:fill="BFBFBF"/>
          </w:tcPr>
          <w:p w14:paraId="31DD1042" w14:textId="77777777" w:rsidR="00B97356" w:rsidRDefault="00B97356" w:rsidP="00F36554">
            <w:r>
              <w:rPr>
                <w:rFonts w:hint="eastAsia"/>
              </w:rPr>
              <w:t>列表项</w:t>
            </w:r>
          </w:p>
        </w:tc>
        <w:tc>
          <w:tcPr>
            <w:tcW w:w="6287" w:type="dxa"/>
            <w:tcBorders>
              <w:bottom w:val="single" w:sz="4" w:space="0" w:color="auto"/>
            </w:tcBorders>
            <w:shd w:val="clear" w:color="auto" w:fill="BFBFBF"/>
          </w:tcPr>
          <w:p w14:paraId="08C585E1" w14:textId="77777777" w:rsidR="00B97356" w:rsidRDefault="00B97356" w:rsidP="00F36554"/>
        </w:tc>
      </w:tr>
      <w:tr w:rsidR="00B97356" w14:paraId="36372E77" w14:textId="77777777" w:rsidTr="00F36554">
        <w:tc>
          <w:tcPr>
            <w:tcW w:w="2235" w:type="dxa"/>
          </w:tcPr>
          <w:p w14:paraId="50DDD2DC" w14:textId="77777777" w:rsidR="00B97356" w:rsidRDefault="00B97356" w:rsidP="00F36554">
            <w:r>
              <w:rPr>
                <w:rFonts w:hint="eastAsia"/>
              </w:rPr>
              <w:t>港口</w:t>
            </w:r>
          </w:p>
        </w:tc>
        <w:tc>
          <w:tcPr>
            <w:tcW w:w="6287" w:type="dxa"/>
          </w:tcPr>
          <w:p w14:paraId="68EF0F9F" w14:textId="77777777" w:rsidR="00B97356" w:rsidRDefault="00B97356" w:rsidP="00F36554">
            <w:r>
              <w:rPr>
                <w:rFonts w:hint="eastAsia"/>
              </w:rPr>
              <w:t xml:space="preserve">LOADING_PORT - &gt; </w:t>
            </w:r>
            <w:r w:rsidRPr="003C108E">
              <w:t>DESTINATION_PORT</w:t>
            </w:r>
          </w:p>
        </w:tc>
      </w:tr>
      <w:tr w:rsidR="00B97356" w14:paraId="6FCD2444" w14:textId="77777777" w:rsidTr="00F36554">
        <w:tc>
          <w:tcPr>
            <w:tcW w:w="2235" w:type="dxa"/>
          </w:tcPr>
          <w:p w14:paraId="7DFE4DB0" w14:textId="77777777" w:rsidR="00B97356" w:rsidRDefault="00B97356" w:rsidP="00F36554">
            <w:r>
              <w:rPr>
                <w:rFonts w:hint="eastAsia"/>
              </w:rPr>
              <w:t>中转港</w:t>
            </w:r>
          </w:p>
        </w:tc>
        <w:tc>
          <w:tcPr>
            <w:tcW w:w="6287" w:type="dxa"/>
          </w:tcPr>
          <w:p w14:paraId="1FF75D90" w14:textId="77777777" w:rsidR="00B97356" w:rsidRDefault="00B97356" w:rsidP="00F36554">
            <w:r w:rsidRPr="0002330E">
              <w:t>TRANSFER_PORT</w:t>
            </w:r>
          </w:p>
        </w:tc>
      </w:tr>
      <w:tr w:rsidR="00B97356" w14:paraId="62519401" w14:textId="77777777" w:rsidTr="00F36554">
        <w:tc>
          <w:tcPr>
            <w:tcW w:w="2235" w:type="dxa"/>
          </w:tcPr>
          <w:p w14:paraId="2BF5456E" w14:textId="77777777" w:rsidR="00B97356" w:rsidRDefault="00B97356" w:rsidP="00F36554">
            <w:r>
              <w:rPr>
                <w:rFonts w:hint="eastAsia"/>
              </w:rPr>
              <w:t>船公司</w:t>
            </w:r>
          </w:p>
        </w:tc>
        <w:tc>
          <w:tcPr>
            <w:tcW w:w="6287" w:type="dxa"/>
          </w:tcPr>
          <w:p w14:paraId="7B756932" w14:textId="77777777" w:rsidR="00B97356" w:rsidRDefault="00B97356" w:rsidP="00F36554">
            <w:r>
              <w:rPr>
                <w:rFonts w:hint="eastAsia"/>
              </w:rPr>
              <w:t>OWNER_CODE</w:t>
            </w:r>
          </w:p>
        </w:tc>
      </w:tr>
      <w:tr w:rsidR="00B97356" w14:paraId="505176CD" w14:textId="77777777" w:rsidTr="00F36554">
        <w:tc>
          <w:tcPr>
            <w:tcW w:w="2235" w:type="dxa"/>
          </w:tcPr>
          <w:p w14:paraId="6EA7D97B" w14:textId="77777777" w:rsidR="00B97356" w:rsidRDefault="00B97356" w:rsidP="00F36554">
            <w:r>
              <w:rPr>
                <w:rFonts w:hint="eastAsia"/>
              </w:rPr>
              <w:t>箱量</w:t>
            </w:r>
          </w:p>
        </w:tc>
        <w:tc>
          <w:tcPr>
            <w:tcW w:w="6287" w:type="dxa"/>
          </w:tcPr>
          <w:p w14:paraId="384F2BD6" w14:textId="77777777" w:rsidR="00B97356" w:rsidRDefault="00B97356" w:rsidP="00F36554">
            <w:r w:rsidRPr="0002330E">
              <w:t>CONTA_SIZE_SUM</w:t>
            </w:r>
          </w:p>
        </w:tc>
      </w:tr>
      <w:tr w:rsidR="00B97356" w14:paraId="6A25A2FA" w14:textId="77777777" w:rsidTr="00F36554">
        <w:tc>
          <w:tcPr>
            <w:tcW w:w="2235" w:type="dxa"/>
          </w:tcPr>
          <w:p w14:paraId="604769F1" w14:textId="77777777" w:rsidR="00B97356" w:rsidRDefault="00B97356" w:rsidP="00F36554">
            <w:r>
              <w:rPr>
                <w:rFonts w:hint="eastAsia"/>
              </w:rPr>
              <w:t>计划出运日期</w:t>
            </w:r>
          </w:p>
        </w:tc>
        <w:tc>
          <w:tcPr>
            <w:tcW w:w="6287" w:type="dxa"/>
          </w:tcPr>
          <w:p w14:paraId="2EB829BA" w14:textId="77777777" w:rsidR="00B97356" w:rsidRDefault="00B97356" w:rsidP="00F36554">
            <w:r w:rsidRPr="002E3A2B">
              <w:rPr>
                <w:rFonts w:hint="eastAsia"/>
              </w:rPr>
              <w:t>WEEK_NO</w:t>
            </w:r>
            <w:r>
              <w:rPr>
                <w:rFonts w:hint="eastAsia"/>
              </w:rPr>
              <w:t>（</w:t>
            </w:r>
            <w:r w:rsidRPr="002E3A2B">
              <w:t>WEEK_BEGIN</w:t>
            </w:r>
            <w:r>
              <w:rPr>
                <w:rFonts w:hint="eastAsia"/>
              </w:rPr>
              <w:t>~</w:t>
            </w:r>
            <w:r w:rsidRPr="002E3A2B">
              <w:t>WEEK_END</w:t>
            </w:r>
            <w:r>
              <w:rPr>
                <w:rFonts w:hint="eastAsia"/>
              </w:rPr>
              <w:t>）</w:t>
            </w:r>
          </w:p>
        </w:tc>
      </w:tr>
      <w:tr w:rsidR="00B97356" w14:paraId="12657806" w14:textId="77777777" w:rsidTr="00F36554">
        <w:tc>
          <w:tcPr>
            <w:tcW w:w="2235" w:type="dxa"/>
          </w:tcPr>
          <w:p w14:paraId="40EA4BEE" w14:textId="77777777" w:rsidR="00B97356" w:rsidRDefault="00B97356" w:rsidP="00F36554">
            <w:r>
              <w:rPr>
                <w:rFonts w:hint="eastAsia"/>
              </w:rPr>
              <w:t>类型</w:t>
            </w:r>
          </w:p>
        </w:tc>
        <w:tc>
          <w:tcPr>
            <w:tcW w:w="6287" w:type="dxa"/>
          </w:tcPr>
          <w:p w14:paraId="776FADA5" w14:textId="77777777" w:rsidR="00B97356" w:rsidRDefault="00B97356" w:rsidP="00F36554">
            <w:r w:rsidRPr="00FB0C59">
              <w:rPr>
                <w:rFonts w:hint="eastAsia"/>
              </w:rPr>
              <w:t>CHANGE_TYPE&lt;</w:t>
            </w:r>
            <w:r w:rsidRPr="00FB0C59">
              <w:rPr>
                <w:rFonts w:hint="eastAsia"/>
              </w:rPr>
              <w:t>改期类型</w:t>
            </w:r>
            <w:r w:rsidRPr="00FB0C59">
              <w:rPr>
                <w:rFonts w:hint="eastAsia"/>
              </w:rPr>
              <w:t>&gt;</w:t>
            </w:r>
            <w:r>
              <w:rPr>
                <w:rFonts w:hint="eastAsia"/>
              </w:rPr>
              <w:t>，根据字典转换显示</w:t>
            </w:r>
          </w:p>
        </w:tc>
      </w:tr>
      <w:tr w:rsidR="00B97356" w14:paraId="16711789" w14:textId="77777777" w:rsidTr="00F36554">
        <w:tc>
          <w:tcPr>
            <w:tcW w:w="2235" w:type="dxa"/>
          </w:tcPr>
          <w:p w14:paraId="59BA3301" w14:textId="77777777" w:rsidR="00B97356" w:rsidRDefault="00B97356" w:rsidP="00F36554">
            <w:r>
              <w:rPr>
                <w:rFonts w:hint="eastAsia"/>
              </w:rPr>
              <w:t>申请更改出运日期</w:t>
            </w:r>
          </w:p>
        </w:tc>
        <w:tc>
          <w:tcPr>
            <w:tcW w:w="6287" w:type="dxa"/>
          </w:tcPr>
          <w:p w14:paraId="57438960" w14:textId="77777777" w:rsidR="00B97356" w:rsidRDefault="00B97356" w:rsidP="00F36554">
            <w:r w:rsidRPr="0075530B">
              <w:rPr>
                <w:rFonts w:hint="eastAsia"/>
              </w:rPr>
              <w:t>NEW_WEEK_NO&lt;</w:t>
            </w:r>
            <w:r w:rsidRPr="0075530B">
              <w:rPr>
                <w:rFonts w:hint="eastAsia"/>
              </w:rPr>
              <w:t>改期后周数</w:t>
            </w:r>
            <w:r w:rsidRPr="0075530B">
              <w:rPr>
                <w:rFonts w:hint="eastAsia"/>
              </w:rPr>
              <w:t>&gt;</w:t>
            </w:r>
            <w:r>
              <w:rPr>
                <w:rFonts w:hint="eastAsia"/>
              </w:rPr>
              <w:t>(</w:t>
            </w:r>
            <w:r>
              <w:t xml:space="preserve"> </w:t>
            </w:r>
            <w:r w:rsidRPr="0075530B">
              <w:t>NEW_WEEK_BEGIN_DATE</w:t>
            </w:r>
            <w:r>
              <w:rPr>
                <w:rFonts w:hint="eastAsia"/>
              </w:rPr>
              <w:t>~</w:t>
            </w:r>
          </w:p>
          <w:p w14:paraId="54FA03D0" w14:textId="77777777" w:rsidR="00B97356" w:rsidRDefault="00B97356" w:rsidP="00F36554">
            <w:r w:rsidRPr="0075530B">
              <w:t>NEW_WEEK_END_DATE</w:t>
            </w:r>
            <w:r>
              <w:rPr>
                <w:rFonts w:hint="eastAsia"/>
              </w:rPr>
              <w:t>)</w:t>
            </w:r>
          </w:p>
        </w:tc>
      </w:tr>
      <w:tr w:rsidR="00B97356" w14:paraId="0B17E470" w14:textId="77777777" w:rsidTr="00F36554">
        <w:tc>
          <w:tcPr>
            <w:tcW w:w="2235" w:type="dxa"/>
          </w:tcPr>
          <w:p w14:paraId="0BA09580" w14:textId="77777777" w:rsidR="00B97356" w:rsidRDefault="00B97356" w:rsidP="00F36554">
            <w:r>
              <w:rPr>
                <w:rFonts w:hint="eastAsia"/>
              </w:rPr>
              <w:t>创建日期</w:t>
            </w:r>
          </w:p>
        </w:tc>
        <w:tc>
          <w:tcPr>
            <w:tcW w:w="6287" w:type="dxa"/>
          </w:tcPr>
          <w:p w14:paraId="2A9401DA" w14:textId="77777777" w:rsidR="00B97356" w:rsidRDefault="00B97356" w:rsidP="00F36554">
            <w:r>
              <w:rPr>
                <w:rFonts w:hint="eastAsia"/>
              </w:rPr>
              <w:t>CREATE_DATETIME</w:t>
            </w:r>
          </w:p>
        </w:tc>
      </w:tr>
      <w:tr w:rsidR="00B97356" w14:paraId="5930B443" w14:textId="77777777" w:rsidTr="00F36554">
        <w:tc>
          <w:tcPr>
            <w:tcW w:w="2235" w:type="dxa"/>
          </w:tcPr>
          <w:p w14:paraId="2EA340CE" w14:textId="77777777" w:rsidR="00B97356" w:rsidRDefault="00B97356" w:rsidP="00F36554">
            <w:r>
              <w:rPr>
                <w:rFonts w:hint="eastAsia"/>
              </w:rPr>
              <w:t>状态</w:t>
            </w:r>
          </w:p>
        </w:tc>
        <w:tc>
          <w:tcPr>
            <w:tcW w:w="6287" w:type="dxa"/>
          </w:tcPr>
          <w:p w14:paraId="47F9E771" w14:textId="77777777" w:rsidR="00B97356" w:rsidRDefault="00B97356" w:rsidP="00F36554">
            <w:r>
              <w:rPr>
                <w:rFonts w:hint="eastAsia"/>
              </w:rPr>
              <w:t>STATUS</w:t>
            </w:r>
            <w:r>
              <w:rPr>
                <w:rFonts w:hint="eastAsia"/>
              </w:rPr>
              <w:t>，根据字典转换</w:t>
            </w:r>
          </w:p>
        </w:tc>
      </w:tr>
      <w:tr w:rsidR="00B97356" w14:paraId="26147012" w14:textId="77777777" w:rsidTr="00F36554">
        <w:tc>
          <w:tcPr>
            <w:tcW w:w="2235" w:type="dxa"/>
            <w:shd w:val="clear" w:color="auto" w:fill="BFBFBF"/>
          </w:tcPr>
          <w:p w14:paraId="3C8062DB" w14:textId="77777777" w:rsidR="00B97356" w:rsidRDefault="00B97356" w:rsidP="00F36554">
            <w:r>
              <w:rPr>
                <w:rFonts w:hint="eastAsia"/>
              </w:rPr>
              <w:t>操作</w:t>
            </w:r>
          </w:p>
        </w:tc>
        <w:tc>
          <w:tcPr>
            <w:tcW w:w="6287" w:type="dxa"/>
            <w:shd w:val="clear" w:color="auto" w:fill="BFBFBF"/>
          </w:tcPr>
          <w:p w14:paraId="245D3058" w14:textId="77777777" w:rsidR="00B97356" w:rsidRDefault="00B97356" w:rsidP="00F36554"/>
        </w:tc>
      </w:tr>
      <w:tr w:rsidR="00B97356" w14:paraId="44194FE7" w14:textId="77777777" w:rsidTr="00F36554">
        <w:tc>
          <w:tcPr>
            <w:tcW w:w="2235" w:type="dxa"/>
          </w:tcPr>
          <w:p w14:paraId="791C1CAE" w14:textId="77777777" w:rsidR="00B97356" w:rsidRDefault="00B97356" w:rsidP="00F36554">
            <w:r>
              <w:rPr>
                <w:rFonts w:hint="eastAsia"/>
              </w:rPr>
              <w:t>查询</w:t>
            </w:r>
          </w:p>
        </w:tc>
        <w:tc>
          <w:tcPr>
            <w:tcW w:w="6287" w:type="dxa"/>
          </w:tcPr>
          <w:p w14:paraId="46853D9D" w14:textId="77777777" w:rsidR="00B97356" w:rsidRDefault="00B97356" w:rsidP="00F36554">
            <w:r>
              <w:rPr>
                <w:rFonts w:hint="eastAsia"/>
              </w:rPr>
              <w:t>调用接口</w:t>
            </w:r>
            <w:r w:rsidRPr="00917B19">
              <w:t>IOMTFutureChange</w:t>
            </w:r>
            <w:r>
              <w:rPr>
                <w:rFonts w:hint="eastAsia"/>
              </w:rPr>
              <w:t>.</w:t>
            </w:r>
            <w:r w:rsidRPr="004507A3">
              <w:t>QueryForListToCustomerByPage</w:t>
            </w:r>
          </w:p>
          <w:p w14:paraId="00999A5D" w14:textId="77777777" w:rsidR="00B97356" w:rsidRDefault="00B97356" w:rsidP="00F36554">
            <w:r>
              <w:rPr>
                <w:rFonts w:hint="eastAsia"/>
              </w:rPr>
              <w:t>参数赋值</w:t>
            </w:r>
            <w:r w:rsidRPr="00F8338D">
              <w:t>parm</w:t>
            </w:r>
            <w:r>
              <w:rPr>
                <w:rFonts w:hint="eastAsia"/>
              </w:rPr>
              <w:t>（匹配页面的查询条件）</w:t>
            </w:r>
          </w:p>
          <w:p w14:paraId="1FC38B99" w14:textId="77777777" w:rsidR="00B97356" w:rsidRDefault="00B97356" w:rsidP="00F36554">
            <w:pPr>
              <w:rPr>
                <w:rFonts w:ascii="Courier New" w:hAnsi="Courier New" w:cs="Courier New"/>
                <w:color w:val="008080"/>
                <w:kern w:val="0"/>
                <w:sz w:val="20"/>
              </w:rPr>
            </w:pPr>
            <w:r w:rsidRPr="009E29CC">
              <w:t>orderBy</w:t>
            </w:r>
            <w:r>
              <w:rPr>
                <w:rFonts w:hint="eastAsia"/>
              </w:rPr>
              <w:t xml:space="preserve"> = P.WEEK_BEGIN_DATE</w:t>
            </w:r>
            <w:r>
              <w:rPr>
                <w:rFonts w:ascii="Courier New" w:hAnsi="Courier New" w:cs="Courier New"/>
                <w:color w:val="008080"/>
                <w:kern w:val="0"/>
                <w:sz w:val="20"/>
                <w:highlight w:val="white"/>
              </w:rPr>
              <w:t xml:space="preserve"> ASC</w:t>
            </w:r>
            <w:r>
              <w:rPr>
                <w:rFonts w:ascii="Courier New" w:hAnsi="Courier New" w:cs="Courier New" w:hint="eastAsia"/>
                <w:color w:val="008080"/>
                <w:kern w:val="0"/>
                <w:sz w:val="20"/>
              </w:rPr>
              <w:t>,</w:t>
            </w:r>
          </w:p>
          <w:p w14:paraId="2BCF2DB3" w14:textId="77777777" w:rsidR="00B97356" w:rsidRDefault="00B97356" w:rsidP="00F36554">
            <w:r>
              <w:rPr>
                <w:rFonts w:ascii="Courier New" w:hAnsi="Courier New" w:cs="Courier New"/>
                <w:color w:val="000080"/>
                <w:kern w:val="0"/>
                <w:sz w:val="20"/>
                <w:highlight w:val="white"/>
              </w:rPr>
              <w:t xml:space="preserve"> FUTURE_PRESALE_CHANGE_SEQ </w:t>
            </w:r>
            <w:r>
              <w:rPr>
                <w:rFonts w:ascii="Courier New" w:hAnsi="Courier New" w:cs="Courier New"/>
                <w:color w:val="008080"/>
                <w:kern w:val="0"/>
                <w:sz w:val="20"/>
                <w:highlight w:val="white"/>
              </w:rPr>
              <w:t>DESC</w:t>
            </w:r>
          </w:p>
          <w:p w14:paraId="4618E516" w14:textId="77777777" w:rsidR="00B97356" w:rsidRDefault="00B97356" w:rsidP="00F36554">
            <w:r>
              <w:rPr>
                <w:rFonts w:hint="eastAsia"/>
              </w:rPr>
              <w:t>按出运日期的</w:t>
            </w:r>
            <w:r w:rsidRPr="006254C8">
              <w:rPr>
                <w:rFonts w:hint="eastAsia"/>
                <w:color w:val="FF0000"/>
              </w:rPr>
              <w:t>顺序</w:t>
            </w:r>
            <w:r>
              <w:rPr>
                <w:rFonts w:hint="eastAsia"/>
              </w:rPr>
              <w:t>排列</w:t>
            </w:r>
          </w:p>
        </w:tc>
      </w:tr>
      <w:tr w:rsidR="00B97356" w14:paraId="4A218FF3" w14:textId="77777777" w:rsidTr="00F36554">
        <w:tc>
          <w:tcPr>
            <w:tcW w:w="2235" w:type="dxa"/>
          </w:tcPr>
          <w:p w14:paraId="1A1B170E" w14:textId="77777777" w:rsidR="00B97356" w:rsidRDefault="00B97356" w:rsidP="00F36554">
            <w:r>
              <w:rPr>
                <w:rFonts w:hint="eastAsia"/>
              </w:rPr>
              <w:t>新增</w:t>
            </w:r>
          </w:p>
        </w:tc>
        <w:tc>
          <w:tcPr>
            <w:tcW w:w="6287" w:type="dxa"/>
          </w:tcPr>
          <w:p w14:paraId="1C50282A" w14:textId="77777777" w:rsidR="00B97356" w:rsidRDefault="00B97356" w:rsidP="00F36554">
            <w:r>
              <w:rPr>
                <w:rFonts w:hint="eastAsia"/>
              </w:rPr>
              <w:t>弹出窗口，链接到“查询远期舱位页面”</w:t>
            </w:r>
          </w:p>
        </w:tc>
      </w:tr>
      <w:tr w:rsidR="00B97356" w14:paraId="27B06CA5" w14:textId="77777777" w:rsidTr="00F36554">
        <w:tc>
          <w:tcPr>
            <w:tcW w:w="2235" w:type="dxa"/>
          </w:tcPr>
          <w:p w14:paraId="049C3C11" w14:textId="77777777" w:rsidR="00B97356" w:rsidRDefault="00B97356" w:rsidP="00F36554">
            <w:r>
              <w:rPr>
                <w:rFonts w:hint="eastAsia"/>
              </w:rPr>
              <w:t>修改</w:t>
            </w:r>
          </w:p>
        </w:tc>
        <w:tc>
          <w:tcPr>
            <w:tcW w:w="6287" w:type="dxa"/>
          </w:tcPr>
          <w:p w14:paraId="78B90308" w14:textId="77777777" w:rsidR="00B97356" w:rsidRDefault="00B97356" w:rsidP="00F36554">
            <w:r>
              <w:rPr>
                <w:rFonts w:hint="eastAsia"/>
              </w:rPr>
              <w:t>弹出窗口，链接到“查询远期舱位页面”，传参为改期主表</w:t>
            </w:r>
            <w:r>
              <w:rPr>
                <w:rFonts w:hint="eastAsia"/>
              </w:rPr>
              <w:t>SEQ</w:t>
            </w:r>
          </w:p>
          <w:p w14:paraId="6CB64636" w14:textId="77777777" w:rsidR="00B97356" w:rsidRPr="00F17419" w:rsidRDefault="00B97356" w:rsidP="00F36554">
            <w:r>
              <w:rPr>
                <w:rFonts w:hint="eastAsia"/>
              </w:rPr>
              <w:t>（</w:t>
            </w:r>
            <w:r>
              <w:rPr>
                <w:rFonts w:hint="eastAsia"/>
              </w:rPr>
              <w:t>PS</w:t>
            </w:r>
            <w:r>
              <w:rPr>
                <w:rFonts w:hint="eastAsia"/>
              </w:rPr>
              <w:t>：业务逻辑中，只有</w:t>
            </w:r>
            <w:r w:rsidRPr="00314EC4">
              <w:rPr>
                <w:rFonts w:hint="eastAsia"/>
                <w:u w:val="single"/>
              </w:rPr>
              <w:t>草稿</w:t>
            </w:r>
            <w:r>
              <w:rPr>
                <w:rFonts w:hint="eastAsia"/>
                <w:u w:val="single"/>
              </w:rPr>
              <w:t>、作废</w:t>
            </w:r>
            <w:r>
              <w:rPr>
                <w:rFonts w:hint="eastAsia"/>
              </w:rPr>
              <w:t>才能编辑）</w:t>
            </w:r>
          </w:p>
        </w:tc>
      </w:tr>
      <w:tr w:rsidR="00B97356" w14:paraId="30BAB15D" w14:textId="77777777" w:rsidTr="00F36554">
        <w:tc>
          <w:tcPr>
            <w:tcW w:w="2235" w:type="dxa"/>
          </w:tcPr>
          <w:p w14:paraId="3644C67E" w14:textId="77777777" w:rsidR="00B97356" w:rsidRDefault="00B97356" w:rsidP="00F36554">
            <w:r>
              <w:rPr>
                <w:rFonts w:hint="eastAsia"/>
              </w:rPr>
              <w:t>提交</w:t>
            </w:r>
          </w:p>
        </w:tc>
        <w:tc>
          <w:tcPr>
            <w:tcW w:w="6287" w:type="dxa"/>
          </w:tcPr>
          <w:p w14:paraId="077F8D5E" w14:textId="77777777" w:rsidR="00B97356" w:rsidRDefault="00B97356" w:rsidP="00F36554">
            <w:r>
              <w:rPr>
                <w:rFonts w:hint="eastAsia"/>
              </w:rPr>
              <w:t>调用接口</w:t>
            </w:r>
            <w:r w:rsidRPr="00917B19">
              <w:t>IOMTFutureChange</w:t>
            </w:r>
            <w:r>
              <w:rPr>
                <w:rFonts w:hint="eastAsia"/>
              </w:rPr>
              <w:t>.</w:t>
            </w:r>
            <w:r w:rsidRPr="00917B19">
              <w:t>Submit</w:t>
            </w:r>
            <w:r>
              <w:rPr>
                <w:rFonts w:hint="eastAsia"/>
              </w:rPr>
              <w:t>（不带事务）</w:t>
            </w:r>
          </w:p>
          <w:p w14:paraId="435F0E77"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p>
        </w:tc>
      </w:tr>
      <w:tr w:rsidR="00B97356" w14:paraId="1A1C2E5A" w14:textId="77777777" w:rsidTr="00F36554">
        <w:tc>
          <w:tcPr>
            <w:tcW w:w="2235" w:type="dxa"/>
          </w:tcPr>
          <w:p w14:paraId="0533173A" w14:textId="77777777" w:rsidR="00B97356" w:rsidRDefault="00B97356" w:rsidP="00F36554">
            <w:r>
              <w:rPr>
                <w:rFonts w:hint="eastAsia"/>
              </w:rPr>
              <w:t>删除</w:t>
            </w:r>
          </w:p>
        </w:tc>
        <w:tc>
          <w:tcPr>
            <w:tcW w:w="6287" w:type="dxa"/>
          </w:tcPr>
          <w:p w14:paraId="140EC8C4" w14:textId="77777777" w:rsidR="00B97356" w:rsidRDefault="00B97356" w:rsidP="00F36554">
            <w:r>
              <w:rPr>
                <w:rFonts w:hint="eastAsia"/>
              </w:rPr>
              <w:t>调用接口</w:t>
            </w:r>
            <w:r w:rsidRPr="00917B19">
              <w:t>IOMTFutureChange</w:t>
            </w:r>
            <w:r>
              <w:rPr>
                <w:rFonts w:hint="eastAsia"/>
              </w:rPr>
              <w:t>.</w:t>
            </w:r>
            <w:r w:rsidRPr="003038DD">
              <w:t>Delete</w:t>
            </w:r>
            <w:r>
              <w:rPr>
                <w:rFonts w:hint="eastAsia"/>
              </w:rPr>
              <w:t>（不带事务）</w:t>
            </w:r>
          </w:p>
          <w:p w14:paraId="1638BFA1"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p>
        </w:tc>
      </w:tr>
      <w:tr w:rsidR="00B97356" w14:paraId="5399CFFD" w14:textId="77777777" w:rsidTr="00F36554">
        <w:tc>
          <w:tcPr>
            <w:tcW w:w="2235" w:type="dxa"/>
          </w:tcPr>
          <w:p w14:paraId="462AE246" w14:textId="77777777" w:rsidR="00B97356" w:rsidRDefault="00B97356" w:rsidP="00F36554">
            <w:r>
              <w:rPr>
                <w:rFonts w:hint="eastAsia"/>
              </w:rPr>
              <w:t>回收</w:t>
            </w:r>
          </w:p>
        </w:tc>
        <w:tc>
          <w:tcPr>
            <w:tcW w:w="6287" w:type="dxa"/>
          </w:tcPr>
          <w:p w14:paraId="76377E61" w14:textId="77777777" w:rsidR="00B97356" w:rsidRDefault="00B97356" w:rsidP="00F36554">
            <w:r>
              <w:rPr>
                <w:rFonts w:hint="eastAsia"/>
              </w:rPr>
              <w:t>调用接口</w:t>
            </w:r>
            <w:r w:rsidRPr="00917B19">
              <w:t>IOMTFutureChange</w:t>
            </w:r>
            <w:r>
              <w:rPr>
                <w:rFonts w:hint="eastAsia"/>
              </w:rPr>
              <w:t>.</w:t>
            </w:r>
            <w:r w:rsidRPr="00CC3B4D">
              <w:t>RecallSubmit</w:t>
            </w:r>
            <w:r>
              <w:rPr>
                <w:rFonts w:hint="eastAsia"/>
              </w:rPr>
              <w:t>（不带事务）</w:t>
            </w:r>
          </w:p>
          <w:p w14:paraId="49F83F1B"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p>
        </w:tc>
      </w:tr>
      <w:tr w:rsidR="00B97356" w14:paraId="08F88AB8" w14:textId="77777777" w:rsidTr="00F36554">
        <w:tc>
          <w:tcPr>
            <w:tcW w:w="2235" w:type="dxa"/>
          </w:tcPr>
          <w:p w14:paraId="4ECD0D4D" w14:textId="77777777" w:rsidR="00B97356" w:rsidRDefault="00B97356" w:rsidP="00F36554">
            <w:r>
              <w:rPr>
                <w:rFonts w:hint="eastAsia"/>
              </w:rPr>
              <w:t>点击“港口”</w:t>
            </w:r>
          </w:p>
        </w:tc>
        <w:tc>
          <w:tcPr>
            <w:tcW w:w="6287" w:type="dxa"/>
          </w:tcPr>
          <w:p w14:paraId="2B842E7F" w14:textId="77777777" w:rsidR="00B97356" w:rsidRDefault="00B97356" w:rsidP="00F36554">
            <w:r>
              <w:rPr>
                <w:rFonts w:hint="eastAsia"/>
              </w:rPr>
              <w:t>弹出窗口，链接到“详情页面”</w:t>
            </w:r>
          </w:p>
        </w:tc>
      </w:tr>
      <w:tr w:rsidR="00B97356" w14:paraId="4F790F90" w14:textId="77777777" w:rsidTr="00F36554">
        <w:tc>
          <w:tcPr>
            <w:tcW w:w="2235" w:type="dxa"/>
          </w:tcPr>
          <w:p w14:paraId="41EE5A62" w14:textId="77777777" w:rsidR="00B97356" w:rsidRDefault="00B97356" w:rsidP="00F36554">
            <w:r>
              <w:rPr>
                <w:rFonts w:hint="eastAsia"/>
              </w:rPr>
              <w:t>批量提交</w:t>
            </w:r>
          </w:p>
        </w:tc>
        <w:tc>
          <w:tcPr>
            <w:tcW w:w="6287" w:type="dxa"/>
          </w:tcPr>
          <w:p w14:paraId="700E3B83" w14:textId="77777777" w:rsidR="00B97356" w:rsidRDefault="00B97356" w:rsidP="00F36554">
            <w:r>
              <w:rPr>
                <w:rFonts w:hint="eastAsia"/>
              </w:rPr>
              <w:t>调用接口</w:t>
            </w:r>
            <w:r w:rsidRPr="00917B19">
              <w:t>IOMTFutureChange</w:t>
            </w:r>
            <w:r>
              <w:rPr>
                <w:rFonts w:hint="eastAsia"/>
              </w:rPr>
              <w:t>.Batch</w:t>
            </w:r>
            <w:r w:rsidRPr="00917B19">
              <w:t>Submit</w:t>
            </w:r>
          </w:p>
          <w:p w14:paraId="6D0E0F97" w14:textId="77777777" w:rsidR="00B97356" w:rsidRDefault="00B97356" w:rsidP="00F36554">
            <w:r>
              <w:rPr>
                <w:rFonts w:hint="eastAsia"/>
              </w:rPr>
              <w:t>参数</w:t>
            </w:r>
            <w:r w:rsidRPr="00581F3B">
              <w:t>changeSEQ</w:t>
            </w:r>
            <w:r>
              <w:rPr>
                <w:rFonts w:hint="eastAsia"/>
              </w:rPr>
              <w:t>List</w:t>
            </w:r>
            <w:r w:rsidRPr="00581F3B">
              <w:t xml:space="preserve"> </w:t>
            </w:r>
            <w:r>
              <w:rPr>
                <w:rFonts w:hint="eastAsia"/>
              </w:rPr>
              <w:t xml:space="preserve">= </w:t>
            </w:r>
            <w:r w:rsidRPr="00015F61">
              <w:t>FUTURE_PRESALE_CHANGE_SEQ</w:t>
            </w:r>
            <w:r>
              <w:rPr>
                <w:rFonts w:hint="eastAsia"/>
              </w:rPr>
              <w:t>（选中）</w:t>
            </w:r>
          </w:p>
        </w:tc>
      </w:tr>
      <w:tr w:rsidR="00B97356" w14:paraId="203F4DC0" w14:textId="77777777" w:rsidTr="00F36554">
        <w:tc>
          <w:tcPr>
            <w:tcW w:w="2235" w:type="dxa"/>
          </w:tcPr>
          <w:p w14:paraId="7256DCF4" w14:textId="77777777" w:rsidR="00B97356" w:rsidRDefault="00B97356" w:rsidP="00F36554">
            <w:r>
              <w:rPr>
                <w:rFonts w:hint="eastAsia"/>
              </w:rPr>
              <w:t>批量删除</w:t>
            </w:r>
          </w:p>
        </w:tc>
        <w:tc>
          <w:tcPr>
            <w:tcW w:w="6287" w:type="dxa"/>
          </w:tcPr>
          <w:p w14:paraId="09676E16" w14:textId="77777777" w:rsidR="00B97356" w:rsidRDefault="00B97356" w:rsidP="00F36554">
            <w:r>
              <w:rPr>
                <w:rFonts w:hint="eastAsia"/>
              </w:rPr>
              <w:t>调用接口</w:t>
            </w:r>
            <w:r w:rsidRPr="00917B19">
              <w:t>IOMTFutureChange</w:t>
            </w:r>
            <w:r>
              <w:rPr>
                <w:rFonts w:hint="eastAsia"/>
              </w:rPr>
              <w:t>.Batch</w:t>
            </w:r>
            <w:r w:rsidRPr="003038DD">
              <w:t>Delete</w:t>
            </w:r>
          </w:p>
          <w:p w14:paraId="5FF6F5C4" w14:textId="77777777" w:rsidR="00B97356" w:rsidRDefault="00B97356" w:rsidP="00F36554">
            <w:r>
              <w:rPr>
                <w:rFonts w:hint="eastAsia"/>
              </w:rPr>
              <w:t>参数</w:t>
            </w:r>
            <w:r w:rsidRPr="00581F3B">
              <w:t>changeSEQ</w:t>
            </w:r>
            <w:r>
              <w:rPr>
                <w:rFonts w:hint="eastAsia"/>
              </w:rPr>
              <w:t>List</w:t>
            </w:r>
            <w:r w:rsidRPr="00581F3B">
              <w:t xml:space="preserve"> </w:t>
            </w:r>
            <w:r>
              <w:rPr>
                <w:rFonts w:hint="eastAsia"/>
              </w:rPr>
              <w:t xml:space="preserve">= </w:t>
            </w:r>
            <w:r w:rsidRPr="00015F61">
              <w:t>FUTURE_PRESALE_CHANGE_SEQ</w:t>
            </w:r>
            <w:r>
              <w:rPr>
                <w:rFonts w:hint="eastAsia"/>
              </w:rPr>
              <w:t>（选中）</w:t>
            </w:r>
          </w:p>
        </w:tc>
      </w:tr>
    </w:tbl>
    <w:p w14:paraId="379687A8" w14:textId="77777777" w:rsidR="00B97356" w:rsidRPr="008651D4" w:rsidRDefault="00B97356" w:rsidP="00B97356"/>
    <w:p w14:paraId="24DF07C2" w14:textId="77777777" w:rsidR="00B97356" w:rsidRDefault="00B97356" w:rsidP="00B97356">
      <w:pPr>
        <w:pStyle w:val="3"/>
        <w:ind w:right="180"/>
      </w:pPr>
      <w:r>
        <w:rPr>
          <w:rFonts w:hint="eastAsia"/>
        </w:rPr>
        <w:lastRenderedPageBreak/>
        <w:t>查询远期舱位页面</w:t>
      </w:r>
    </w:p>
    <w:p w14:paraId="1B395B25" w14:textId="77777777" w:rsidR="00B97356" w:rsidRDefault="00B97356" w:rsidP="00B97356">
      <w:pPr>
        <w:rPr>
          <w:noProof/>
        </w:rPr>
      </w:pPr>
      <w:r w:rsidRPr="001162F3">
        <w:rPr>
          <w:noProof/>
        </w:rPr>
        <w:drawing>
          <wp:inline distT="0" distB="0" distL="0" distR="0" wp14:anchorId="00D5B752" wp14:editId="21E66C6E">
            <wp:extent cx="5492115" cy="219900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92115" cy="219900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0F310BF3" w14:textId="77777777" w:rsidTr="00F36554">
        <w:tc>
          <w:tcPr>
            <w:tcW w:w="2235" w:type="dxa"/>
            <w:shd w:val="clear" w:color="auto" w:fill="BFBFBF"/>
          </w:tcPr>
          <w:p w14:paraId="026A60BA" w14:textId="77777777" w:rsidR="00B97356" w:rsidRDefault="00B97356" w:rsidP="00F36554">
            <w:r>
              <w:rPr>
                <w:rFonts w:hint="eastAsia"/>
              </w:rPr>
              <w:t>页面元素</w:t>
            </w:r>
          </w:p>
        </w:tc>
        <w:tc>
          <w:tcPr>
            <w:tcW w:w="6287" w:type="dxa"/>
            <w:shd w:val="clear" w:color="auto" w:fill="BFBFBF"/>
          </w:tcPr>
          <w:p w14:paraId="460D8195" w14:textId="77777777" w:rsidR="00B97356" w:rsidRDefault="00B97356" w:rsidP="00F36554">
            <w:r>
              <w:rPr>
                <w:rFonts w:hint="eastAsia"/>
              </w:rPr>
              <w:t>元素说明</w:t>
            </w:r>
          </w:p>
        </w:tc>
      </w:tr>
      <w:tr w:rsidR="00B97356" w14:paraId="066D4184" w14:textId="77777777" w:rsidTr="00F36554">
        <w:tc>
          <w:tcPr>
            <w:tcW w:w="2235" w:type="dxa"/>
            <w:shd w:val="clear" w:color="auto" w:fill="BFBFBF"/>
          </w:tcPr>
          <w:p w14:paraId="67A41316" w14:textId="77777777" w:rsidR="00B97356" w:rsidRDefault="00B97356" w:rsidP="00F36554">
            <w:r>
              <w:rPr>
                <w:rFonts w:hint="eastAsia"/>
              </w:rPr>
              <w:t>查询条件</w:t>
            </w:r>
          </w:p>
        </w:tc>
        <w:tc>
          <w:tcPr>
            <w:tcW w:w="6287" w:type="dxa"/>
            <w:shd w:val="clear" w:color="auto" w:fill="BFBFBF"/>
          </w:tcPr>
          <w:p w14:paraId="1C7D1A78" w14:textId="77777777" w:rsidR="00B97356" w:rsidRDefault="00B97356" w:rsidP="00F36554"/>
        </w:tc>
      </w:tr>
      <w:tr w:rsidR="00B97356" w14:paraId="5906D33E" w14:textId="77777777" w:rsidTr="00F36554">
        <w:tc>
          <w:tcPr>
            <w:tcW w:w="2235" w:type="dxa"/>
          </w:tcPr>
          <w:p w14:paraId="28772937" w14:textId="77777777" w:rsidR="00B97356" w:rsidRDefault="00B97356" w:rsidP="00F36554">
            <w:r>
              <w:rPr>
                <w:rFonts w:hint="eastAsia"/>
              </w:rPr>
              <w:t>装货港</w:t>
            </w:r>
          </w:p>
        </w:tc>
        <w:tc>
          <w:tcPr>
            <w:tcW w:w="6287" w:type="dxa"/>
          </w:tcPr>
          <w:p w14:paraId="7E74E8A9" w14:textId="77777777" w:rsidR="00B97356" w:rsidRDefault="00B97356" w:rsidP="00F36554">
            <w:pPr>
              <w:rPr>
                <w:rFonts w:ascii="宋体" w:hAnsi="宋体"/>
                <w:color w:val="000000"/>
              </w:rPr>
            </w:pPr>
            <w:r>
              <w:rPr>
                <w:rFonts w:ascii="宋体" w:hAnsi="宋体" w:hint="eastAsia"/>
                <w:color w:val="000000"/>
              </w:rPr>
              <w:t>使用港口选择器选择，数据来源于公共港口代码</w:t>
            </w:r>
          </w:p>
          <w:p w14:paraId="660E98BF" w14:textId="77777777" w:rsidR="00B97356" w:rsidRDefault="00B97356" w:rsidP="00F36554">
            <w:r>
              <w:rPr>
                <w:rFonts w:ascii="宋体" w:hAnsi="宋体" w:hint="eastAsia"/>
                <w:color w:val="000000"/>
              </w:rPr>
              <w:t>调用 订舱人-》订舱申请-》“起运港”选择器</w:t>
            </w:r>
          </w:p>
        </w:tc>
      </w:tr>
      <w:tr w:rsidR="00B97356" w14:paraId="71E83DDC" w14:textId="77777777" w:rsidTr="00F36554">
        <w:tc>
          <w:tcPr>
            <w:tcW w:w="2235" w:type="dxa"/>
          </w:tcPr>
          <w:p w14:paraId="75E2D506" w14:textId="77777777" w:rsidR="00B97356" w:rsidRDefault="00B97356" w:rsidP="00F36554">
            <w:r>
              <w:rPr>
                <w:rFonts w:hint="eastAsia"/>
              </w:rPr>
              <w:t>卸货港</w:t>
            </w:r>
          </w:p>
        </w:tc>
        <w:tc>
          <w:tcPr>
            <w:tcW w:w="6287" w:type="dxa"/>
          </w:tcPr>
          <w:p w14:paraId="1A134FC7" w14:textId="77777777" w:rsidR="00B97356" w:rsidRDefault="00B97356" w:rsidP="00F36554">
            <w:r>
              <w:rPr>
                <w:rFonts w:hint="eastAsia"/>
              </w:rPr>
              <w:t>支持选择器，</w:t>
            </w:r>
            <w:r>
              <w:rPr>
                <w:rFonts w:ascii="宋体" w:hAnsi="宋体" w:hint="eastAsia"/>
                <w:color w:val="000000"/>
              </w:rPr>
              <w:t>调用 订舱人-》订舱申请-》“目的港”选择器</w:t>
            </w:r>
          </w:p>
        </w:tc>
      </w:tr>
      <w:tr w:rsidR="00B97356" w14:paraId="360AACEE" w14:textId="77777777" w:rsidTr="00F36554">
        <w:tc>
          <w:tcPr>
            <w:tcW w:w="2235" w:type="dxa"/>
          </w:tcPr>
          <w:p w14:paraId="759A2671" w14:textId="77777777" w:rsidR="00B97356" w:rsidRDefault="00B97356" w:rsidP="00F36554">
            <w:r>
              <w:rPr>
                <w:rFonts w:hint="eastAsia"/>
              </w:rPr>
              <w:t>计划出运日期</w:t>
            </w:r>
          </w:p>
        </w:tc>
        <w:tc>
          <w:tcPr>
            <w:tcW w:w="6287" w:type="dxa"/>
          </w:tcPr>
          <w:p w14:paraId="35C1B144" w14:textId="77777777" w:rsidR="00B97356" w:rsidRDefault="00B97356" w:rsidP="00F36554">
            <w:r>
              <w:rPr>
                <w:rFonts w:hint="eastAsia"/>
              </w:rPr>
              <w:t>日期控件，格式</w:t>
            </w:r>
            <w:r>
              <w:rPr>
                <w:rFonts w:hint="eastAsia"/>
              </w:rPr>
              <w:t>YYYY-MM-DD</w:t>
            </w:r>
          </w:p>
          <w:p w14:paraId="62BA4D0D" w14:textId="77777777" w:rsidR="00B97356" w:rsidRDefault="00B97356" w:rsidP="00F36554">
            <w:r>
              <w:rPr>
                <w:rFonts w:hint="eastAsia"/>
              </w:rPr>
              <w:t>默认开始时间</w:t>
            </w:r>
            <w:r>
              <w:rPr>
                <w:rFonts w:hint="eastAsia"/>
              </w:rPr>
              <w:t xml:space="preserve"> = </w:t>
            </w:r>
            <w:r>
              <w:rPr>
                <w:rFonts w:hint="eastAsia"/>
              </w:rPr>
              <w:t>当前时间</w:t>
            </w:r>
          </w:p>
          <w:p w14:paraId="202AD347" w14:textId="77777777" w:rsidR="00B97356" w:rsidRDefault="00B97356" w:rsidP="00F36554">
            <w:r>
              <w:rPr>
                <w:rFonts w:hint="eastAsia"/>
              </w:rPr>
              <w:t>默认结束时间</w:t>
            </w:r>
            <w:r>
              <w:rPr>
                <w:rFonts w:hint="eastAsia"/>
              </w:rPr>
              <w:t xml:space="preserve"> = </w:t>
            </w:r>
            <w:r>
              <w:rPr>
                <w:rFonts w:hint="eastAsia"/>
              </w:rPr>
              <w:t>当前时间</w:t>
            </w:r>
            <w:r>
              <w:rPr>
                <w:rFonts w:hint="eastAsia"/>
              </w:rPr>
              <w:t>+2</w:t>
            </w:r>
            <w:r>
              <w:rPr>
                <w:rFonts w:hint="eastAsia"/>
              </w:rPr>
              <w:t>周</w:t>
            </w:r>
          </w:p>
          <w:p w14:paraId="25F7FF52" w14:textId="77777777" w:rsidR="00B97356" w:rsidRPr="004048AB" w:rsidRDefault="00B97356" w:rsidP="00F36554">
            <w:r w:rsidRPr="004048AB">
              <w:rPr>
                <w:rFonts w:hint="eastAsia"/>
              </w:rPr>
              <w:t>允许为</w:t>
            </w:r>
            <w:r w:rsidRPr="004048AB">
              <w:rPr>
                <w:rFonts w:hint="eastAsia"/>
              </w:rPr>
              <w:t>NULL</w:t>
            </w:r>
            <w:r>
              <w:rPr>
                <w:rFonts w:hint="eastAsia"/>
              </w:rPr>
              <w:t>，当用户设置为</w:t>
            </w:r>
            <w:r>
              <w:rPr>
                <w:rFonts w:hint="eastAsia"/>
              </w:rPr>
              <w:t>NULL</w:t>
            </w:r>
            <w:r>
              <w:rPr>
                <w:rFonts w:hint="eastAsia"/>
              </w:rPr>
              <w:t>时，开始时间取</w:t>
            </w:r>
            <w:r>
              <w:rPr>
                <w:rFonts w:hint="eastAsia"/>
              </w:rPr>
              <w:t>DateTime.MixValue</w:t>
            </w:r>
            <w:r>
              <w:rPr>
                <w:rFonts w:hint="eastAsia"/>
              </w:rPr>
              <w:t>，结束时间取</w:t>
            </w:r>
            <w:r>
              <w:rPr>
                <w:rFonts w:hint="eastAsia"/>
              </w:rPr>
              <w:t>DateTime.MaxValue</w:t>
            </w:r>
            <w:r>
              <w:rPr>
                <w:rFonts w:hint="eastAsia"/>
              </w:rPr>
              <w:t>，传递给查询接口</w:t>
            </w:r>
          </w:p>
        </w:tc>
      </w:tr>
      <w:tr w:rsidR="00B97356" w14:paraId="491AC910" w14:textId="77777777" w:rsidTr="00F36554">
        <w:tc>
          <w:tcPr>
            <w:tcW w:w="2235" w:type="dxa"/>
          </w:tcPr>
          <w:p w14:paraId="5298EC85" w14:textId="77777777" w:rsidR="00B97356" w:rsidRDefault="00B97356" w:rsidP="00F36554">
            <w:r>
              <w:rPr>
                <w:rFonts w:hint="eastAsia"/>
              </w:rPr>
              <w:t>订舱申请日期</w:t>
            </w:r>
          </w:p>
        </w:tc>
        <w:tc>
          <w:tcPr>
            <w:tcW w:w="6287" w:type="dxa"/>
          </w:tcPr>
          <w:p w14:paraId="4FB67DC9" w14:textId="77777777" w:rsidR="00B97356" w:rsidRDefault="00B97356" w:rsidP="00F36554">
            <w:r>
              <w:rPr>
                <w:rFonts w:hint="eastAsia"/>
              </w:rPr>
              <w:t>日期控件，格式</w:t>
            </w:r>
            <w:r>
              <w:rPr>
                <w:rFonts w:hint="eastAsia"/>
              </w:rPr>
              <w:t>YYYY-MM-DD</w:t>
            </w:r>
          </w:p>
          <w:p w14:paraId="27046F33" w14:textId="77777777" w:rsidR="00B97356" w:rsidRDefault="00B97356" w:rsidP="00F36554">
            <w:r>
              <w:rPr>
                <w:rFonts w:hint="eastAsia"/>
              </w:rPr>
              <w:t>默认开始时间</w:t>
            </w:r>
            <w:r>
              <w:rPr>
                <w:rFonts w:hint="eastAsia"/>
              </w:rPr>
              <w:t xml:space="preserve"> = </w:t>
            </w:r>
            <w:r>
              <w:rPr>
                <w:rFonts w:hint="eastAsia"/>
              </w:rPr>
              <w:t>当前时间</w:t>
            </w:r>
            <w:r>
              <w:rPr>
                <w:rFonts w:hint="eastAsia"/>
              </w:rPr>
              <w:t xml:space="preserve"> </w:t>
            </w:r>
            <w:r>
              <w:t>–</w:t>
            </w:r>
            <w:r>
              <w:rPr>
                <w:rFonts w:hint="eastAsia"/>
              </w:rPr>
              <w:t xml:space="preserve"> 2</w:t>
            </w:r>
            <w:r>
              <w:rPr>
                <w:rFonts w:hint="eastAsia"/>
              </w:rPr>
              <w:t>周</w:t>
            </w:r>
          </w:p>
          <w:p w14:paraId="702AAF92" w14:textId="77777777" w:rsidR="00B97356" w:rsidRDefault="00B97356" w:rsidP="00F36554">
            <w:r>
              <w:rPr>
                <w:rFonts w:hint="eastAsia"/>
              </w:rPr>
              <w:t>默认结束时间</w:t>
            </w:r>
            <w:r>
              <w:rPr>
                <w:rFonts w:hint="eastAsia"/>
              </w:rPr>
              <w:t xml:space="preserve"> = </w:t>
            </w:r>
            <w:r>
              <w:rPr>
                <w:rFonts w:hint="eastAsia"/>
              </w:rPr>
              <w:t>当前时间</w:t>
            </w:r>
          </w:p>
          <w:p w14:paraId="309E6F26" w14:textId="77777777" w:rsidR="00B97356" w:rsidRDefault="00B97356" w:rsidP="00F36554">
            <w:r w:rsidRPr="004048AB">
              <w:rPr>
                <w:rFonts w:hint="eastAsia"/>
              </w:rPr>
              <w:t>允许为</w:t>
            </w:r>
            <w:r w:rsidRPr="004048AB">
              <w:rPr>
                <w:rFonts w:hint="eastAsia"/>
              </w:rPr>
              <w:t>NULL</w:t>
            </w:r>
            <w:r>
              <w:rPr>
                <w:rFonts w:hint="eastAsia"/>
              </w:rPr>
              <w:t>，当用户设置为</w:t>
            </w:r>
            <w:r>
              <w:rPr>
                <w:rFonts w:hint="eastAsia"/>
              </w:rPr>
              <w:t>NULL</w:t>
            </w:r>
            <w:r>
              <w:rPr>
                <w:rFonts w:hint="eastAsia"/>
              </w:rPr>
              <w:t>时，开始时间取</w:t>
            </w:r>
            <w:r>
              <w:rPr>
                <w:rFonts w:hint="eastAsia"/>
              </w:rPr>
              <w:t>DateTime.MixValue</w:t>
            </w:r>
            <w:r>
              <w:rPr>
                <w:rFonts w:hint="eastAsia"/>
              </w:rPr>
              <w:t>，结束时间取</w:t>
            </w:r>
            <w:r>
              <w:rPr>
                <w:rFonts w:hint="eastAsia"/>
              </w:rPr>
              <w:t>DateTime.MaxValue</w:t>
            </w:r>
            <w:r>
              <w:rPr>
                <w:rFonts w:hint="eastAsia"/>
              </w:rPr>
              <w:t>，传递给查询接口</w:t>
            </w:r>
          </w:p>
        </w:tc>
      </w:tr>
      <w:tr w:rsidR="00B97356" w14:paraId="54B9A9E0" w14:textId="77777777" w:rsidTr="00F36554">
        <w:tc>
          <w:tcPr>
            <w:tcW w:w="2235" w:type="dxa"/>
          </w:tcPr>
          <w:p w14:paraId="23A056DC" w14:textId="77777777" w:rsidR="00B97356" w:rsidRDefault="00B97356" w:rsidP="00F36554">
            <w:r>
              <w:rPr>
                <w:rFonts w:hint="eastAsia"/>
              </w:rPr>
              <w:t>是否中转</w:t>
            </w:r>
          </w:p>
        </w:tc>
        <w:tc>
          <w:tcPr>
            <w:tcW w:w="6287" w:type="dxa"/>
          </w:tcPr>
          <w:p w14:paraId="59310CEA" w14:textId="77777777" w:rsidR="00B97356" w:rsidRDefault="00B97356" w:rsidP="00F36554">
            <w:r>
              <w:rPr>
                <w:rFonts w:hint="eastAsia"/>
              </w:rPr>
              <w:t>下拉框，加载：</w:t>
            </w:r>
          </w:p>
          <w:p w14:paraId="49C9426D" w14:textId="77777777" w:rsidR="00B97356" w:rsidRDefault="00B97356" w:rsidP="00F36554">
            <w:r>
              <w:rPr>
                <w:rFonts w:hint="eastAsia"/>
              </w:rPr>
              <w:t>NULL</w:t>
            </w:r>
            <w:r>
              <w:rPr>
                <w:rFonts w:hint="eastAsia"/>
              </w:rPr>
              <w:t>（默认）</w:t>
            </w:r>
          </w:p>
          <w:p w14:paraId="49062C22" w14:textId="77777777" w:rsidR="00B97356" w:rsidRDefault="00B97356" w:rsidP="00F36554">
            <w:r>
              <w:rPr>
                <w:rFonts w:hint="eastAsia"/>
              </w:rPr>
              <w:t>直航</w:t>
            </w:r>
          </w:p>
          <w:p w14:paraId="0CD7FAB5" w14:textId="77777777" w:rsidR="00B97356" w:rsidRDefault="00B97356" w:rsidP="00F36554">
            <w:r>
              <w:rPr>
                <w:rFonts w:hint="eastAsia"/>
              </w:rPr>
              <w:t>中转</w:t>
            </w:r>
          </w:p>
        </w:tc>
      </w:tr>
      <w:tr w:rsidR="00B97356" w14:paraId="62B5DEB7" w14:textId="77777777" w:rsidTr="00F36554">
        <w:tc>
          <w:tcPr>
            <w:tcW w:w="2235" w:type="dxa"/>
          </w:tcPr>
          <w:p w14:paraId="71B6D216" w14:textId="77777777" w:rsidR="00B97356" w:rsidRDefault="00B97356" w:rsidP="00F36554">
            <w:r>
              <w:rPr>
                <w:rFonts w:hint="eastAsia"/>
              </w:rPr>
              <w:t>船公司</w:t>
            </w:r>
          </w:p>
        </w:tc>
        <w:tc>
          <w:tcPr>
            <w:tcW w:w="6287" w:type="dxa"/>
          </w:tcPr>
          <w:p w14:paraId="0DA67C6C" w14:textId="77777777" w:rsidR="00B97356" w:rsidRDefault="00B97356" w:rsidP="00F36554">
            <w:r>
              <w:rPr>
                <w:rFonts w:hint="eastAsia"/>
              </w:rPr>
              <w:t>下拉框，加载所有船公司</w:t>
            </w:r>
          </w:p>
          <w:p w14:paraId="46FFFA66" w14:textId="77777777" w:rsidR="00B97356" w:rsidRDefault="00B97356" w:rsidP="00F36554">
            <w:r>
              <w:rPr>
                <w:rFonts w:hint="eastAsia"/>
              </w:rPr>
              <w:t>NULL</w:t>
            </w:r>
            <w:r>
              <w:rPr>
                <w:rFonts w:hint="eastAsia"/>
              </w:rPr>
              <w:t>（默认）</w:t>
            </w:r>
          </w:p>
          <w:p w14:paraId="6535F99D" w14:textId="77777777" w:rsidR="00B97356" w:rsidRDefault="00B97356" w:rsidP="00F36554">
            <w:r>
              <w:rPr>
                <w:rFonts w:hint="eastAsia"/>
              </w:rPr>
              <w:t>与“订舱申请”页面的船公司一致</w:t>
            </w:r>
          </w:p>
        </w:tc>
      </w:tr>
      <w:tr w:rsidR="00B97356" w14:paraId="1F9E60FB" w14:textId="77777777" w:rsidTr="00F36554">
        <w:tc>
          <w:tcPr>
            <w:tcW w:w="2235" w:type="dxa"/>
            <w:tcBorders>
              <w:bottom w:val="single" w:sz="4" w:space="0" w:color="auto"/>
            </w:tcBorders>
            <w:shd w:val="clear" w:color="auto" w:fill="BFBFBF"/>
          </w:tcPr>
          <w:p w14:paraId="762DF4C9" w14:textId="77777777" w:rsidR="00B97356" w:rsidRDefault="00B97356" w:rsidP="00F36554">
            <w:r>
              <w:rPr>
                <w:rFonts w:hint="eastAsia"/>
              </w:rPr>
              <w:t>列表项</w:t>
            </w:r>
          </w:p>
        </w:tc>
        <w:tc>
          <w:tcPr>
            <w:tcW w:w="6287" w:type="dxa"/>
            <w:tcBorders>
              <w:bottom w:val="single" w:sz="4" w:space="0" w:color="auto"/>
            </w:tcBorders>
            <w:shd w:val="clear" w:color="auto" w:fill="BFBFBF"/>
          </w:tcPr>
          <w:p w14:paraId="5C14A8D8" w14:textId="77777777" w:rsidR="00B97356" w:rsidRDefault="00B97356" w:rsidP="00F36554"/>
        </w:tc>
      </w:tr>
      <w:tr w:rsidR="00B97356" w14:paraId="6997CD8C" w14:textId="77777777" w:rsidTr="00F36554">
        <w:tc>
          <w:tcPr>
            <w:tcW w:w="2235" w:type="dxa"/>
          </w:tcPr>
          <w:p w14:paraId="19FB2FFD" w14:textId="77777777" w:rsidR="00B97356" w:rsidRDefault="00B97356" w:rsidP="00F36554">
            <w:r>
              <w:rPr>
                <w:rFonts w:hint="eastAsia"/>
              </w:rPr>
              <w:t>装</w:t>
            </w:r>
            <w:r>
              <w:rPr>
                <w:rFonts w:hint="eastAsia"/>
              </w:rPr>
              <w:t>/</w:t>
            </w:r>
            <w:r>
              <w:rPr>
                <w:rFonts w:hint="eastAsia"/>
              </w:rPr>
              <w:t>卸货港</w:t>
            </w:r>
          </w:p>
        </w:tc>
        <w:tc>
          <w:tcPr>
            <w:tcW w:w="6287" w:type="dxa"/>
          </w:tcPr>
          <w:p w14:paraId="546CB63B" w14:textId="77777777" w:rsidR="00B97356" w:rsidRDefault="00B97356" w:rsidP="00F36554">
            <w:r w:rsidRPr="00603013">
              <w:rPr>
                <w:rFonts w:hint="eastAsia"/>
              </w:rPr>
              <w:t>LOADING_PORT&lt;</w:t>
            </w:r>
            <w:r w:rsidRPr="00603013">
              <w:rPr>
                <w:rFonts w:hint="eastAsia"/>
              </w:rPr>
              <w:t>装货港</w:t>
            </w:r>
            <w:r w:rsidRPr="00603013">
              <w:rPr>
                <w:rFonts w:hint="eastAsia"/>
              </w:rPr>
              <w:t>&gt;</w:t>
            </w:r>
            <w:r>
              <w:rPr>
                <w:rFonts w:hint="eastAsia"/>
              </w:rPr>
              <w:t>/</w:t>
            </w:r>
            <w:r w:rsidRPr="00603013">
              <w:rPr>
                <w:rFonts w:hint="eastAsia"/>
              </w:rPr>
              <w:t>DESTINATION_PORT&lt;</w:t>
            </w:r>
            <w:r w:rsidRPr="00603013">
              <w:rPr>
                <w:rFonts w:hint="eastAsia"/>
              </w:rPr>
              <w:t>卸货港</w:t>
            </w:r>
            <w:r w:rsidRPr="00603013">
              <w:rPr>
                <w:rFonts w:hint="eastAsia"/>
              </w:rPr>
              <w:t>&gt;</w:t>
            </w:r>
          </w:p>
        </w:tc>
      </w:tr>
      <w:tr w:rsidR="00B97356" w14:paraId="52E9C374" w14:textId="77777777" w:rsidTr="00F36554">
        <w:tc>
          <w:tcPr>
            <w:tcW w:w="2235" w:type="dxa"/>
          </w:tcPr>
          <w:p w14:paraId="7FB56513" w14:textId="77777777" w:rsidR="00B97356" w:rsidRDefault="00B97356" w:rsidP="00F36554">
            <w:r>
              <w:rPr>
                <w:rFonts w:hint="eastAsia"/>
              </w:rPr>
              <w:t>中转港</w:t>
            </w:r>
          </w:p>
        </w:tc>
        <w:tc>
          <w:tcPr>
            <w:tcW w:w="6287" w:type="dxa"/>
          </w:tcPr>
          <w:p w14:paraId="6CF37559" w14:textId="77777777" w:rsidR="00B97356" w:rsidRDefault="00B97356" w:rsidP="00F36554">
            <w:r w:rsidRPr="00833ACC">
              <w:rPr>
                <w:rFonts w:hint="eastAsia"/>
              </w:rPr>
              <w:t>TRANSFER_PORT&lt;</w:t>
            </w:r>
            <w:r w:rsidRPr="00833ACC">
              <w:rPr>
                <w:rFonts w:hint="eastAsia"/>
              </w:rPr>
              <w:t>中转港</w:t>
            </w:r>
            <w:r w:rsidRPr="00833ACC">
              <w:rPr>
                <w:rFonts w:hint="eastAsia"/>
              </w:rPr>
              <w:t>&gt;</w:t>
            </w:r>
          </w:p>
        </w:tc>
      </w:tr>
      <w:tr w:rsidR="00B97356" w14:paraId="316EECFA" w14:textId="77777777" w:rsidTr="00F36554">
        <w:tc>
          <w:tcPr>
            <w:tcW w:w="2235" w:type="dxa"/>
          </w:tcPr>
          <w:p w14:paraId="6CFC172C" w14:textId="77777777" w:rsidR="00B97356" w:rsidRDefault="00B97356" w:rsidP="00F36554">
            <w:r>
              <w:rPr>
                <w:rFonts w:hint="eastAsia"/>
              </w:rPr>
              <w:t>船公司</w:t>
            </w:r>
          </w:p>
        </w:tc>
        <w:tc>
          <w:tcPr>
            <w:tcW w:w="6287" w:type="dxa"/>
          </w:tcPr>
          <w:p w14:paraId="1E11F19E" w14:textId="77777777" w:rsidR="00B97356" w:rsidRDefault="00B97356" w:rsidP="00F36554">
            <w:r w:rsidRPr="00603013">
              <w:t>OWNER_CODE</w:t>
            </w:r>
          </w:p>
        </w:tc>
      </w:tr>
      <w:tr w:rsidR="00B97356" w14:paraId="5F3B1E8A" w14:textId="77777777" w:rsidTr="00F36554">
        <w:tc>
          <w:tcPr>
            <w:tcW w:w="2235" w:type="dxa"/>
          </w:tcPr>
          <w:p w14:paraId="0785FD9A" w14:textId="77777777" w:rsidR="00B97356" w:rsidRDefault="00B97356" w:rsidP="00F36554">
            <w:r>
              <w:rPr>
                <w:rFonts w:hint="eastAsia"/>
              </w:rPr>
              <w:t>箱量</w:t>
            </w:r>
          </w:p>
        </w:tc>
        <w:tc>
          <w:tcPr>
            <w:tcW w:w="6287" w:type="dxa"/>
          </w:tcPr>
          <w:p w14:paraId="3A5EBB10" w14:textId="77777777" w:rsidR="00B97356" w:rsidRDefault="00B97356" w:rsidP="00F36554">
            <w:r w:rsidRPr="00AD164F">
              <w:rPr>
                <w:rFonts w:hint="eastAsia"/>
              </w:rPr>
              <w:t>CONTA_SIZE_SUM&lt;</w:t>
            </w:r>
            <w:r w:rsidRPr="00AD164F">
              <w:rPr>
                <w:rFonts w:hint="eastAsia"/>
              </w:rPr>
              <w:t>订单箱量汇总</w:t>
            </w:r>
            <w:r w:rsidRPr="00AD164F">
              <w:rPr>
                <w:rFonts w:hint="eastAsia"/>
              </w:rPr>
              <w:t>&gt;</w:t>
            </w:r>
          </w:p>
        </w:tc>
      </w:tr>
      <w:tr w:rsidR="00B97356" w14:paraId="7155416A" w14:textId="77777777" w:rsidTr="00F36554">
        <w:tc>
          <w:tcPr>
            <w:tcW w:w="2235" w:type="dxa"/>
          </w:tcPr>
          <w:p w14:paraId="7A0F8A24" w14:textId="77777777" w:rsidR="00B97356" w:rsidRDefault="00B97356" w:rsidP="00F36554">
            <w:r>
              <w:rPr>
                <w:rFonts w:hint="eastAsia"/>
              </w:rPr>
              <w:t>计划出运日期</w:t>
            </w:r>
          </w:p>
        </w:tc>
        <w:tc>
          <w:tcPr>
            <w:tcW w:w="6287" w:type="dxa"/>
          </w:tcPr>
          <w:p w14:paraId="41338A81" w14:textId="77777777" w:rsidR="00B97356" w:rsidRDefault="00B97356" w:rsidP="00F36554">
            <w:r w:rsidRPr="002E3A2B">
              <w:rPr>
                <w:rFonts w:hint="eastAsia"/>
              </w:rPr>
              <w:t>WEEK_NO</w:t>
            </w:r>
            <w:r>
              <w:rPr>
                <w:rFonts w:hint="eastAsia"/>
              </w:rPr>
              <w:t>（</w:t>
            </w:r>
            <w:r w:rsidRPr="002E3A2B">
              <w:t>WEEK_BEGIN</w:t>
            </w:r>
            <w:r>
              <w:rPr>
                <w:rFonts w:hint="eastAsia"/>
              </w:rPr>
              <w:t>~</w:t>
            </w:r>
            <w:r w:rsidRPr="002E3A2B">
              <w:t>WEEK_END</w:t>
            </w:r>
            <w:r>
              <w:rPr>
                <w:rFonts w:hint="eastAsia"/>
              </w:rPr>
              <w:t>）</w:t>
            </w:r>
          </w:p>
        </w:tc>
      </w:tr>
      <w:tr w:rsidR="00B97356" w14:paraId="07764592" w14:textId="77777777" w:rsidTr="00F36554">
        <w:tc>
          <w:tcPr>
            <w:tcW w:w="2235" w:type="dxa"/>
          </w:tcPr>
          <w:p w14:paraId="6EBB7571" w14:textId="77777777" w:rsidR="00B97356" w:rsidRDefault="00B97356" w:rsidP="00F36554">
            <w:r>
              <w:rPr>
                <w:rFonts w:hint="eastAsia"/>
              </w:rPr>
              <w:t>运价</w:t>
            </w:r>
          </w:p>
        </w:tc>
        <w:tc>
          <w:tcPr>
            <w:tcW w:w="6287" w:type="dxa"/>
          </w:tcPr>
          <w:p w14:paraId="28956CA9" w14:textId="77777777" w:rsidR="00B97356" w:rsidRDefault="00B97356" w:rsidP="00F36554">
            <w:r w:rsidRPr="00EC10AA">
              <w:t>PUBLISH_PRICE_SUM</w:t>
            </w:r>
          </w:p>
        </w:tc>
      </w:tr>
      <w:tr w:rsidR="00B97356" w14:paraId="68430941" w14:textId="77777777" w:rsidTr="00F36554">
        <w:tc>
          <w:tcPr>
            <w:tcW w:w="2235" w:type="dxa"/>
          </w:tcPr>
          <w:p w14:paraId="5F57B207" w14:textId="77777777" w:rsidR="00B97356" w:rsidRDefault="00B97356" w:rsidP="00F36554">
            <w:r>
              <w:rPr>
                <w:rFonts w:hint="eastAsia"/>
              </w:rPr>
              <w:t>最近更新日期</w:t>
            </w:r>
          </w:p>
        </w:tc>
        <w:tc>
          <w:tcPr>
            <w:tcW w:w="6287" w:type="dxa"/>
          </w:tcPr>
          <w:p w14:paraId="42559507" w14:textId="77777777" w:rsidR="00B97356" w:rsidRDefault="00B97356" w:rsidP="00F36554">
            <w:r w:rsidRPr="00EC10AA">
              <w:t>MODIFY_DATE</w:t>
            </w:r>
          </w:p>
        </w:tc>
      </w:tr>
      <w:tr w:rsidR="00B97356" w14:paraId="3D7AC5BC" w14:textId="77777777" w:rsidTr="00F36554">
        <w:tc>
          <w:tcPr>
            <w:tcW w:w="2235" w:type="dxa"/>
          </w:tcPr>
          <w:p w14:paraId="6EC6E90A" w14:textId="77777777" w:rsidR="00B97356" w:rsidRDefault="00B97356" w:rsidP="00F36554">
            <w:r>
              <w:rPr>
                <w:rFonts w:hint="eastAsia"/>
              </w:rPr>
              <w:t>改期次数</w:t>
            </w:r>
          </w:p>
        </w:tc>
        <w:tc>
          <w:tcPr>
            <w:tcW w:w="6287" w:type="dxa"/>
          </w:tcPr>
          <w:p w14:paraId="5FE70A16" w14:textId="77777777" w:rsidR="00B97356" w:rsidRDefault="00B97356" w:rsidP="00F36554">
            <w:r w:rsidRPr="00347021">
              <w:t>CHANGE_COUNT</w:t>
            </w:r>
          </w:p>
        </w:tc>
      </w:tr>
      <w:tr w:rsidR="00B97356" w14:paraId="49E7C515" w14:textId="77777777" w:rsidTr="00F36554">
        <w:tc>
          <w:tcPr>
            <w:tcW w:w="2235" w:type="dxa"/>
          </w:tcPr>
          <w:p w14:paraId="2A008BAC" w14:textId="77777777" w:rsidR="00B97356" w:rsidRDefault="00B97356" w:rsidP="00F36554">
            <w:r>
              <w:rPr>
                <w:rFonts w:hint="eastAsia"/>
              </w:rPr>
              <w:lastRenderedPageBreak/>
              <w:t>操作</w:t>
            </w:r>
          </w:p>
        </w:tc>
        <w:tc>
          <w:tcPr>
            <w:tcW w:w="6287" w:type="dxa"/>
          </w:tcPr>
          <w:p w14:paraId="71FB1F2C" w14:textId="77777777" w:rsidR="00B97356" w:rsidRDefault="00B97356" w:rsidP="00F36554">
            <w:r>
              <w:rPr>
                <w:rFonts w:hint="eastAsia"/>
              </w:rPr>
              <w:t>改期（查询出来的记录一定是允许改期的）</w:t>
            </w:r>
          </w:p>
        </w:tc>
      </w:tr>
      <w:tr w:rsidR="00B97356" w14:paraId="069197BA" w14:textId="77777777" w:rsidTr="00F36554">
        <w:tc>
          <w:tcPr>
            <w:tcW w:w="2235" w:type="dxa"/>
            <w:shd w:val="clear" w:color="auto" w:fill="BFBFBF"/>
          </w:tcPr>
          <w:p w14:paraId="5B809842" w14:textId="77777777" w:rsidR="00B97356" w:rsidRDefault="00B97356" w:rsidP="00F36554">
            <w:r>
              <w:rPr>
                <w:rFonts w:hint="eastAsia"/>
              </w:rPr>
              <w:t>操作</w:t>
            </w:r>
          </w:p>
        </w:tc>
        <w:tc>
          <w:tcPr>
            <w:tcW w:w="6287" w:type="dxa"/>
            <w:shd w:val="clear" w:color="auto" w:fill="BFBFBF"/>
          </w:tcPr>
          <w:p w14:paraId="6F5E0FD0" w14:textId="77777777" w:rsidR="00B97356" w:rsidRDefault="00B97356" w:rsidP="00F36554"/>
        </w:tc>
      </w:tr>
      <w:tr w:rsidR="00B97356" w14:paraId="011026C6" w14:textId="77777777" w:rsidTr="00F36554">
        <w:tc>
          <w:tcPr>
            <w:tcW w:w="2235" w:type="dxa"/>
          </w:tcPr>
          <w:p w14:paraId="1A76631C" w14:textId="77777777" w:rsidR="00B97356" w:rsidRDefault="00B97356" w:rsidP="00F36554">
            <w:r>
              <w:rPr>
                <w:rFonts w:hint="eastAsia"/>
              </w:rPr>
              <w:t>查询</w:t>
            </w:r>
          </w:p>
        </w:tc>
        <w:tc>
          <w:tcPr>
            <w:tcW w:w="6287" w:type="dxa"/>
          </w:tcPr>
          <w:p w14:paraId="4AC4E6EA" w14:textId="77777777" w:rsidR="00B97356" w:rsidRDefault="00B97356" w:rsidP="00F36554">
            <w:r>
              <w:rPr>
                <w:rFonts w:hint="eastAsia"/>
              </w:rPr>
              <w:t>调用</w:t>
            </w:r>
            <w:r w:rsidRPr="00C220FC">
              <w:t>IOMTFutureChange</w:t>
            </w:r>
            <w:r>
              <w:rPr>
                <w:rFonts w:hint="eastAsia"/>
              </w:rPr>
              <w:t>.</w:t>
            </w:r>
            <w:r w:rsidRPr="00C220FC">
              <w:t>QueryPreSaleForChange</w:t>
            </w:r>
            <w:r>
              <w:rPr>
                <w:rFonts w:hint="eastAsia"/>
              </w:rPr>
              <w:t>接口</w:t>
            </w:r>
          </w:p>
          <w:p w14:paraId="7EDB6C41" w14:textId="77777777" w:rsidR="00B97356" w:rsidRDefault="00B97356" w:rsidP="00F36554">
            <w:r>
              <w:rPr>
                <w:rFonts w:hint="eastAsia"/>
              </w:rPr>
              <w:t>参数</w:t>
            </w:r>
            <w:r w:rsidRPr="00C24075">
              <w:t>QueryPreSaleForChangeParm</w:t>
            </w:r>
            <w:r>
              <w:rPr>
                <w:rFonts w:hint="eastAsia"/>
              </w:rPr>
              <w:t xml:space="preserve"> </w:t>
            </w:r>
            <w:r>
              <w:rPr>
                <w:rFonts w:hint="eastAsia"/>
              </w:rPr>
              <w:t>匹配页面查询条件</w:t>
            </w:r>
          </w:p>
          <w:p w14:paraId="42D5043B" w14:textId="77777777" w:rsidR="00B97356" w:rsidRDefault="00B97356" w:rsidP="00F36554">
            <w:r>
              <w:rPr>
                <w:rFonts w:hint="eastAsia"/>
              </w:rPr>
              <w:t xml:space="preserve">orderBy = </w:t>
            </w:r>
            <w:r w:rsidRPr="003C2497">
              <w:t>WEEK_BEGIN_DATE DESC</w:t>
            </w:r>
          </w:p>
        </w:tc>
      </w:tr>
      <w:tr w:rsidR="00B97356" w14:paraId="5F8A8670" w14:textId="77777777" w:rsidTr="00F36554">
        <w:tc>
          <w:tcPr>
            <w:tcW w:w="2235" w:type="dxa"/>
          </w:tcPr>
          <w:p w14:paraId="63AC3D83" w14:textId="77777777" w:rsidR="00B97356" w:rsidRDefault="00B97356" w:rsidP="00F36554">
            <w:r>
              <w:rPr>
                <w:rFonts w:hint="eastAsia"/>
              </w:rPr>
              <w:t>改期</w:t>
            </w:r>
          </w:p>
        </w:tc>
        <w:tc>
          <w:tcPr>
            <w:tcW w:w="6287" w:type="dxa"/>
          </w:tcPr>
          <w:p w14:paraId="61C0C4A6" w14:textId="77777777" w:rsidR="00B97356" w:rsidRDefault="00B97356" w:rsidP="00F36554">
            <w:r>
              <w:rPr>
                <w:rFonts w:hint="eastAsia"/>
              </w:rPr>
              <w:t>当前弹出窗口刷新，跳转到“新增编辑页面”，传参</w:t>
            </w:r>
          </w:p>
          <w:p w14:paraId="3B44F57D" w14:textId="77777777" w:rsidR="00B97356" w:rsidRDefault="00B97356" w:rsidP="00F36554">
            <w:r w:rsidRPr="00B9527A">
              <w:t>FUTURE_PRESALE_HEAD_SEQ</w:t>
            </w:r>
          </w:p>
        </w:tc>
      </w:tr>
    </w:tbl>
    <w:p w14:paraId="60546235" w14:textId="77777777" w:rsidR="00B97356" w:rsidRPr="00CB25EA" w:rsidRDefault="00B97356" w:rsidP="00B97356"/>
    <w:p w14:paraId="20487E32" w14:textId="77777777" w:rsidR="00B97356" w:rsidRDefault="00B97356" w:rsidP="00B97356">
      <w:pPr>
        <w:pStyle w:val="3"/>
        <w:ind w:right="180"/>
      </w:pPr>
      <w:r>
        <w:rPr>
          <w:rFonts w:hint="eastAsia"/>
        </w:rPr>
        <w:t>新增编辑页面</w:t>
      </w:r>
    </w:p>
    <w:p w14:paraId="181E1012" w14:textId="77777777" w:rsidR="00B97356" w:rsidRDefault="00B97356" w:rsidP="00B97356">
      <w:pPr>
        <w:rPr>
          <w:noProof/>
        </w:rPr>
      </w:pPr>
      <w:r w:rsidRPr="001162F3">
        <w:rPr>
          <w:noProof/>
        </w:rPr>
        <w:drawing>
          <wp:inline distT="0" distB="0" distL="0" distR="0" wp14:anchorId="1FDA6ED0" wp14:editId="19D9DF0B">
            <wp:extent cx="5486400" cy="396811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96811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379553E8" w14:textId="77777777" w:rsidTr="00F36554">
        <w:tc>
          <w:tcPr>
            <w:tcW w:w="2235" w:type="dxa"/>
            <w:shd w:val="clear" w:color="auto" w:fill="BFBFBF"/>
          </w:tcPr>
          <w:p w14:paraId="545B3617" w14:textId="77777777" w:rsidR="00B97356" w:rsidRDefault="00B97356" w:rsidP="00F36554">
            <w:r>
              <w:rPr>
                <w:rFonts w:hint="eastAsia"/>
              </w:rPr>
              <w:t>页面元素</w:t>
            </w:r>
          </w:p>
        </w:tc>
        <w:tc>
          <w:tcPr>
            <w:tcW w:w="6287" w:type="dxa"/>
            <w:shd w:val="clear" w:color="auto" w:fill="BFBFBF"/>
          </w:tcPr>
          <w:p w14:paraId="4A36E8FF" w14:textId="77777777" w:rsidR="00B97356" w:rsidRDefault="00B97356" w:rsidP="00F36554">
            <w:r>
              <w:rPr>
                <w:rFonts w:hint="eastAsia"/>
              </w:rPr>
              <w:t>元素说明</w:t>
            </w:r>
          </w:p>
        </w:tc>
      </w:tr>
      <w:tr w:rsidR="00B97356" w14:paraId="7496299C" w14:textId="77777777" w:rsidTr="00F36554">
        <w:tc>
          <w:tcPr>
            <w:tcW w:w="2235" w:type="dxa"/>
            <w:shd w:val="clear" w:color="auto" w:fill="BFBFBF"/>
          </w:tcPr>
          <w:p w14:paraId="76C0B9E1" w14:textId="77777777" w:rsidR="00B97356" w:rsidRDefault="00B97356" w:rsidP="00F36554">
            <w:r>
              <w:rPr>
                <w:rFonts w:hint="eastAsia"/>
              </w:rPr>
              <w:t>页面显示</w:t>
            </w:r>
          </w:p>
        </w:tc>
        <w:tc>
          <w:tcPr>
            <w:tcW w:w="6287" w:type="dxa"/>
            <w:shd w:val="clear" w:color="auto" w:fill="BFBFBF"/>
          </w:tcPr>
          <w:p w14:paraId="5AA7DB55" w14:textId="77777777" w:rsidR="00B97356" w:rsidRDefault="00B97356" w:rsidP="00F36554">
            <w:r>
              <w:rPr>
                <w:rFonts w:hint="eastAsia"/>
              </w:rPr>
              <w:t>*</w:t>
            </w:r>
            <w:r>
              <w:rPr>
                <w:rFonts w:hint="eastAsia"/>
              </w:rPr>
              <w:t>为必填（无特别说明，以</w:t>
            </w:r>
            <w:r w:rsidRPr="00386466">
              <w:rPr>
                <w:rFonts w:hint="eastAsia"/>
                <w:u w:val="single"/>
              </w:rPr>
              <w:t>标签显示</w:t>
            </w:r>
            <w:r>
              <w:rPr>
                <w:rFonts w:hint="eastAsia"/>
              </w:rPr>
              <w:t>）</w:t>
            </w:r>
          </w:p>
        </w:tc>
      </w:tr>
      <w:tr w:rsidR="00B97356" w14:paraId="4CC1C27B" w14:textId="77777777" w:rsidTr="00F36554">
        <w:tc>
          <w:tcPr>
            <w:tcW w:w="2235" w:type="dxa"/>
          </w:tcPr>
          <w:p w14:paraId="3FC74ECA" w14:textId="77777777" w:rsidR="00B97356" w:rsidRDefault="00B97356" w:rsidP="00F36554">
            <w:r>
              <w:rPr>
                <w:rFonts w:hint="eastAsia"/>
              </w:rPr>
              <w:t>已更改次数</w:t>
            </w:r>
          </w:p>
        </w:tc>
        <w:tc>
          <w:tcPr>
            <w:tcW w:w="6287" w:type="dxa"/>
          </w:tcPr>
          <w:p w14:paraId="5C2684CE" w14:textId="77777777" w:rsidR="00B97356" w:rsidRDefault="00B97356" w:rsidP="00F36554">
            <w:r w:rsidRPr="003C686B">
              <w:rPr>
                <w:rFonts w:hint="eastAsia"/>
              </w:rPr>
              <w:t>CHANGE_COUNT&lt;</w:t>
            </w:r>
            <w:r w:rsidRPr="003C686B">
              <w:rPr>
                <w:rFonts w:hint="eastAsia"/>
              </w:rPr>
              <w:t>改期次数</w:t>
            </w:r>
            <w:r w:rsidRPr="003C686B">
              <w:rPr>
                <w:rFonts w:hint="eastAsia"/>
              </w:rPr>
              <w:t>&gt;</w:t>
            </w:r>
          </w:p>
        </w:tc>
      </w:tr>
      <w:tr w:rsidR="00B97356" w14:paraId="5332EDFC" w14:textId="77777777" w:rsidTr="00F36554">
        <w:tc>
          <w:tcPr>
            <w:tcW w:w="2235" w:type="dxa"/>
          </w:tcPr>
          <w:p w14:paraId="404EB4E3" w14:textId="77777777" w:rsidR="00B97356" w:rsidRDefault="00B97356" w:rsidP="00F36554">
            <w:r>
              <w:rPr>
                <w:rFonts w:hint="eastAsia"/>
              </w:rPr>
              <w:t>原计划出运日期</w:t>
            </w:r>
          </w:p>
        </w:tc>
        <w:tc>
          <w:tcPr>
            <w:tcW w:w="6287" w:type="dxa"/>
          </w:tcPr>
          <w:p w14:paraId="267E37E4" w14:textId="77777777" w:rsidR="00B97356" w:rsidRDefault="00B97356" w:rsidP="00F36554">
            <w:r w:rsidRPr="004A1715">
              <w:rPr>
                <w:rFonts w:hint="eastAsia"/>
              </w:rPr>
              <w:t>WEEK_NO&lt;</w:t>
            </w:r>
            <w:r w:rsidRPr="004A1715">
              <w:rPr>
                <w:rFonts w:hint="eastAsia"/>
              </w:rPr>
              <w:t>出运周数</w:t>
            </w:r>
            <w:r w:rsidRPr="004A1715">
              <w:rPr>
                <w:rFonts w:hint="eastAsia"/>
              </w:rPr>
              <w:t>&gt;</w:t>
            </w:r>
            <w:r>
              <w:rPr>
                <w:rFonts w:hint="eastAsia"/>
              </w:rPr>
              <w:t>(</w:t>
            </w:r>
            <w:r>
              <w:t xml:space="preserve"> </w:t>
            </w:r>
            <w:r w:rsidRPr="004A1715">
              <w:t>WEEK_BEGIN</w:t>
            </w:r>
            <w:r>
              <w:rPr>
                <w:rFonts w:hint="eastAsia"/>
              </w:rPr>
              <w:t>~</w:t>
            </w:r>
            <w:r w:rsidRPr="004A1715">
              <w:t>WEEK_END</w:t>
            </w:r>
            <w:r>
              <w:rPr>
                <w:rFonts w:hint="eastAsia"/>
              </w:rPr>
              <w:t>)</w:t>
            </w:r>
          </w:p>
        </w:tc>
      </w:tr>
      <w:tr w:rsidR="00B97356" w14:paraId="52BA47F3" w14:textId="77777777" w:rsidTr="00F36554">
        <w:tc>
          <w:tcPr>
            <w:tcW w:w="2235" w:type="dxa"/>
          </w:tcPr>
          <w:p w14:paraId="63E0B350" w14:textId="77777777" w:rsidR="00B97356" w:rsidRDefault="00B97356" w:rsidP="00F36554">
            <w:r>
              <w:rPr>
                <w:rFonts w:hint="eastAsia"/>
              </w:rPr>
              <w:t>改期至</w:t>
            </w:r>
            <w:r>
              <w:rPr>
                <w:rFonts w:hint="eastAsia"/>
              </w:rPr>
              <w:t>*</w:t>
            </w:r>
          </w:p>
        </w:tc>
        <w:tc>
          <w:tcPr>
            <w:tcW w:w="6287" w:type="dxa"/>
          </w:tcPr>
          <w:p w14:paraId="3E4BEAF1" w14:textId="77777777" w:rsidR="00B97356" w:rsidRDefault="00B97356" w:rsidP="00F36554">
            <w:r>
              <w:rPr>
                <w:rFonts w:hint="eastAsia"/>
              </w:rPr>
              <w:t>下拉框，对应字段（</w:t>
            </w:r>
            <w:r>
              <w:rPr>
                <w:rFonts w:hint="eastAsia"/>
              </w:rPr>
              <w:t>NEW_WEEK_NO/</w:t>
            </w:r>
            <w:r>
              <w:t xml:space="preserve"> </w:t>
            </w:r>
            <w:r w:rsidRPr="00BB5795">
              <w:t>NEW_WEEK_BEGIN_DATE</w:t>
            </w:r>
            <w:r>
              <w:rPr>
                <w:rFonts w:hint="eastAsia"/>
              </w:rPr>
              <w:t>/</w:t>
            </w:r>
          </w:p>
          <w:p w14:paraId="0180E217" w14:textId="77777777" w:rsidR="00B97356" w:rsidRDefault="00B97356" w:rsidP="00F36554">
            <w:r w:rsidRPr="00BB5795">
              <w:t>NEW_WEEK_END_DATE</w:t>
            </w:r>
            <w:r>
              <w:rPr>
                <w:rFonts w:hint="eastAsia"/>
              </w:rPr>
              <w:t>)</w:t>
            </w:r>
          </w:p>
          <w:p w14:paraId="486E4B38" w14:textId="77777777" w:rsidR="00B97356" w:rsidRDefault="00B97356" w:rsidP="00F36554">
            <w:r>
              <w:rPr>
                <w:rFonts w:hint="eastAsia"/>
              </w:rPr>
              <w:t>根据当前出运日期，加载（往前推</w:t>
            </w:r>
            <w:r>
              <w:rPr>
                <w:rFonts w:hint="eastAsia"/>
              </w:rPr>
              <w:t>4</w:t>
            </w:r>
            <w:r>
              <w:rPr>
                <w:rFonts w:hint="eastAsia"/>
              </w:rPr>
              <w:t>周</w:t>
            </w:r>
            <w:r>
              <w:rPr>
                <w:rFonts w:hint="eastAsia"/>
              </w:rPr>
              <w:t>+NULL+</w:t>
            </w:r>
            <w:r>
              <w:rPr>
                <w:rFonts w:hint="eastAsia"/>
              </w:rPr>
              <w:t>往后延</w:t>
            </w:r>
            <w:r>
              <w:rPr>
                <w:rFonts w:hint="eastAsia"/>
              </w:rPr>
              <w:t>4</w:t>
            </w:r>
            <w:r>
              <w:rPr>
                <w:rFonts w:hint="eastAsia"/>
              </w:rPr>
              <w:t>周）的数据。</w:t>
            </w:r>
          </w:p>
          <w:p w14:paraId="4A488C65" w14:textId="77777777" w:rsidR="00B97356" w:rsidRDefault="00B97356" w:rsidP="00F36554">
            <w:r>
              <w:rPr>
                <w:rFonts w:hint="eastAsia"/>
              </w:rPr>
              <w:t>展示方式</w:t>
            </w:r>
            <w:r>
              <w:rPr>
                <w:rFonts w:hint="eastAsia"/>
              </w:rPr>
              <w:t xml:space="preserve"> = </w:t>
            </w:r>
            <w:r>
              <w:rPr>
                <w:rFonts w:hint="eastAsia"/>
              </w:rPr>
              <w:t>原出运计划日期</w:t>
            </w:r>
          </w:p>
          <w:p w14:paraId="5C3ED6F5" w14:textId="77777777" w:rsidR="00B97356" w:rsidRDefault="00B97356" w:rsidP="00F36554">
            <w:r>
              <w:rPr>
                <w:rFonts w:hint="eastAsia"/>
              </w:rPr>
              <w:t>Value = Text</w:t>
            </w:r>
          </w:p>
          <w:p w14:paraId="71C94DCB" w14:textId="77777777" w:rsidR="00B97356" w:rsidRPr="00480F97" w:rsidRDefault="00B97356" w:rsidP="00F36554">
            <w:r>
              <w:rPr>
                <w:rFonts w:hint="eastAsia"/>
              </w:rPr>
              <w:t>新增时</w:t>
            </w:r>
            <w:r>
              <w:rPr>
                <w:rFonts w:hint="eastAsia"/>
              </w:rPr>
              <w:t>NULL</w:t>
            </w:r>
            <w:r>
              <w:rPr>
                <w:rFonts w:hint="eastAsia"/>
              </w:rPr>
              <w:t>（默认选中）</w:t>
            </w:r>
          </w:p>
        </w:tc>
      </w:tr>
      <w:tr w:rsidR="00B97356" w14:paraId="37ECD834" w14:textId="77777777" w:rsidTr="00F36554">
        <w:tc>
          <w:tcPr>
            <w:tcW w:w="2235" w:type="dxa"/>
          </w:tcPr>
          <w:p w14:paraId="4F6721FF" w14:textId="77777777" w:rsidR="00B97356" w:rsidRDefault="00B97356" w:rsidP="00F36554">
            <w:r>
              <w:rPr>
                <w:rFonts w:hint="eastAsia"/>
              </w:rPr>
              <w:t>申请改期类型</w:t>
            </w:r>
          </w:p>
        </w:tc>
        <w:tc>
          <w:tcPr>
            <w:tcW w:w="6287" w:type="dxa"/>
          </w:tcPr>
          <w:p w14:paraId="429022FB" w14:textId="77777777" w:rsidR="00B97356" w:rsidRDefault="00B97356" w:rsidP="00F36554">
            <w:r>
              <w:rPr>
                <w:rFonts w:hint="eastAsia"/>
              </w:rPr>
              <w:t>单选框，对应字段</w:t>
            </w:r>
            <w:r w:rsidRPr="000478D0">
              <w:rPr>
                <w:rFonts w:hint="eastAsia"/>
              </w:rPr>
              <w:t>CHANGE_TYPE&lt;</w:t>
            </w:r>
            <w:r w:rsidRPr="000478D0">
              <w:rPr>
                <w:rFonts w:hint="eastAsia"/>
              </w:rPr>
              <w:t>改期类型</w:t>
            </w:r>
            <w:r w:rsidRPr="000478D0">
              <w:rPr>
                <w:rFonts w:hint="eastAsia"/>
              </w:rPr>
              <w:t>&gt;</w:t>
            </w:r>
          </w:p>
          <w:p w14:paraId="2E9ACDE1" w14:textId="77777777" w:rsidR="00B97356" w:rsidRDefault="00B97356" w:rsidP="00F36554">
            <w:r>
              <w:rPr>
                <w:rFonts w:hint="eastAsia"/>
              </w:rPr>
              <w:t>B</w:t>
            </w:r>
            <w:r>
              <w:rPr>
                <w:rFonts w:hint="eastAsia"/>
              </w:rPr>
              <w:t>：提前</w:t>
            </w:r>
          </w:p>
          <w:p w14:paraId="03D8EA4A" w14:textId="77777777" w:rsidR="00B97356" w:rsidRDefault="00B97356" w:rsidP="00F36554">
            <w:r>
              <w:rPr>
                <w:rFonts w:hint="eastAsia"/>
              </w:rPr>
              <w:t>A</w:t>
            </w:r>
            <w:r>
              <w:rPr>
                <w:rFonts w:hint="eastAsia"/>
              </w:rPr>
              <w:t>：延后</w:t>
            </w:r>
          </w:p>
          <w:p w14:paraId="33A0B92E" w14:textId="77777777" w:rsidR="00B97356" w:rsidRDefault="00B97356" w:rsidP="00F36554">
            <w:r>
              <w:rPr>
                <w:rFonts w:hint="eastAsia"/>
              </w:rPr>
              <w:t>不允许编辑</w:t>
            </w:r>
          </w:p>
        </w:tc>
      </w:tr>
      <w:tr w:rsidR="00B97356" w14:paraId="317CCB58" w14:textId="77777777" w:rsidTr="00F36554">
        <w:tc>
          <w:tcPr>
            <w:tcW w:w="2235" w:type="dxa"/>
          </w:tcPr>
          <w:p w14:paraId="142F091A" w14:textId="77777777" w:rsidR="00B97356" w:rsidRDefault="00B97356" w:rsidP="00F36554">
            <w:r>
              <w:rPr>
                <w:rFonts w:hint="eastAsia"/>
              </w:rPr>
              <w:lastRenderedPageBreak/>
              <w:t>改期原因</w:t>
            </w:r>
          </w:p>
        </w:tc>
        <w:tc>
          <w:tcPr>
            <w:tcW w:w="6287" w:type="dxa"/>
          </w:tcPr>
          <w:p w14:paraId="6B7CE57D" w14:textId="77777777" w:rsidR="00B97356" w:rsidRDefault="00B97356" w:rsidP="00F36554">
            <w:r>
              <w:rPr>
                <w:rFonts w:hint="eastAsia"/>
              </w:rPr>
              <w:t>文本框录入，对应</w:t>
            </w:r>
            <w:r w:rsidRPr="0077544F">
              <w:rPr>
                <w:rFonts w:hint="eastAsia"/>
              </w:rPr>
              <w:t>CHANGE_REASON&lt;</w:t>
            </w:r>
            <w:r w:rsidRPr="0077544F">
              <w:rPr>
                <w:rFonts w:hint="eastAsia"/>
              </w:rPr>
              <w:t>改期原因</w:t>
            </w:r>
            <w:r w:rsidRPr="0077544F">
              <w:rPr>
                <w:rFonts w:hint="eastAsia"/>
              </w:rPr>
              <w:t>&gt;</w:t>
            </w:r>
          </w:p>
        </w:tc>
      </w:tr>
      <w:tr w:rsidR="00B97356" w14:paraId="43A0758F" w14:textId="77777777" w:rsidTr="00F36554">
        <w:tc>
          <w:tcPr>
            <w:tcW w:w="8522" w:type="dxa"/>
            <w:gridSpan w:val="2"/>
          </w:tcPr>
          <w:p w14:paraId="1B91CE35" w14:textId="77777777" w:rsidR="00B97356" w:rsidRDefault="00B97356" w:rsidP="00F36554">
            <w:r>
              <w:rPr>
                <w:rFonts w:hint="eastAsia"/>
              </w:rPr>
              <w:t>远期舱位信息（无特别说明，以</w:t>
            </w:r>
            <w:r w:rsidRPr="00386466">
              <w:rPr>
                <w:rFonts w:hint="eastAsia"/>
                <w:u w:val="single"/>
              </w:rPr>
              <w:t>标签显示</w:t>
            </w:r>
            <w:r>
              <w:rPr>
                <w:rFonts w:hint="eastAsia"/>
              </w:rPr>
              <w:t>）对应</w:t>
            </w:r>
            <w:r w:rsidRPr="00BC4551">
              <w:t>FuturePresaleModel</w:t>
            </w:r>
            <w:r>
              <w:rPr>
                <w:rFonts w:hint="eastAsia"/>
              </w:rPr>
              <w:t>.</w:t>
            </w:r>
            <w:r w:rsidRPr="00BC4551">
              <w:t>FuturePresaleData</w:t>
            </w:r>
          </w:p>
        </w:tc>
      </w:tr>
      <w:tr w:rsidR="00B97356" w14:paraId="10C11B44" w14:textId="77777777" w:rsidTr="00F36554">
        <w:tc>
          <w:tcPr>
            <w:tcW w:w="2235" w:type="dxa"/>
          </w:tcPr>
          <w:p w14:paraId="7DCAD287" w14:textId="77777777" w:rsidR="00B97356" w:rsidRDefault="00B97356" w:rsidP="00F36554">
            <w:r>
              <w:rPr>
                <w:rFonts w:hint="eastAsia"/>
              </w:rPr>
              <w:t>船公司</w:t>
            </w:r>
          </w:p>
        </w:tc>
        <w:tc>
          <w:tcPr>
            <w:tcW w:w="6287" w:type="dxa"/>
          </w:tcPr>
          <w:p w14:paraId="68FB6E3D" w14:textId="77777777" w:rsidR="00B97356" w:rsidRDefault="00B97356" w:rsidP="00F36554">
            <w:r w:rsidRPr="004A1715">
              <w:t>OWNER_CODE</w:t>
            </w:r>
          </w:p>
        </w:tc>
      </w:tr>
      <w:tr w:rsidR="00B97356" w14:paraId="44C629DA" w14:textId="77777777" w:rsidTr="00F36554">
        <w:tc>
          <w:tcPr>
            <w:tcW w:w="2235" w:type="dxa"/>
          </w:tcPr>
          <w:p w14:paraId="5B3FB1E7" w14:textId="77777777" w:rsidR="00B97356" w:rsidRDefault="00B97356" w:rsidP="00F36554">
            <w:r>
              <w:rPr>
                <w:rFonts w:hint="eastAsia"/>
              </w:rPr>
              <w:t>航线</w:t>
            </w:r>
          </w:p>
        </w:tc>
        <w:tc>
          <w:tcPr>
            <w:tcW w:w="6287" w:type="dxa"/>
          </w:tcPr>
          <w:p w14:paraId="3598DF95" w14:textId="77777777" w:rsidR="00B97356" w:rsidRDefault="00B97356" w:rsidP="00F36554">
            <w:r w:rsidRPr="004A1715">
              <w:rPr>
                <w:rFonts w:hint="eastAsia"/>
              </w:rPr>
              <w:t>ROUTE_CODE&lt;</w:t>
            </w:r>
            <w:r w:rsidRPr="004A1715">
              <w:rPr>
                <w:rFonts w:hint="eastAsia"/>
              </w:rPr>
              <w:t>航线代码</w:t>
            </w:r>
            <w:r w:rsidRPr="004A1715">
              <w:rPr>
                <w:rFonts w:hint="eastAsia"/>
              </w:rPr>
              <w:t>&gt;</w:t>
            </w:r>
          </w:p>
        </w:tc>
      </w:tr>
      <w:tr w:rsidR="00B97356" w14:paraId="47642D2F" w14:textId="77777777" w:rsidTr="00F36554">
        <w:tc>
          <w:tcPr>
            <w:tcW w:w="2235" w:type="dxa"/>
          </w:tcPr>
          <w:p w14:paraId="0140580E" w14:textId="77777777" w:rsidR="00B97356" w:rsidRDefault="00B97356" w:rsidP="00F36554">
            <w:r>
              <w:rPr>
                <w:rFonts w:hint="eastAsia"/>
              </w:rPr>
              <w:t>港口</w:t>
            </w:r>
          </w:p>
        </w:tc>
        <w:tc>
          <w:tcPr>
            <w:tcW w:w="6287" w:type="dxa"/>
          </w:tcPr>
          <w:p w14:paraId="1C7ECBFB" w14:textId="77777777" w:rsidR="00B97356" w:rsidRDefault="00B97356" w:rsidP="00F36554">
            <w:r w:rsidRPr="004A1715">
              <w:rPr>
                <w:rFonts w:hint="eastAsia"/>
              </w:rPr>
              <w:t>LOADING_PORT&lt;</w:t>
            </w:r>
            <w:r w:rsidRPr="004A1715">
              <w:rPr>
                <w:rFonts w:hint="eastAsia"/>
              </w:rPr>
              <w:t>装货港</w:t>
            </w:r>
            <w:r w:rsidRPr="004A1715">
              <w:rPr>
                <w:rFonts w:hint="eastAsia"/>
              </w:rPr>
              <w:t>&gt;</w:t>
            </w:r>
            <w:r>
              <w:rPr>
                <w:rFonts w:hint="eastAsia"/>
              </w:rPr>
              <w:t xml:space="preserve"> -&gt; </w:t>
            </w:r>
            <w:r w:rsidRPr="004A1715">
              <w:rPr>
                <w:rFonts w:hint="eastAsia"/>
              </w:rPr>
              <w:t>DESTINATION_PORT&lt;</w:t>
            </w:r>
            <w:r w:rsidRPr="004A1715">
              <w:rPr>
                <w:rFonts w:hint="eastAsia"/>
              </w:rPr>
              <w:t>卸货港</w:t>
            </w:r>
            <w:r w:rsidRPr="004A1715">
              <w:rPr>
                <w:rFonts w:hint="eastAsia"/>
              </w:rPr>
              <w:t>&gt;</w:t>
            </w:r>
          </w:p>
        </w:tc>
      </w:tr>
      <w:tr w:rsidR="00B97356" w14:paraId="6E531012" w14:textId="77777777" w:rsidTr="00F36554">
        <w:tc>
          <w:tcPr>
            <w:tcW w:w="2235" w:type="dxa"/>
          </w:tcPr>
          <w:p w14:paraId="6926309C" w14:textId="77777777" w:rsidR="00B97356" w:rsidRDefault="00B97356" w:rsidP="00F36554">
            <w:r>
              <w:rPr>
                <w:rFonts w:hint="eastAsia"/>
              </w:rPr>
              <w:t>中转港</w:t>
            </w:r>
          </w:p>
        </w:tc>
        <w:tc>
          <w:tcPr>
            <w:tcW w:w="6287" w:type="dxa"/>
          </w:tcPr>
          <w:p w14:paraId="7923D298" w14:textId="77777777" w:rsidR="00B97356" w:rsidRDefault="00B97356" w:rsidP="00F36554">
            <w:r w:rsidRPr="004A1715">
              <w:rPr>
                <w:rFonts w:hint="eastAsia"/>
              </w:rPr>
              <w:t>TRANSFER_PORT&lt;</w:t>
            </w:r>
            <w:r w:rsidRPr="004A1715">
              <w:rPr>
                <w:rFonts w:hint="eastAsia"/>
              </w:rPr>
              <w:t>中转港</w:t>
            </w:r>
            <w:r w:rsidRPr="004A1715">
              <w:rPr>
                <w:rFonts w:hint="eastAsia"/>
              </w:rPr>
              <w:t>&gt;</w:t>
            </w:r>
          </w:p>
        </w:tc>
      </w:tr>
      <w:tr w:rsidR="00B97356" w14:paraId="025898D3" w14:textId="77777777" w:rsidTr="00F36554">
        <w:tc>
          <w:tcPr>
            <w:tcW w:w="2235" w:type="dxa"/>
          </w:tcPr>
          <w:p w14:paraId="039C7050" w14:textId="77777777" w:rsidR="00B97356" w:rsidRDefault="00B97356" w:rsidP="00F36554">
            <w:r>
              <w:rPr>
                <w:rFonts w:hint="eastAsia"/>
              </w:rPr>
              <w:t>订舱申请单号</w:t>
            </w:r>
          </w:p>
        </w:tc>
        <w:tc>
          <w:tcPr>
            <w:tcW w:w="6287" w:type="dxa"/>
          </w:tcPr>
          <w:p w14:paraId="238D6496" w14:textId="77777777" w:rsidR="00B97356" w:rsidRDefault="00B97356" w:rsidP="00F36554">
            <w:r w:rsidRPr="004A1715">
              <w:rPr>
                <w:rFonts w:hint="eastAsia"/>
              </w:rPr>
              <w:t>ORDER_NO&lt;</w:t>
            </w:r>
            <w:r w:rsidRPr="004A1715">
              <w:rPr>
                <w:rFonts w:hint="eastAsia"/>
              </w:rPr>
              <w:t>申请编号</w:t>
            </w:r>
            <w:r w:rsidRPr="004A1715">
              <w:rPr>
                <w:rFonts w:hint="eastAsia"/>
              </w:rPr>
              <w:t>&gt;</w:t>
            </w:r>
          </w:p>
        </w:tc>
      </w:tr>
      <w:tr w:rsidR="00B97356" w14:paraId="34C52A4B" w14:textId="77777777" w:rsidTr="00F36554">
        <w:tc>
          <w:tcPr>
            <w:tcW w:w="2235" w:type="dxa"/>
          </w:tcPr>
          <w:p w14:paraId="1BEB9153" w14:textId="77777777" w:rsidR="00B97356" w:rsidRDefault="00B97356" w:rsidP="00F36554">
            <w:r>
              <w:rPr>
                <w:rFonts w:hint="eastAsia"/>
              </w:rPr>
              <w:t>计划出运日期</w:t>
            </w:r>
          </w:p>
        </w:tc>
        <w:tc>
          <w:tcPr>
            <w:tcW w:w="6287" w:type="dxa"/>
          </w:tcPr>
          <w:p w14:paraId="3732D93F" w14:textId="77777777" w:rsidR="00B97356" w:rsidRDefault="00B97356" w:rsidP="00F36554">
            <w:r w:rsidRPr="004A1715">
              <w:rPr>
                <w:rFonts w:hint="eastAsia"/>
              </w:rPr>
              <w:t>WEEK_NO&lt;</w:t>
            </w:r>
            <w:r w:rsidRPr="004A1715">
              <w:rPr>
                <w:rFonts w:hint="eastAsia"/>
              </w:rPr>
              <w:t>出运周数</w:t>
            </w:r>
            <w:r w:rsidRPr="004A1715">
              <w:rPr>
                <w:rFonts w:hint="eastAsia"/>
              </w:rPr>
              <w:t>&gt;</w:t>
            </w:r>
            <w:r>
              <w:rPr>
                <w:rFonts w:hint="eastAsia"/>
              </w:rPr>
              <w:t>(</w:t>
            </w:r>
            <w:r>
              <w:t xml:space="preserve"> </w:t>
            </w:r>
            <w:r w:rsidRPr="004A1715">
              <w:t>WEEK_BEGIN</w:t>
            </w:r>
            <w:r>
              <w:rPr>
                <w:rFonts w:hint="eastAsia"/>
              </w:rPr>
              <w:t>~</w:t>
            </w:r>
            <w:r w:rsidRPr="004A1715">
              <w:t>WEEK_END</w:t>
            </w:r>
            <w:r>
              <w:rPr>
                <w:rFonts w:hint="eastAsia"/>
              </w:rPr>
              <w:t>)</w:t>
            </w:r>
          </w:p>
        </w:tc>
      </w:tr>
      <w:tr w:rsidR="00B97356" w14:paraId="6FDDAA93" w14:textId="77777777" w:rsidTr="00F36554">
        <w:tc>
          <w:tcPr>
            <w:tcW w:w="2235" w:type="dxa"/>
          </w:tcPr>
          <w:p w14:paraId="0AF44203" w14:textId="77777777" w:rsidR="00B97356" w:rsidRDefault="00B97356" w:rsidP="00F36554">
            <w:r>
              <w:rPr>
                <w:rFonts w:hint="eastAsia"/>
              </w:rPr>
              <w:t>交割期限</w:t>
            </w:r>
            <w:r>
              <w:rPr>
                <w:rFonts w:hint="eastAsia"/>
              </w:rPr>
              <w:t>(</w:t>
            </w:r>
            <w:r>
              <w:rPr>
                <w:rFonts w:hint="eastAsia"/>
              </w:rPr>
              <w:t>提前</w:t>
            </w:r>
            <w:r>
              <w:rPr>
                <w:rFonts w:hint="eastAsia"/>
              </w:rPr>
              <w:t>/</w:t>
            </w:r>
            <w:r>
              <w:rPr>
                <w:rFonts w:hint="eastAsia"/>
              </w:rPr>
              <w:t>延后</w:t>
            </w:r>
            <w:r>
              <w:rPr>
                <w:rFonts w:hint="eastAsia"/>
              </w:rPr>
              <w:t>)</w:t>
            </w:r>
          </w:p>
        </w:tc>
        <w:tc>
          <w:tcPr>
            <w:tcW w:w="6287" w:type="dxa"/>
          </w:tcPr>
          <w:p w14:paraId="57951A7F" w14:textId="77777777" w:rsidR="00B97356" w:rsidRDefault="00B97356" w:rsidP="00F36554">
            <w:r>
              <w:rPr>
                <w:rFonts w:hint="eastAsia"/>
              </w:rPr>
              <w:t>CROSS_BEFOREDAY&lt;</w:t>
            </w:r>
            <w:r>
              <w:rPr>
                <w:rFonts w:hint="eastAsia"/>
              </w:rPr>
              <w:t>允许交割提前天数</w:t>
            </w:r>
            <w:r>
              <w:rPr>
                <w:rFonts w:hint="eastAsia"/>
              </w:rPr>
              <w:t>&gt;</w:t>
            </w:r>
          </w:p>
          <w:p w14:paraId="0E2656D4" w14:textId="77777777" w:rsidR="00B97356" w:rsidRDefault="00B97356" w:rsidP="00F36554">
            <w:r>
              <w:rPr>
                <w:rFonts w:hint="eastAsia"/>
              </w:rPr>
              <w:t>CROSS_DELAYDAY&lt;</w:t>
            </w:r>
            <w:r>
              <w:rPr>
                <w:rFonts w:hint="eastAsia"/>
              </w:rPr>
              <w:t>允许交割延后天数</w:t>
            </w:r>
            <w:r>
              <w:rPr>
                <w:rFonts w:hint="eastAsia"/>
              </w:rPr>
              <w:t>&gt;</w:t>
            </w:r>
          </w:p>
        </w:tc>
      </w:tr>
      <w:tr w:rsidR="00B97356" w14:paraId="57E3A3EF" w14:textId="77777777" w:rsidTr="00F36554">
        <w:tc>
          <w:tcPr>
            <w:tcW w:w="2235" w:type="dxa"/>
          </w:tcPr>
          <w:p w14:paraId="25E5C603" w14:textId="77777777" w:rsidR="00B97356" w:rsidRDefault="00B97356" w:rsidP="00F36554">
            <w:r>
              <w:rPr>
                <w:rFonts w:hint="eastAsia"/>
              </w:rPr>
              <w:t>运输条款</w:t>
            </w:r>
          </w:p>
        </w:tc>
        <w:tc>
          <w:tcPr>
            <w:tcW w:w="6287" w:type="dxa"/>
          </w:tcPr>
          <w:p w14:paraId="7AEA1742" w14:textId="77777777" w:rsidR="00B97356" w:rsidRDefault="00B97356" w:rsidP="00F36554">
            <w:r>
              <w:rPr>
                <w:rFonts w:hint="eastAsia"/>
              </w:rPr>
              <w:t>对应字段，</w:t>
            </w:r>
            <w:r w:rsidRPr="00F531AB">
              <w:rPr>
                <w:rFonts w:hint="eastAsia"/>
              </w:rPr>
              <w:t>TRANS_TYPE_NAME&lt;</w:t>
            </w:r>
            <w:r w:rsidRPr="00F531AB">
              <w:rPr>
                <w:rFonts w:hint="eastAsia"/>
              </w:rPr>
              <w:t>运输条款中文名称</w:t>
            </w:r>
            <w:r w:rsidRPr="00F531AB">
              <w:rPr>
                <w:rFonts w:hint="eastAsia"/>
              </w:rPr>
              <w:t>&gt;</w:t>
            </w:r>
          </w:p>
          <w:p w14:paraId="018B4BB2" w14:textId="77777777" w:rsidR="00B97356" w:rsidRDefault="00B97356" w:rsidP="00F36554">
            <w:r>
              <w:rPr>
                <w:rFonts w:hint="eastAsia"/>
              </w:rPr>
              <w:t>英文环境，取</w:t>
            </w:r>
            <w:r w:rsidRPr="00F531AB">
              <w:rPr>
                <w:rFonts w:hint="eastAsia"/>
              </w:rPr>
              <w:t>TRANS_TYPE_NAME_EN&lt;</w:t>
            </w:r>
            <w:r w:rsidRPr="00F531AB">
              <w:rPr>
                <w:rFonts w:hint="eastAsia"/>
              </w:rPr>
              <w:t>运输条款英文名称</w:t>
            </w:r>
            <w:r w:rsidRPr="00F531AB">
              <w:rPr>
                <w:rFonts w:hint="eastAsia"/>
              </w:rPr>
              <w:t>&gt;</w:t>
            </w:r>
          </w:p>
        </w:tc>
      </w:tr>
      <w:tr w:rsidR="00B97356" w14:paraId="5CFBD7F9" w14:textId="77777777" w:rsidTr="00F36554">
        <w:tc>
          <w:tcPr>
            <w:tcW w:w="2235" w:type="dxa"/>
          </w:tcPr>
          <w:p w14:paraId="5314F179" w14:textId="77777777" w:rsidR="00B97356" w:rsidRDefault="00B97356" w:rsidP="00F36554">
            <w:r>
              <w:rPr>
                <w:rFonts w:hint="eastAsia"/>
              </w:rPr>
              <w:t>运费条款</w:t>
            </w:r>
          </w:p>
        </w:tc>
        <w:tc>
          <w:tcPr>
            <w:tcW w:w="6287" w:type="dxa"/>
          </w:tcPr>
          <w:p w14:paraId="6580989B" w14:textId="77777777" w:rsidR="00B97356" w:rsidRDefault="00B97356" w:rsidP="00F36554">
            <w:r>
              <w:rPr>
                <w:rFonts w:hint="eastAsia"/>
              </w:rPr>
              <w:t>对应字段，</w:t>
            </w:r>
            <w:r>
              <w:rPr>
                <w:rFonts w:hint="eastAsia"/>
              </w:rPr>
              <w:t>RULE_PRICE_NAME&lt;</w:t>
            </w:r>
            <w:r>
              <w:rPr>
                <w:rFonts w:hint="eastAsia"/>
              </w:rPr>
              <w:t>运费条款中文名称</w:t>
            </w:r>
            <w:r>
              <w:rPr>
                <w:rFonts w:hint="eastAsia"/>
              </w:rPr>
              <w:t>&gt;</w:t>
            </w:r>
          </w:p>
          <w:p w14:paraId="116B507F" w14:textId="77777777" w:rsidR="00B97356" w:rsidRDefault="00B97356" w:rsidP="00F36554">
            <w:r>
              <w:rPr>
                <w:rFonts w:hint="eastAsia"/>
              </w:rPr>
              <w:t>英文环境，取</w:t>
            </w:r>
            <w:r>
              <w:rPr>
                <w:rFonts w:hint="eastAsia"/>
              </w:rPr>
              <w:t>RULE_PRICE_NAME_EN&lt;</w:t>
            </w:r>
            <w:r>
              <w:rPr>
                <w:rFonts w:hint="eastAsia"/>
              </w:rPr>
              <w:t>运费条款英文名称</w:t>
            </w:r>
            <w:r>
              <w:rPr>
                <w:rFonts w:hint="eastAsia"/>
              </w:rPr>
              <w:t>&gt;</w:t>
            </w:r>
          </w:p>
        </w:tc>
      </w:tr>
      <w:tr w:rsidR="00B97356" w14:paraId="479DE0EA" w14:textId="77777777" w:rsidTr="00F36554">
        <w:tc>
          <w:tcPr>
            <w:tcW w:w="2235" w:type="dxa"/>
          </w:tcPr>
          <w:p w14:paraId="4499625E" w14:textId="77777777" w:rsidR="00B97356" w:rsidRDefault="00B97356" w:rsidP="00F36554">
            <w:r>
              <w:rPr>
                <w:rFonts w:hint="eastAsia"/>
              </w:rPr>
              <w:t>付款地</w:t>
            </w:r>
          </w:p>
        </w:tc>
        <w:tc>
          <w:tcPr>
            <w:tcW w:w="6287" w:type="dxa"/>
          </w:tcPr>
          <w:p w14:paraId="4B5F941A" w14:textId="77777777" w:rsidR="00B97356" w:rsidRDefault="00B97356" w:rsidP="00F36554">
            <w:r w:rsidRPr="00A35C90">
              <w:rPr>
                <w:rFonts w:hint="eastAsia"/>
              </w:rPr>
              <w:t>PAY_LOCATION&lt;</w:t>
            </w:r>
            <w:r w:rsidRPr="00A35C90">
              <w:rPr>
                <w:rFonts w:hint="eastAsia"/>
              </w:rPr>
              <w:t>付款地点代码</w:t>
            </w:r>
            <w:r w:rsidRPr="00A35C90">
              <w:rPr>
                <w:rFonts w:hint="eastAsia"/>
              </w:rPr>
              <w:t>&gt;</w:t>
            </w:r>
            <w:r>
              <w:rPr>
                <w:rFonts w:hint="eastAsia"/>
              </w:rPr>
              <w:t>，请根据</w:t>
            </w:r>
            <w:r>
              <w:rPr>
                <w:rFonts w:hint="eastAsia"/>
              </w:rPr>
              <w:t>DICT_CODE</w:t>
            </w:r>
            <w:r>
              <w:rPr>
                <w:rFonts w:hint="eastAsia"/>
              </w:rPr>
              <w:t>字段进行转换</w:t>
            </w:r>
          </w:p>
          <w:p w14:paraId="2CC18F20" w14:textId="77777777" w:rsidR="00B97356" w:rsidRDefault="00B97356" w:rsidP="00F36554">
            <w:r>
              <w:rPr>
                <w:rFonts w:hint="eastAsia"/>
              </w:rPr>
              <w:t>DICT_TYPE =</w:t>
            </w:r>
            <w:r>
              <w:t xml:space="preserve"> </w:t>
            </w:r>
            <w:r w:rsidRPr="00950ECC">
              <w:t>PAY_LOCATION</w:t>
            </w:r>
          </w:p>
          <w:p w14:paraId="189C84C3" w14:textId="77777777" w:rsidR="00B97356" w:rsidRDefault="00B97356" w:rsidP="00F36554">
            <w:r>
              <w:rPr>
                <w:rFonts w:hint="eastAsia"/>
              </w:rPr>
              <w:t>NULL</w:t>
            </w:r>
            <w:r>
              <w:rPr>
                <w:rFonts w:hint="eastAsia"/>
              </w:rPr>
              <w:t>的，不转换</w:t>
            </w:r>
          </w:p>
        </w:tc>
      </w:tr>
      <w:tr w:rsidR="00B97356" w14:paraId="5CA766CE" w14:textId="77777777" w:rsidTr="00F36554">
        <w:tc>
          <w:tcPr>
            <w:tcW w:w="2235" w:type="dxa"/>
          </w:tcPr>
          <w:p w14:paraId="0ECA5411" w14:textId="77777777" w:rsidR="00B97356" w:rsidRDefault="00B97356" w:rsidP="00F36554">
            <w:r>
              <w:rPr>
                <w:rFonts w:hint="eastAsia"/>
              </w:rPr>
              <w:t>联系人</w:t>
            </w:r>
          </w:p>
        </w:tc>
        <w:tc>
          <w:tcPr>
            <w:tcW w:w="6287" w:type="dxa"/>
          </w:tcPr>
          <w:p w14:paraId="0307C89A" w14:textId="77777777" w:rsidR="00B97356" w:rsidRDefault="00B97356" w:rsidP="00F36554">
            <w:r w:rsidRPr="00425BCA">
              <w:rPr>
                <w:rFonts w:hint="eastAsia"/>
              </w:rPr>
              <w:t>LINKER&lt;</w:t>
            </w:r>
            <w:r w:rsidRPr="00425BCA">
              <w:rPr>
                <w:rFonts w:hint="eastAsia"/>
              </w:rPr>
              <w:t>联系人姓名</w:t>
            </w:r>
            <w:r w:rsidRPr="00425BCA">
              <w:rPr>
                <w:rFonts w:hint="eastAsia"/>
              </w:rPr>
              <w:t>&gt;</w:t>
            </w:r>
          </w:p>
        </w:tc>
      </w:tr>
      <w:tr w:rsidR="00B97356" w14:paraId="62AD39B0" w14:textId="77777777" w:rsidTr="00F36554">
        <w:tc>
          <w:tcPr>
            <w:tcW w:w="2235" w:type="dxa"/>
          </w:tcPr>
          <w:p w14:paraId="1D1FC2C9" w14:textId="77777777" w:rsidR="00B97356" w:rsidRDefault="00B97356" w:rsidP="00F36554">
            <w:r>
              <w:rPr>
                <w:rFonts w:hint="eastAsia"/>
              </w:rPr>
              <w:t>电话</w:t>
            </w:r>
          </w:p>
        </w:tc>
        <w:tc>
          <w:tcPr>
            <w:tcW w:w="6287" w:type="dxa"/>
          </w:tcPr>
          <w:p w14:paraId="66804A3F" w14:textId="77777777" w:rsidR="00B97356" w:rsidRDefault="00B97356" w:rsidP="00F36554">
            <w:r w:rsidRPr="00425BCA">
              <w:rPr>
                <w:rFonts w:hint="eastAsia"/>
              </w:rPr>
              <w:t>LINKER_PHONE&lt;</w:t>
            </w:r>
            <w:r w:rsidRPr="00425BCA">
              <w:rPr>
                <w:rFonts w:hint="eastAsia"/>
              </w:rPr>
              <w:t>电话</w:t>
            </w:r>
            <w:r w:rsidRPr="00425BCA">
              <w:rPr>
                <w:rFonts w:hint="eastAsia"/>
              </w:rPr>
              <w:t>&gt;</w:t>
            </w:r>
          </w:p>
        </w:tc>
      </w:tr>
      <w:tr w:rsidR="00B97356" w14:paraId="5E609E4F" w14:textId="77777777" w:rsidTr="00F36554">
        <w:tc>
          <w:tcPr>
            <w:tcW w:w="2235" w:type="dxa"/>
          </w:tcPr>
          <w:p w14:paraId="2A8AF6DF" w14:textId="77777777" w:rsidR="00B97356" w:rsidRDefault="00B97356" w:rsidP="00F36554">
            <w:r>
              <w:rPr>
                <w:rFonts w:hint="eastAsia"/>
              </w:rPr>
              <w:t>传真</w:t>
            </w:r>
          </w:p>
        </w:tc>
        <w:tc>
          <w:tcPr>
            <w:tcW w:w="6287" w:type="dxa"/>
          </w:tcPr>
          <w:p w14:paraId="302D8C00" w14:textId="77777777" w:rsidR="00B97356" w:rsidRDefault="00B97356" w:rsidP="00F36554">
            <w:r w:rsidRPr="00425BCA">
              <w:rPr>
                <w:rFonts w:hint="eastAsia"/>
              </w:rPr>
              <w:t>LINKER_FAX&lt;</w:t>
            </w:r>
            <w:r w:rsidRPr="00425BCA">
              <w:rPr>
                <w:rFonts w:hint="eastAsia"/>
              </w:rPr>
              <w:t>传真</w:t>
            </w:r>
            <w:r w:rsidRPr="00425BCA">
              <w:rPr>
                <w:rFonts w:hint="eastAsia"/>
              </w:rPr>
              <w:t>&gt;</w:t>
            </w:r>
          </w:p>
        </w:tc>
      </w:tr>
      <w:tr w:rsidR="00B97356" w14:paraId="24BB6122" w14:textId="77777777" w:rsidTr="00F36554">
        <w:tc>
          <w:tcPr>
            <w:tcW w:w="2235" w:type="dxa"/>
          </w:tcPr>
          <w:p w14:paraId="3BA63363" w14:textId="77777777" w:rsidR="00B97356" w:rsidRDefault="00B97356" w:rsidP="00F36554">
            <w:r>
              <w:rPr>
                <w:rFonts w:hint="eastAsia"/>
              </w:rPr>
              <w:t>邮箱</w:t>
            </w:r>
          </w:p>
        </w:tc>
        <w:tc>
          <w:tcPr>
            <w:tcW w:w="6287" w:type="dxa"/>
          </w:tcPr>
          <w:p w14:paraId="720E2C03" w14:textId="77777777" w:rsidR="00B97356" w:rsidRDefault="00B97356" w:rsidP="00F36554">
            <w:r w:rsidRPr="00425BCA">
              <w:rPr>
                <w:rFonts w:hint="eastAsia"/>
              </w:rPr>
              <w:t>LINKER_EMAIL&lt;</w:t>
            </w:r>
            <w:r w:rsidRPr="00425BCA">
              <w:rPr>
                <w:rFonts w:hint="eastAsia"/>
              </w:rPr>
              <w:t>电子邮件</w:t>
            </w:r>
            <w:r w:rsidRPr="00425BCA">
              <w:rPr>
                <w:rFonts w:hint="eastAsia"/>
              </w:rPr>
              <w:t>&gt;</w:t>
            </w:r>
          </w:p>
        </w:tc>
      </w:tr>
      <w:tr w:rsidR="00B97356" w14:paraId="28CF9D86" w14:textId="77777777" w:rsidTr="00F36554">
        <w:tc>
          <w:tcPr>
            <w:tcW w:w="2235" w:type="dxa"/>
          </w:tcPr>
          <w:p w14:paraId="438A1A83" w14:textId="77777777" w:rsidR="00B97356" w:rsidRDefault="00B97356" w:rsidP="00F36554">
            <w:r>
              <w:rPr>
                <w:rFonts w:hint="eastAsia"/>
              </w:rPr>
              <w:t>货物描述</w:t>
            </w:r>
          </w:p>
        </w:tc>
        <w:tc>
          <w:tcPr>
            <w:tcW w:w="6287" w:type="dxa"/>
          </w:tcPr>
          <w:p w14:paraId="2427E02B" w14:textId="77777777" w:rsidR="00B97356" w:rsidRDefault="00B97356" w:rsidP="00F36554">
            <w:r w:rsidRPr="00425BCA">
              <w:rPr>
                <w:rFonts w:hint="eastAsia"/>
              </w:rPr>
              <w:t>CARGO_DESC&lt;</w:t>
            </w:r>
            <w:r w:rsidRPr="00425BCA">
              <w:rPr>
                <w:rFonts w:hint="eastAsia"/>
              </w:rPr>
              <w:t>货物描述</w:t>
            </w:r>
            <w:r w:rsidRPr="00425BCA">
              <w:rPr>
                <w:rFonts w:hint="eastAsia"/>
              </w:rPr>
              <w:t>&gt;</w:t>
            </w:r>
          </w:p>
        </w:tc>
      </w:tr>
      <w:tr w:rsidR="00B97356" w14:paraId="54FF7F30" w14:textId="77777777" w:rsidTr="00F36554">
        <w:tc>
          <w:tcPr>
            <w:tcW w:w="2235" w:type="dxa"/>
          </w:tcPr>
          <w:p w14:paraId="3FDAF798" w14:textId="77777777" w:rsidR="00B97356" w:rsidRDefault="00B97356" w:rsidP="00F36554">
            <w:r>
              <w:rPr>
                <w:rFonts w:hint="eastAsia"/>
              </w:rPr>
              <w:t>订舱备注</w:t>
            </w:r>
          </w:p>
        </w:tc>
        <w:tc>
          <w:tcPr>
            <w:tcW w:w="6287" w:type="dxa"/>
          </w:tcPr>
          <w:p w14:paraId="4E595ADC" w14:textId="77777777" w:rsidR="00B97356" w:rsidRDefault="00B97356" w:rsidP="00F36554">
            <w:r w:rsidRPr="00425BCA">
              <w:rPr>
                <w:rFonts w:hint="eastAsia"/>
              </w:rPr>
              <w:t>ORDER_REMARK&lt;</w:t>
            </w:r>
            <w:r w:rsidRPr="00425BCA">
              <w:rPr>
                <w:rFonts w:hint="eastAsia"/>
              </w:rPr>
              <w:t>订舱备注</w:t>
            </w:r>
            <w:r w:rsidRPr="00425BCA">
              <w:rPr>
                <w:rFonts w:hint="eastAsia"/>
              </w:rPr>
              <w:t>&gt;</w:t>
            </w:r>
          </w:p>
        </w:tc>
      </w:tr>
      <w:tr w:rsidR="00B97356" w14:paraId="12A50A0B" w14:textId="77777777" w:rsidTr="00F36554">
        <w:tc>
          <w:tcPr>
            <w:tcW w:w="2235" w:type="dxa"/>
          </w:tcPr>
          <w:p w14:paraId="68BF4966" w14:textId="77777777" w:rsidR="00B97356" w:rsidRDefault="00B97356" w:rsidP="00F36554">
            <w:r>
              <w:rPr>
                <w:rFonts w:hint="eastAsia"/>
              </w:rPr>
              <w:t>发货人</w:t>
            </w:r>
          </w:p>
        </w:tc>
        <w:tc>
          <w:tcPr>
            <w:tcW w:w="6287" w:type="dxa"/>
          </w:tcPr>
          <w:p w14:paraId="0D6FBCA7" w14:textId="77777777" w:rsidR="00B97356" w:rsidRDefault="00B97356" w:rsidP="00F36554">
            <w:r w:rsidRPr="005C7BC0">
              <w:rPr>
                <w:rFonts w:hint="eastAsia"/>
              </w:rPr>
              <w:t>COMP_SEND&lt;</w:t>
            </w:r>
            <w:r w:rsidRPr="005C7BC0">
              <w:rPr>
                <w:rFonts w:hint="eastAsia"/>
              </w:rPr>
              <w:t>托运人</w:t>
            </w:r>
            <w:r w:rsidRPr="005C7BC0">
              <w:rPr>
                <w:rFonts w:hint="eastAsia"/>
              </w:rPr>
              <w:t>&gt;</w:t>
            </w:r>
          </w:p>
        </w:tc>
      </w:tr>
      <w:tr w:rsidR="00B97356" w14:paraId="18328CDF" w14:textId="77777777" w:rsidTr="00F36554">
        <w:tc>
          <w:tcPr>
            <w:tcW w:w="2235" w:type="dxa"/>
          </w:tcPr>
          <w:p w14:paraId="607F0463" w14:textId="77777777" w:rsidR="00B97356" w:rsidRDefault="00B97356" w:rsidP="00F36554">
            <w:r>
              <w:rPr>
                <w:rFonts w:hint="eastAsia"/>
              </w:rPr>
              <w:t>收货人</w:t>
            </w:r>
          </w:p>
        </w:tc>
        <w:tc>
          <w:tcPr>
            <w:tcW w:w="6287" w:type="dxa"/>
          </w:tcPr>
          <w:p w14:paraId="03D8333E" w14:textId="77777777" w:rsidR="00B97356" w:rsidRDefault="00B97356" w:rsidP="00F36554">
            <w:r w:rsidRPr="005C7BC0">
              <w:rPr>
                <w:rFonts w:hint="eastAsia"/>
              </w:rPr>
              <w:t>COMP_GET&lt;</w:t>
            </w:r>
            <w:r w:rsidRPr="005C7BC0">
              <w:rPr>
                <w:rFonts w:hint="eastAsia"/>
              </w:rPr>
              <w:t>收货人</w:t>
            </w:r>
            <w:r w:rsidRPr="005C7BC0">
              <w:rPr>
                <w:rFonts w:hint="eastAsia"/>
              </w:rPr>
              <w:t>&gt;</w:t>
            </w:r>
          </w:p>
        </w:tc>
      </w:tr>
      <w:tr w:rsidR="00B97356" w14:paraId="405EB9E4" w14:textId="77777777" w:rsidTr="00F36554">
        <w:tc>
          <w:tcPr>
            <w:tcW w:w="2235" w:type="dxa"/>
          </w:tcPr>
          <w:p w14:paraId="6652F517" w14:textId="77777777" w:rsidR="00B97356" w:rsidRDefault="00B97356" w:rsidP="00F36554">
            <w:r>
              <w:rPr>
                <w:rFonts w:hint="eastAsia"/>
              </w:rPr>
              <w:t>通知人</w:t>
            </w:r>
          </w:p>
        </w:tc>
        <w:tc>
          <w:tcPr>
            <w:tcW w:w="6287" w:type="dxa"/>
          </w:tcPr>
          <w:p w14:paraId="17916865" w14:textId="77777777" w:rsidR="00B97356" w:rsidRDefault="00B97356" w:rsidP="00F36554">
            <w:r w:rsidRPr="005C7BC0">
              <w:rPr>
                <w:rFonts w:hint="eastAsia"/>
              </w:rPr>
              <w:t>COMP_TRANS&lt;</w:t>
            </w:r>
            <w:r w:rsidRPr="005C7BC0">
              <w:rPr>
                <w:rFonts w:hint="eastAsia"/>
              </w:rPr>
              <w:t>转运人</w:t>
            </w:r>
            <w:r w:rsidRPr="005C7BC0">
              <w:rPr>
                <w:rFonts w:hint="eastAsia"/>
              </w:rPr>
              <w:t>&gt;</w:t>
            </w:r>
          </w:p>
        </w:tc>
      </w:tr>
      <w:tr w:rsidR="00B97356" w14:paraId="2954D577" w14:textId="77777777" w:rsidTr="00F36554">
        <w:tc>
          <w:tcPr>
            <w:tcW w:w="2235" w:type="dxa"/>
          </w:tcPr>
          <w:p w14:paraId="0D0E3972" w14:textId="77777777" w:rsidR="00B97356" w:rsidRDefault="00B97356" w:rsidP="00F36554">
            <w:r>
              <w:rPr>
                <w:rFonts w:hint="eastAsia"/>
              </w:rPr>
              <w:t>订舱联系人地址</w:t>
            </w:r>
          </w:p>
        </w:tc>
        <w:tc>
          <w:tcPr>
            <w:tcW w:w="6287" w:type="dxa"/>
          </w:tcPr>
          <w:p w14:paraId="75BE872E" w14:textId="77777777" w:rsidR="00B97356" w:rsidRDefault="00B97356" w:rsidP="00F36554">
            <w:r w:rsidRPr="00632908">
              <w:rPr>
                <w:rFonts w:hint="eastAsia"/>
              </w:rPr>
              <w:t>COMP_SEND_ADDR&lt;</w:t>
            </w:r>
            <w:r w:rsidRPr="00632908">
              <w:rPr>
                <w:rFonts w:hint="eastAsia"/>
              </w:rPr>
              <w:t>订舱公司地址</w:t>
            </w:r>
            <w:r w:rsidRPr="00632908">
              <w:rPr>
                <w:rFonts w:hint="eastAsia"/>
              </w:rPr>
              <w:t>&gt;</w:t>
            </w:r>
          </w:p>
        </w:tc>
      </w:tr>
      <w:tr w:rsidR="00B97356" w14:paraId="012869F1" w14:textId="77777777" w:rsidTr="00F36554">
        <w:tc>
          <w:tcPr>
            <w:tcW w:w="8522" w:type="dxa"/>
            <w:gridSpan w:val="2"/>
          </w:tcPr>
          <w:p w14:paraId="368E037C" w14:textId="77777777" w:rsidR="00B97356" w:rsidRDefault="00B97356" w:rsidP="00F36554">
            <w:r>
              <w:rPr>
                <w:rFonts w:hint="eastAsia"/>
              </w:rPr>
              <w:t>箱型列表（无特别说明，以</w:t>
            </w:r>
            <w:r w:rsidRPr="00386466">
              <w:rPr>
                <w:rFonts w:hint="eastAsia"/>
                <w:u w:val="single"/>
              </w:rPr>
              <w:t>标签显示</w:t>
            </w:r>
            <w:r>
              <w:rPr>
                <w:rFonts w:hint="eastAsia"/>
              </w:rPr>
              <w:t>）循环</w:t>
            </w:r>
            <w:r w:rsidRPr="00BC4551">
              <w:t>FuturePresaleModel</w:t>
            </w:r>
            <w:r>
              <w:rPr>
                <w:rFonts w:hint="eastAsia"/>
              </w:rPr>
              <w:t>.</w:t>
            </w:r>
            <w:r w:rsidRPr="00FA3B7F">
              <w:t>FuturePresaleDetail</w:t>
            </w:r>
            <w:r>
              <w:rPr>
                <w:rFonts w:hint="eastAsia"/>
              </w:rPr>
              <w:t>(</w:t>
            </w:r>
            <w:r>
              <w:rPr>
                <w:rFonts w:hint="eastAsia"/>
              </w:rPr>
              <w:t>预售订舱单箱表信息</w:t>
            </w:r>
            <w:r>
              <w:rPr>
                <w:rFonts w:hint="eastAsia"/>
              </w:rPr>
              <w:t>)</w:t>
            </w:r>
          </w:p>
        </w:tc>
      </w:tr>
      <w:tr w:rsidR="00B97356" w14:paraId="2F873391" w14:textId="77777777" w:rsidTr="00F36554">
        <w:tc>
          <w:tcPr>
            <w:tcW w:w="2235" w:type="dxa"/>
          </w:tcPr>
          <w:p w14:paraId="0674F761" w14:textId="77777777" w:rsidR="00B97356" w:rsidRDefault="00B97356" w:rsidP="00F36554">
            <w:r>
              <w:rPr>
                <w:rFonts w:hint="eastAsia"/>
              </w:rPr>
              <w:t>箱型</w:t>
            </w:r>
          </w:p>
        </w:tc>
        <w:tc>
          <w:tcPr>
            <w:tcW w:w="6287" w:type="dxa"/>
          </w:tcPr>
          <w:p w14:paraId="5042F9E3" w14:textId="77777777" w:rsidR="00B97356" w:rsidRDefault="00B97356" w:rsidP="00F36554">
            <w:r w:rsidRPr="00FA3B7F">
              <w:rPr>
                <w:rFonts w:hint="eastAsia"/>
              </w:rPr>
              <w:t>CONTA_SIZE&lt;</w:t>
            </w:r>
            <w:r w:rsidRPr="00FA3B7F">
              <w:rPr>
                <w:rFonts w:hint="eastAsia"/>
              </w:rPr>
              <w:t>标准箱型</w:t>
            </w:r>
            <w:r w:rsidRPr="00FA3B7F">
              <w:rPr>
                <w:rFonts w:hint="eastAsia"/>
              </w:rPr>
              <w:t>&gt;</w:t>
            </w:r>
          </w:p>
          <w:p w14:paraId="347960E6" w14:textId="77777777" w:rsidR="00B97356" w:rsidRDefault="00B97356" w:rsidP="00F36554">
            <w:r>
              <w:rPr>
                <w:rFonts w:hint="eastAsia"/>
              </w:rPr>
              <w:t>（隐藏保留</w:t>
            </w:r>
            <w:r w:rsidRPr="00FA3B7F">
              <w:t>FuturePresaleDetail</w:t>
            </w:r>
            <w:r>
              <w:rPr>
                <w:rFonts w:hint="eastAsia"/>
              </w:rPr>
              <w:t>.</w:t>
            </w:r>
            <w:r>
              <w:t xml:space="preserve"> </w:t>
            </w:r>
            <w:r w:rsidRPr="00DD4659">
              <w:t>FUTURE_PRICE_CONTADETAIL_SEQ</w:t>
            </w:r>
            <w:r>
              <w:rPr>
                <w:rFonts w:hint="eastAsia"/>
              </w:rPr>
              <w:t>）</w:t>
            </w:r>
          </w:p>
        </w:tc>
      </w:tr>
      <w:tr w:rsidR="00B97356" w14:paraId="344C309B" w14:textId="77777777" w:rsidTr="00F36554">
        <w:tc>
          <w:tcPr>
            <w:tcW w:w="2235" w:type="dxa"/>
          </w:tcPr>
          <w:p w14:paraId="70D21D9C" w14:textId="77777777" w:rsidR="00B97356" w:rsidRDefault="00B97356" w:rsidP="00F36554">
            <w:r>
              <w:rPr>
                <w:rFonts w:hint="eastAsia"/>
              </w:rPr>
              <w:t>数量</w:t>
            </w:r>
          </w:p>
        </w:tc>
        <w:tc>
          <w:tcPr>
            <w:tcW w:w="6287" w:type="dxa"/>
          </w:tcPr>
          <w:p w14:paraId="47C6E501" w14:textId="77777777" w:rsidR="00B97356" w:rsidRDefault="00B97356" w:rsidP="00F36554">
            <w:r w:rsidRPr="00FA3B7F">
              <w:rPr>
                <w:rFonts w:hint="eastAsia"/>
              </w:rPr>
              <w:t>UNIT&lt;</w:t>
            </w:r>
            <w:r w:rsidRPr="00FA3B7F">
              <w:rPr>
                <w:rFonts w:hint="eastAsia"/>
              </w:rPr>
              <w:t>箱数量</w:t>
            </w:r>
            <w:r w:rsidRPr="00FA3B7F">
              <w:rPr>
                <w:rFonts w:hint="eastAsia"/>
              </w:rPr>
              <w:t>&gt;</w:t>
            </w:r>
          </w:p>
        </w:tc>
      </w:tr>
      <w:tr w:rsidR="00B97356" w14:paraId="45944FFE" w14:textId="77777777" w:rsidTr="00F36554">
        <w:tc>
          <w:tcPr>
            <w:tcW w:w="2235" w:type="dxa"/>
          </w:tcPr>
          <w:p w14:paraId="69F16A98" w14:textId="77777777" w:rsidR="00B97356" w:rsidRDefault="00B97356" w:rsidP="00F36554">
            <w:r>
              <w:rPr>
                <w:rFonts w:hint="eastAsia"/>
              </w:rPr>
              <w:t>原运期运价</w:t>
            </w:r>
          </w:p>
        </w:tc>
        <w:tc>
          <w:tcPr>
            <w:tcW w:w="6287" w:type="dxa"/>
          </w:tcPr>
          <w:p w14:paraId="6D934393" w14:textId="77777777" w:rsidR="00B97356" w:rsidRDefault="00B97356" w:rsidP="00F36554">
            <w:r>
              <w:rPr>
                <w:rFonts w:hint="eastAsia"/>
              </w:rPr>
              <w:t>FINAL_PRICE_TOTAL</w:t>
            </w:r>
          </w:p>
        </w:tc>
      </w:tr>
      <w:tr w:rsidR="00B97356" w14:paraId="4BDD0D1D" w14:textId="77777777" w:rsidTr="00F36554">
        <w:tc>
          <w:tcPr>
            <w:tcW w:w="2235" w:type="dxa"/>
          </w:tcPr>
          <w:p w14:paraId="65CDAB32" w14:textId="77777777" w:rsidR="00B97356" w:rsidRDefault="00B97356" w:rsidP="00F36554">
            <w:r>
              <w:rPr>
                <w:rFonts w:hint="eastAsia"/>
              </w:rPr>
              <w:t>改期后运价</w:t>
            </w:r>
          </w:p>
        </w:tc>
        <w:tc>
          <w:tcPr>
            <w:tcW w:w="6287" w:type="dxa"/>
          </w:tcPr>
          <w:p w14:paraId="1E2D9AE5" w14:textId="77777777" w:rsidR="00B97356" w:rsidRDefault="00B97356" w:rsidP="00F36554">
            <w:pPr>
              <w:numPr>
                <w:ilvl w:val="0"/>
                <w:numId w:val="178"/>
              </w:numPr>
            </w:pPr>
            <w:r>
              <w:rPr>
                <w:rFonts w:hint="eastAsia"/>
              </w:rPr>
              <w:t>草稿下编辑情况（初始化）</w:t>
            </w:r>
          </w:p>
          <w:p w14:paraId="569C1516" w14:textId="77777777" w:rsidR="00B97356" w:rsidRDefault="00B97356" w:rsidP="00F36554">
            <w:r>
              <w:rPr>
                <w:rFonts w:hint="eastAsia"/>
              </w:rPr>
              <w:t>查询</w:t>
            </w:r>
            <w:r w:rsidRPr="00BC5298">
              <w:t>FutureChangeEntity</w:t>
            </w:r>
            <w:r>
              <w:rPr>
                <w:rFonts w:hint="eastAsia"/>
              </w:rPr>
              <w:t>.</w:t>
            </w:r>
            <w:r w:rsidRPr="00414C24">
              <w:t>FutureChangeDetailMuti</w:t>
            </w:r>
            <w:r>
              <w:rPr>
                <w:rFonts w:hint="eastAsia"/>
              </w:rPr>
              <w:t>，</w:t>
            </w:r>
          </w:p>
          <w:p w14:paraId="3CE1DB4A" w14:textId="77777777" w:rsidR="00B97356" w:rsidRDefault="00B97356" w:rsidP="00F36554">
            <w:r w:rsidRPr="005B3848">
              <w:t>FUTURE_PRESALE_DETAIL_SEQ</w:t>
            </w:r>
            <w:r>
              <w:rPr>
                <w:rFonts w:hint="eastAsia"/>
              </w:rPr>
              <w:t xml:space="preserve"> = </w:t>
            </w:r>
            <w:r>
              <w:rPr>
                <w:rFonts w:hint="eastAsia"/>
              </w:rPr>
              <w:t>当前</w:t>
            </w:r>
          </w:p>
          <w:p w14:paraId="3FA667BF" w14:textId="77777777" w:rsidR="00B97356" w:rsidRDefault="00B97356" w:rsidP="00F36554">
            <w:r w:rsidRPr="00FA3B7F">
              <w:t>FuturePresaleDetail</w:t>
            </w:r>
            <w:r>
              <w:rPr>
                <w:rFonts w:hint="eastAsia"/>
              </w:rPr>
              <w:t>.</w:t>
            </w:r>
            <w:r w:rsidRPr="000A74DA">
              <w:t>FUTURE_PRESALE_DETAIL_SEQ</w:t>
            </w:r>
            <w:r>
              <w:rPr>
                <w:rFonts w:hint="eastAsia"/>
              </w:rPr>
              <w:t>，</w:t>
            </w:r>
          </w:p>
          <w:p w14:paraId="6DE6D743" w14:textId="77777777" w:rsidR="00B97356" w:rsidRPr="00613FBD" w:rsidRDefault="00B97356" w:rsidP="00F36554">
            <w:r>
              <w:rPr>
                <w:rFonts w:hint="eastAsia"/>
              </w:rPr>
              <w:t>获得记录的“</w:t>
            </w:r>
            <w:r w:rsidRPr="005B3848">
              <w:t>NEW_PRICE_TOTAL</w:t>
            </w:r>
            <w:r>
              <w:rPr>
                <w:rFonts w:hint="eastAsia"/>
              </w:rPr>
              <w:t>”输出</w:t>
            </w:r>
          </w:p>
        </w:tc>
      </w:tr>
      <w:tr w:rsidR="00B97356" w14:paraId="477CD71B" w14:textId="77777777" w:rsidTr="00F36554">
        <w:tc>
          <w:tcPr>
            <w:tcW w:w="2235" w:type="dxa"/>
            <w:shd w:val="clear" w:color="auto" w:fill="BFBFBF"/>
          </w:tcPr>
          <w:p w14:paraId="7A4D0166" w14:textId="77777777" w:rsidR="00B97356" w:rsidRDefault="00B97356" w:rsidP="00F36554">
            <w:r>
              <w:rPr>
                <w:rFonts w:hint="eastAsia"/>
              </w:rPr>
              <w:t>操作</w:t>
            </w:r>
          </w:p>
        </w:tc>
        <w:tc>
          <w:tcPr>
            <w:tcW w:w="6287" w:type="dxa"/>
            <w:shd w:val="clear" w:color="auto" w:fill="BFBFBF"/>
          </w:tcPr>
          <w:p w14:paraId="773BAD86" w14:textId="77777777" w:rsidR="00B97356" w:rsidRDefault="00B97356" w:rsidP="00F36554"/>
        </w:tc>
      </w:tr>
      <w:tr w:rsidR="00B97356" w14:paraId="31383EBF" w14:textId="77777777" w:rsidTr="00F36554">
        <w:tc>
          <w:tcPr>
            <w:tcW w:w="2235" w:type="dxa"/>
          </w:tcPr>
          <w:p w14:paraId="1B54F02A" w14:textId="77777777" w:rsidR="00B97356" w:rsidRDefault="00B97356" w:rsidP="00F36554">
            <w:r>
              <w:rPr>
                <w:rFonts w:hint="eastAsia"/>
              </w:rPr>
              <w:t>页面加载</w:t>
            </w:r>
          </w:p>
        </w:tc>
        <w:tc>
          <w:tcPr>
            <w:tcW w:w="6287" w:type="dxa"/>
          </w:tcPr>
          <w:p w14:paraId="248E4E6E" w14:textId="77777777" w:rsidR="00B97356" w:rsidRDefault="00B97356" w:rsidP="00F36554">
            <w:pPr>
              <w:numPr>
                <w:ilvl w:val="0"/>
                <w:numId w:val="178"/>
              </w:numPr>
            </w:pPr>
            <w:r>
              <w:rPr>
                <w:rFonts w:hint="eastAsia"/>
              </w:rPr>
              <w:t>新增情况</w:t>
            </w:r>
          </w:p>
          <w:p w14:paraId="02639D45" w14:textId="77777777" w:rsidR="00B97356" w:rsidRDefault="00B97356" w:rsidP="00F36554">
            <w:r>
              <w:rPr>
                <w:rFonts w:hint="eastAsia"/>
              </w:rPr>
              <w:t>根据参数</w:t>
            </w:r>
            <w:r w:rsidRPr="00B9527A">
              <w:t>FUTURE_PRESALE_HEAD_SEQ</w:t>
            </w:r>
            <w:r>
              <w:rPr>
                <w:rFonts w:hint="eastAsia"/>
              </w:rPr>
              <w:t>，获取远期预售订舱，</w:t>
            </w:r>
          </w:p>
          <w:p w14:paraId="4295023C" w14:textId="77777777" w:rsidR="00B97356" w:rsidRDefault="00B97356" w:rsidP="00F36554">
            <w:r>
              <w:rPr>
                <w:rFonts w:hint="eastAsia"/>
              </w:rPr>
              <w:t>调用接口：</w:t>
            </w:r>
            <w:r w:rsidRPr="00BA5DE1">
              <w:t>IOMTFutureChange</w:t>
            </w:r>
            <w:r>
              <w:rPr>
                <w:rFonts w:hint="eastAsia"/>
              </w:rPr>
              <w:t>.</w:t>
            </w:r>
            <w:r w:rsidRPr="00297E5C">
              <w:t>QueryPreSaleByHeadSeq</w:t>
            </w:r>
          </w:p>
          <w:p w14:paraId="69838B0B" w14:textId="77777777" w:rsidR="00B97356" w:rsidRDefault="00B97356" w:rsidP="00F36554">
            <w:r w:rsidRPr="00DD16D3">
              <w:t>PreSaleEntity</w:t>
            </w:r>
            <w:r>
              <w:rPr>
                <w:rFonts w:hint="eastAsia"/>
              </w:rPr>
              <w:t xml:space="preserve"> </w:t>
            </w:r>
            <w:r>
              <w:t>–</w:t>
            </w:r>
            <w:r>
              <w:rPr>
                <w:rFonts w:hint="eastAsia"/>
              </w:rPr>
              <w:t xml:space="preserve"> output </w:t>
            </w:r>
            <w:r>
              <w:rPr>
                <w:rFonts w:hint="eastAsia"/>
              </w:rPr>
              <w:t>（预售订舱单信息）</w:t>
            </w:r>
          </w:p>
          <w:p w14:paraId="767A0E44" w14:textId="77777777" w:rsidR="00B97356" w:rsidRDefault="00B97356" w:rsidP="00F36554"/>
          <w:p w14:paraId="43824EC6" w14:textId="77777777" w:rsidR="00B97356" w:rsidRDefault="00B97356" w:rsidP="00F36554">
            <w:pPr>
              <w:numPr>
                <w:ilvl w:val="0"/>
                <w:numId w:val="178"/>
              </w:numPr>
            </w:pPr>
            <w:r>
              <w:rPr>
                <w:rFonts w:hint="eastAsia"/>
              </w:rPr>
              <w:lastRenderedPageBreak/>
              <w:t>草稿下编辑情况</w:t>
            </w:r>
          </w:p>
          <w:p w14:paraId="7914D65F" w14:textId="77777777" w:rsidR="00B97356" w:rsidRDefault="00B97356" w:rsidP="00F36554">
            <w:r>
              <w:rPr>
                <w:rFonts w:hint="eastAsia"/>
              </w:rPr>
              <w:t>根据</w:t>
            </w:r>
            <w:r w:rsidRPr="00F91B6B">
              <w:t>FUTURE_PRESALE_CHANGE_SEQ</w:t>
            </w:r>
            <w:r>
              <w:rPr>
                <w:rFonts w:hint="eastAsia"/>
              </w:rPr>
              <w:t>，获取远期改期信息，</w:t>
            </w:r>
          </w:p>
          <w:p w14:paraId="2F70EF8D" w14:textId="77777777" w:rsidR="00B97356" w:rsidRDefault="00B97356" w:rsidP="00F36554">
            <w:r>
              <w:rPr>
                <w:rFonts w:hint="eastAsia"/>
              </w:rPr>
              <w:t>调用接口：</w:t>
            </w:r>
            <w:r w:rsidRPr="00AF4C23">
              <w:t>IOMTFutureChange</w:t>
            </w:r>
            <w:r>
              <w:rPr>
                <w:rFonts w:hint="eastAsia"/>
              </w:rPr>
              <w:t>.</w:t>
            </w:r>
            <w:r w:rsidRPr="00AF4C23">
              <w:t>QueryChangeByHeadSeq</w:t>
            </w:r>
          </w:p>
          <w:p w14:paraId="1AA2C393" w14:textId="77777777" w:rsidR="00B97356" w:rsidRDefault="00B97356" w:rsidP="00F36554">
            <w:r>
              <w:rPr>
                <w:rFonts w:hint="eastAsia"/>
              </w:rPr>
              <w:t>参数</w:t>
            </w:r>
            <w:r>
              <w:rPr>
                <w:rFonts w:hint="eastAsia"/>
              </w:rPr>
              <w:t xml:space="preserve"> headSeq = </w:t>
            </w:r>
            <w:r w:rsidRPr="00F91B6B">
              <w:t>FUTURE_PRESALE_CHANGE_SEQ</w:t>
            </w:r>
          </w:p>
          <w:p w14:paraId="71359F96" w14:textId="77777777" w:rsidR="00B97356" w:rsidRDefault="00B97356" w:rsidP="00F36554">
            <w:r w:rsidRPr="00BC5298">
              <w:t>Data</w:t>
            </w:r>
            <w:r>
              <w:rPr>
                <w:rFonts w:hint="eastAsia"/>
              </w:rPr>
              <w:t xml:space="preserve"> </w:t>
            </w:r>
            <w:r w:rsidRPr="00BC5298">
              <w:t>FutureChangeEntity</w:t>
            </w:r>
            <w:r>
              <w:rPr>
                <w:rFonts w:hint="eastAsia"/>
              </w:rPr>
              <w:t xml:space="preserve"> </w:t>
            </w:r>
            <w:r>
              <w:t>–</w:t>
            </w:r>
            <w:r>
              <w:rPr>
                <w:rFonts w:hint="eastAsia"/>
              </w:rPr>
              <w:t xml:space="preserve"> output</w:t>
            </w:r>
            <w:r>
              <w:rPr>
                <w:rFonts w:hint="eastAsia"/>
              </w:rPr>
              <w:t>（包括改期信息和远期预售订舱信息）</w:t>
            </w:r>
          </w:p>
        </w:tc>
      </w:tr>
      <w:tr w:rsidR="00B97356" w14:paraId="0E6DE05B" w14:textId="77777777" w:rsidTr="00F36554">
        <w:tc>
          <w:tcPr>
            <w:tcW w:w="2235" w:type="dxa"/>
          </w:tcPr>
          <w:p w14:paraId="55CBE599" w14:textId="77777777" w:rsidR="00B97356" w:rsidRDefault="00B97356" w:rsidP="00F36554">
            <w:r>
              <w:rPr>
                <w:rFonts w:hint="eastAsia"/>
              </w:rPr>
              <w:lastRenderedPageBreak/>
              <w:t>改期至</w:t>
            </w:r>
          </w:p>
        </w:tc>
        <w:tc>
          <w:tcPr>
            <w:tcW w:w="6287" w:type="dxa"/>
          </w:tcPr>
          <w:p w14:paraId="0A3411FA" w14:textId="77777777" w:rsidR="00B97356" w:rsidRDefault="00B97356" w:rsidP="00F36554">
            <w:r>
              <w:rPr>
                <w:rFonts w:hint="eastAsia"/>
              </w:rPr>
              <w:t>选择后，</w:t>
            </w:r>
            <w:r>
              <w:rPr>
                <w:rFonts w:hint="eastAsia"/>
              </w:rPr>
              <w:t>JS</w:t>
            </w:r>
            <w:r>
              <w:rPr>
                <w:rFonts w:hint="eastAsia"/>
              </w:rPr>
              <w:t>调用</w:t>
            </w:r>
            <w:r>
              <w:rPr>
                <w:rFonts w:hint="eastAsia"/>
              </w:rPr>
              <w:t>I</w:t>
            </w:r>
            <w:r w:rsidRPr="00B6172B">
              <w:t>OMTFutureChange</w:t>
            </w:r>
            <w:r>
              <w:rPr>
                <w:rFonts w:hint="eastAsia"/>
              </w:rPr>
              <w:t>.</w:t>
            </w:r>
            <w:r w:rsidRPr="00B6172B">
              <w:t>GetNewFuturePriceData</w:t>
            </w:r>
          </w:p>
          <w:p w14:paraId="0AA24CCF" w14:textId="77777777" w:rsidR="00B97356" w:rsidRDefault="00B97356" w:rsidP="00F36554">
            <w:r>
              <w:rPr>
                <w:rFonts w:hint="eastAsia"/>
              </w:rPr>
              <w:t>参数赋值：</w:t>
            </w:r>
          </w:p>
          <w:p w14:paraId="0F696264" w14:textId="77777777" w:rsidR="00B97356" w:rsidRDefault="00B97356" w:rsidP="00F36554">
            <w:r w:rsidRPr="00FD15CF">
              <w:t>futurePriceHeadSeq</w:t>
            </w:r>
            <w:r>
              <w:rPr>
                <w:rFonts w:hint="eastAsia"/>
              </w:rPr>
              <w:t xml:space="preserve"> </w:t>
            </w:r>
            <w:r>
              <w:rPr>
                <w:rFonts w:hint="eastAsia"/>
              </w:rPr>
              <w:t>：</w:t>
            </w:r>
            <w:r w:rsidRPr="00FD15CF">
              <w:t>FUTURE_PRICE_HEAD_SEQ</w:t>
            </w:r>
          </w:p>
          <w:p w14:paraId="58F04ADA" w14:textId="77777777" w:rsidR="00B97356" w:rsidRDefault="00B97356" w:rsidP="00F36554">
            <w:r w:rsidRPr="00FD15CF">
              <w:t>newPeriod</w:t>
            </w:r>
            <w:r>
              <w:rPr>
                <w:rFonts w:hint="eastAsia"/>
              </w:rPr>
              <w:t xml:space="preserve"> </w:t>
            </w:r>
            <w:r>
              <w:rPr>
                <w:rFonts w:hint="eastAsia"/>
              </w:rPr>
              <w:t>：改期至的记录，周数、开始、结束日期赋值</w:t>
            </w:r>
          </w:p>
          <w:p w14:paraId="157473B3" w14:textId="77777777" w:rsidR="00B97356" w:rsidRDefault="00B97356" w:rsidP="00F36554">
            <w:r>
              <w:rPr>
                <w:rFonts w:hint="eastAsia"/>
              </w:rPr>
              <w:t xml:space="preserve">data </w:t>
            </w:r>
            <w:r>
              <w:t>–</w:t>
            </w:r>
            <w:r>
              <w:rPr>
                <w:rFonts w:hint="eastAsia"/>
              </w:rPr>
              <w:t xml:space="preserve"> output</w:t>
            </w:r>
            <w:r>
              <w:rPr>
                <w:rFonts w:hint="eastAsia"/>
              </w:rPr>
              <w:t>，返回的就是改期后远期运价的信息，</w:t>
            </w:r>
          </w:p>
          <w:p w14:paraId="2F876016" w14:textId="77777777" w:rsidR="00B97356" w:rsidRDefault="00B97356" w:rsidP="00F36554">
            <w:r>
              <w:rPr>
                <w:rFonts w:hint="eastAsia"/>
              </w:rPr>
              <w:t>请判断</w:t>
            </w:r>
            <w:r>
              <w:rPr>
                <w:rFonts w:hint="eastAsia"/>
              </w:rPr>
              <w:t>data</w:t>
            </w:r>
            <w:r>
              <w:rPr>
                <w:rFonts w:hint="eastAsia"/>
              </w:rPr>
              <w:t>是否为</w:t>
            </w:r>
            <w:r>
              <w:rPr>
                <w:rFonts w:hint="eastAsia"/>
              </w:rPr>
              <w:t>Null</w:t>
            </w:r>
            <w:r>
              <w:rPr>
                <w:rFonts w:hint="eastAsia"/>
              </w:rPr>
              <w:t>（调用实体的</w:t>
            </w:r>
            <w:r>
              <w:rPr>
                <w:rFonts w:hint="eastAsia"/>
              </w:rPr>
              <w:t>IsNull</w:t>
            </w:r>
            <w:r>
              <w:rPr>
                <w:rFonts w:hint="eastAsia"/>
              </w:rPr>
              <w:t>方法），返回非空，则表示获取到远期运价，则给“改期后运价”赋值：</w:t>
            </w:r>
          </w:p>
          <w:p w14:paraId="777DFF76" w14:textId="77777777" w:rsidR="00B97356" w:rsidRDefault="00B97356" w:rsidP="00F36554">
            <w:pPr>
              <w:numPr>
                <w:ilvl w:val="0"/>
                <w:numId w:val="178"/>
              </w:numPr>
            </w:pPr>
            <w:r>
              <w:rPr>
                <w:rFonts w:hint="eastAsia"/>
              </w:rPr>
              <w:t>根据箱型匹配，根据</w:t>
            </w:r>
            <w:r w:rsidRPr="00CF01E7">
              <w:t>FuturePriceEntity</w:t>
            </w:r>
            <w:r>
              <w:rPr>
                <w:rFonts w:hint="eastAsia"/>
              </w:rPr>
              <w:t>.</w:t>
            </w:r>
            <w:r w:rsidRPr="00CF01E7">
              <w:t>futurePriceDetail</w:t>
            </w:r>
            <w:r>
              <w:rPr>
                <w:rFonts w:hint="eastAsia"/>
              </w:rPr>
              <w:t>.</w:t>
            </w:r>
            <w:r w:rsidRPr="00CF01E7">
              <w:t>contaPriceDataSingle</w:t>
            </w:r>
          </w:p>
          <w:p w14:paraId="37BE390B" w14:textId="77777777" w:rsidR="00B97356" w:rsidRDefault="00B97356" w:rsidP="00F36554">
            <w:pPr>
              <w:numPr>
                <w:ilvl w:val="0"/>
                <w:numId w:val="178"/>
              </w:numPr>
            </w:pPr>
            <w:r>
              <w:rPr>
                <w:rFonts w:hint="eastAsia"/>
              </w:rPr>
              <w:t>匹配到，取“</w:t>
            </w:r>
            <w:r w:rsidRPr="005141A5">
              <w:rPr>
                <w:rFonts w:hint="eastAsia"/>
              </w:rPr>
              <w:t>PUBLISH_PRICE_TOTAL&lt;</w:t>
            </w:r>
            <w:r w:rsidRPr="005141A5">
              <w:rPr>
                <w:rFonts w:hint="eastAsia"/>
              </w:rPr>
              <w:t>发布运价</w:t>
            </w:r>
            <w:r w:rsidRPr="005141A5">
              <w:rPr>
                <w:rFonts w:hint="eastAsia"/>
              </w:rPr>
              <w:t>&gt;</w:t>
            </w:r>
            <w:r>
              <w:rPr>
                <w:rFonts w:hint="eastAsia"/>
              </w:rPr>
              <w:t>”值</w:t>
            </w:r>
          </w:p>
          <w:p w14:paraId="179F397C" w14:textId="77777777" w:rsidR="00B97356" w:rsidRDefault="00B97356" w:rsidP="00F36554">
            <w:r>
              <w:rPr>
                <w:rFonts w:hint="eastAsia"/>
              </w:rPr>
              <w:t>（隐藏保留当前匹配的</w:t>
            </w:r>
            <w:r>
              <w:rPr>
                <w:rFonts w:hint="eastAsia"/>
              </w:rPr>
              <w:t>data.</w:t>
            </w:r>
            <w:r w:rsidRPr="00DD4659">
              <w:t>futurePriceDetail</w:t>
            </w:r>
            <w:r>
              <w:rPr>
                <w:rFonts w:hint="eastAsia"/>
              </w:rPr>
              <w:t>.</w:t>
            </w:r>
          </w:p>
          <w:p w14:paraId="526CFF65" w14:textId="77777777" w:rsidR="00B97356" w:rsidRDefault="00B97356" w:rsidP="00F36554">
            <w:r w:rsidRPr="009D4756">
              <w:t>FUTURE_PRICE_CONTADETAIL_SEQ</w:t>
            </w:r>
            <w:r>
              <w:rPr>
                <w:rFonts w:hint="eastAsia"/>
              </w:rPr>
              <w:t>）</w:t>
            </w:r>
          </w:p>
          <w:p w14:paraId="3A8EAC1E" w14:textId="77777777" w:rsidR="00B97356" w:rsidRPr="00D82C25" w:rsidRDefault="00B97356" w:rsidP="00F36554">
            <w:r>
              <w:rPr>
                <w:rFonts w:hint="eastAsia"/>
              </w:rPr>
              <w:t>PS</w:t>
            </w:r>
            <w:r>
              <w:rPr>
                <w:rFonts w:hint="eastAsia"/>
              </w:rPr>
              <w:t>：如匹配不到对应箱型的运价，显示为“</w:t>
            </w:r>
            <w:r>
              <w:rPr>
                <w:rFonts w:hint="eastAsia"/>
              </w:rPr>
              <w:t>-</w:t>
            </w:r>
            <w:r>
              <w:rPr>
                <w:rFonts w:hint="eastAsia"/>
              </w:rPr>
              <w:t>”，不允许提交。</w:t>
            </w:r>
          </w:p>
        </w:tc>
      </w:tr>
      <w:tr w:rsidR="00B97356" w14:paraId="4A196E44" w14:textId="77777777" w:rsidTr="00F36554">
        <w:tc>
          <w:tcPr>
            <w:tcW w:w="2235" w:type="dxa"/>
          </w:tcPr>
          <w:p w14:paraId="2844B44A" w14:textId="77777777" w:rsidR="00B97356" w:rsidRDefault="00B97356" w:rsidP="00F36554">
            <w:r>
              <w:rPr>
                <w:rFonts w:hint="eastAsia"/>
              </w:rPr>
              <w:t>点击“已更改次数”</w:t>
            </w:r>
          </w:p>
        </w:tc>
        <w:tc>
          <w:tcPr>
            <w:tcW w:w="6287" w:type="dxa"/>
          </w:tcPr>
          <w:p w14:paraId="6EC53B52" w14:textId="77777777" w:rsidR="00B97356" w:rsidRDefault="00B97356" w:rsidP="00F36554">
            <w:r>
              <w:rPr>
                <w:rFonts w:hint="eastAsia"/>
              </w:rPr>
              <w:t>弹出窗口，链接到远期订舱改期申请</w:t>
            </w:r>
            <w:r>
              <w:rPr>
                <w:rFonts w:hint="eastAsia"/>
              </w:rPr>
              <w:t xml:space="preserve"> &gt;&gt;</w:t>
            </w:r>
            <w:r>
              <w:rPr>
                <w:rFonts w:hint="eastAsia"/>
              </w:rPr>
              <w:t>“改期申请历史”</w:t>
            </w:r>
          </w:p>
          <w:p w14:paraId="1F819AB9" w14:textId="77777777" w:rsidR="00B97356" w:rsidRDefault="00B97356" w:rsidP="00F36554">
            <w:r>
              <w:rPr>
                <w:rFonts w:hint="eastAsia"/>
              </w:rPr>
              <w:t>传参</w:t>
            </w:r>
            <w:r>
              <w:rPr>
                <w:rFonts w:hint="eastAsia"/>
              </w:rPr>
              <w:t xml:space="preserve"> ORDER_NO&lt;</w:t>
            </w:r>
            <w:r>
              <w:rPr>
                <w:rFonts w:hint="eastAsia"/>
              </w:rPr>
              <w:t>远期预售订舱单</w:t>
            </w:r>
            <w:r>
              <w:rPr>
                <w:rFonts w:hint="eastAsia"/>
              </w:rPr>
              <w:t>&gt;</w:t>
            </w:r>
          </w:p>
        </w:tc>
      </w:tr>
      <w:tr w:rsidR="00B97356" w14:paraId="4B7FDFB3" w14:textId="77777777" w:rsidTr="00F36554">
        <w:tc>
          <w:tcPr>
            <w:tcW w:w="2235" w:type="dxa"/>
          </w:tcPr>
          <w:p w14:paraId="4CA81659" w14:textId="77777777" w:rsidR="00B97356" w:rsidRDefault="00B97356" w:rsidP="00F36554">
            <w:r>
              <w:rPr>
                <w:rFonts w:hint="eastAsia"/>
              </w:rPr>
              <w:t>暂存</w:t>
            </w:r>
          </w:p>
        </w:tc>
        <w:tc>
          <w:tcPr>
            <w:tcW w:w="6287" w:type="dxa"/>
          </w:tcPr>
          <w:p w14:paraId="676E2088" w14:textId="77777777" w:rsidR="00B97356" w:rsidRDefault="00B97356" w:rsidP="00F36554">
            <w:r>
              <w:rPr>
                <w:rFonts w:hint="eastAsia"/>
              </w:rPr>
              <w:t>页面必填字段校验；</w:t>
            </w:r>
          </w:p>
          <w:p w14:paraId="06E2F733" w14:textId="77777777" w:rsidR="00B97356" w:rsidRDefault="00B97356" w:rsidP="00F36554"/>
          <w:p w14:paraId="4C320152" w14:textId="77777777" w:rsidR="00B97356" w:rsidRDefault="00B97356" w:rsidP="00F36554">
            <w:r>
              <w:rPr>
                <w:rFonts w:hint="eastAsia"/>
              </w:rPr>
              <w:t>调用接口</w:t>
            </w:r>
            <w:r w:rsidRPr="00AF4C23">
              <w:t>IOMTFutureChange</w:t>
            </w:r>
            <w:r>
              <w:rPr>
                <w:rFonts w:hint="eastAsia"/>
              </w:rPr>
              <w:t>.</w:t>
            </w:r>
            <w:r w:rsidRPr="008117AB">
              <w:t>Save</w:t>
            </w:r>
            <w:r>
              <w:rPr>
                <w:rFonts w:hint="eastAsia"/>
              </w:rPr>
              <w:t>方法</w:t>
            </w:r>
          </w:p>
          <w:p w14:paraId="35697D8F" w14:textId="77777777" w:rsidR="00B97356" w:rsidRDefault="00B97356" w:rsidP="00F36554">
            <w:r>
              <w:rPr>
                <w:rFonts w:hint="eastAsia"/>
              </w:rPr>
              <w:t>参数</w:t>
            </w:r>
            <w:r w:rsidRPr="00E55599">
              <w:t>FutureChangeEntity</w:t>
            </w:r>
            <w:r>
              <w:rPr>
                <w:rFonts w:hint="eastAsia"/>
              </w:rPr>
              <w:t>赋值：</w:t>
            </w:r>
          </w:p>
          <w:p w14:paraId="2B029777" w14:textId="77777777" w:rsidR="00B97356" w:rsidRDefault="00B97356" w:rsidP="00F36554">
            <w:r w:rsidRPr="00C13949">
              <w:t>FutureChangeHeadSingle</w:t>
            </w:r>
            <w:r>
              <w:rPr>
                <w:rFonts w:hint="eastAsia"/>
              </w:rPr>
              <w:t>：主表记录，根据页面赋值</w:t>
            </w:r>
          </w:p>
          <w:p w14:paraId="1D7972C5" w14:textId="77777777" w:rsidR="00B97356" w:rsidRDefault="00B97356" w:rsidP="00F36554">
            <w:r>
              <w:rPr>
                <w:rFonts w:hint="eastAsia"/>
              </w:rPr>
              <w:t xml:space="preserve">- </w:t>
            </w:r>
            <w:r w:rsidRPr="00E14347">
              <w:t>FUTURE_PRESALE_HEAD_SEQ</w:t>
            </w:r>
            <w:r>
              <w:rPr>
                <w:rFonts w:hint="eastAsia"/>
              </w:rPr>
              <w:t xml:space="preserve">= </w:t>
            </w:r>
            <w:r>
              <w:rPr>
                <w:rFonts w:hint="eastAsia"/>
              </w:rPr>
              <w:t>远期预售订舱单主表</w:t>
            </w:r>
            <w:r>
              <w:rPr>
                <w:rFonts w:hint="eastAsia"/>
              </w:rPr>
              <w:t>SEQ</w:t>
            </w:r>
          </w:p>
          <w:p w14:paraId="5734AE6E" w14:textId="77777777" w:rsidR="00B97356" w:rsidRDefault="00B97356" w:rsidP="00F36554">
            <w:r>
              <w:rPr>
                <w:rFonts w:hint="eastAsia"/>
              </w:rPr>
              <w:t xml:space="preserve">- </w:t>
            </w:r>
            <w:r w:rsidRPr="00832403">
              <w:t>FUTURE_PRICE_HEAD_SEQ</w:t>
            </w:r>
            <w:r>
              <w:rPr>
                <w:rFonts w:hint="eastAsia"/>
              </w:rPr>
              <w:t xml:space="preserve"> = </w:t>
            </w:r>
            <w:r>
              <w:rPr>
                <w:rFonts w:hint="eastAsia"/>
              </w:rPr>
              <w:t>远期预售订舱</w:t>
            </w:r>
          </w:p>
          <w:p w14:paraId="1B149B03" w14:textId="77777777" w:rsidR="00B97356" w:rsidRDefault="00B97356" w:rsidP="00F36554">
            <w:pPr>
              <w:ind w:firstLineChars="750" w:firstLine="1350"/>
            </w:pPr>
            <w:r w:rsidRPr="00B2661D">
              <w:t>FUTURE_PRICE_HEAD_SEQ</w:t>
            </w:r>
          </w:p>
          <w:p w14:paraId="008B8EE5" w14:textId="77777777" w:rsidR="00B97356" w:rsidRDefault="00B97356" w:rsidP="00F36554">
            <w:r>
              <w:rPr>
                <w:rFonts w:hint="eastAsia"/>
              </w:rPr>
              <w:t>-</w:t>
            </w:r>
            <w:r>
              <w:t xml:space="preserve"> </w:t>
            </w:r>
            <w:r w:rsidRPr="00EB671E">
              <w:t>NEW_FUTURE_PRICE_HEAD_SEQ</w:t>
            </w:r>
            <w:r>
              <w:rPr>
                <w:rFonts w:hint="eastAsia"/>
              </w:rPr>
              <w:t xml:space="preserve"> = </w:t>
            </w:r>
            <w:r>
              <w:rPr>
                <w:rFonts w:hint="eastAsia"/>
              </w:rPr>
              <w:t>新运价的主表</w:t>
            </w:r>
            <w:r>
              <w:rPr>
                <w:rFonts w:hint="eastAsia"/>
              </w:rPr>
              <w:t>SEQ</w:t>
            </w:r>
          </w:p>
          <w:p w14:paraId="04F5A1A4" w14:textId="77777777" w:rsidR="00B97356" w:rsidRDefault="00B97356" w:rsidP="00F36554">
            <w:r>
              <w:rPr>
                <w:rFonts w:hint="eastAsia"/>
              </w:rPr>
              <w:t xml:space="preserve">- </w:t>
            </w:r>
            <w:r w:rsidRPr="005F5920">
              <w:rPr>
                <w:rFonts w:hint="eastAsia"/>
              </w:rPr>
              <w:t>IS_APPLYNEWPRICE&lt;</w:t>
            </w:r>
            <w:r w:rsidRPr="005F5920">
              <w:rPr>
                <w:rFonts w:hint="eastAsia"/>
              </w:rPr>
              <w:t>是否应用新价格</w:t>
            </w:r>
            <w:r w:rsidRPr="005F5920">
              <w:rPr>
                <w:rFonts w:hint="eastAsia"/>
              </w:rPr>
              <w:t>&gt;</w:t>
            </w:r>
            <w:r>
              <w:rPr>
                <w:rFonts w:hint="eastAsia"/>
              </w:rPr>
              <w:t>=0</w:t>
            </w:r>
          </w:p>
          <w:p w14:paraId="5E46B7C4" w14:textId="77777777" w:rsidR="00B97356" w:rsidRDefault="00B97356" w:rsidP="00F36554">
            <w:r>
              <w:rPr>
                <w:rFonts w:hint="eastAsia"/>
              </w:rPr>
              <w:t>-</w:t>
            </w:r>
            <w:r>
              <w:t xml:space="preserve"> </w:t>
            </w:r>
            <w:r w:rsidRPr="001C4936">
              <w:t>FUTURE_PRESALE_CHANGE_SEQ</w:t>
            </w:r>
            <w:r>
              <w:rPr>
                <w:rFonts w:hint="eastAsia"/>
              </w:rPr>
              <w:t>（新增时，不需要赋值）</w:t>
            </w:r>
          </w:p>
          <w:p w14:paraId="5A04BF76" w14:textId="77777777" w:rsidR="00B97356" w:rsidRDefault="00B97356" w:rsidP="00F36554">
            <w:r>
              <w:rPr>
                <w:rFonts w:hint="eastAsia"/>
              </w:rPr>
              <w:t>其他值，对应页面标签</w:t>
            </w:r>
          </w:p>
          <w:p w14:paraId="033209FB" w14:textId="77777777" w:rsidR="00B97356" w:rsidRDefault="00B97356" w:rsidP="00F36554"/>
          <w:p w14:paraId="31B59C2E" w14:textId="77777777" w:rsidR="00B97356" w:rsidRDefault="00B97356" w:rsidP="00F36554">
            <w:r w:rsidRPr="000C46D0">
              <w:t>FutureChangeDetailMuti</w:t>
            </w:r>
            <w:r>
              <w:rPr>
                <w:rFonts w:hint="eastAsia"/>
              </w:rPr>
              <w:t>：子表记录（多条）</w:t>
            </w:r>
          </w:p>
          <w:p w14:paraId="1F355AD2" w14:textId="77777777" w:rsidR="00B97356" w:rsidRDefault="00B97356" w:rsidP="00F36554">
            <w:r>
              <w:rPr>
                <w:rFonts w:hint="eastAsia"/>
              </w:rPr>
              <w:t>-</w:t>
            </w:r>
            <w:r>
              <w:t xml:space="preserve"> </w:t>
            </w:r>
            <w:r w:rsidRPr="00F709DF">
              <w:t>FUTURE_PRESALE_CHANGEDETAIL_SEQ</w:t>
            </w:r>
            <w:r>
              <w:rPr>
                <w:rFonts w:hint="eastAsia"/>
              </w:rPr>
              <w:t>=</w:t>
            </w:r>
            <w:r>
              <w:rPr>
                <w:rFonts w:hint="eastAsia"/>
              </w:rPr>
              <w:t>不赋值</w:t>
            </w:r>
          </w:p>
          <w:p w14:paraId="5CE9E70E" w14:textId="77777777" w:rsidR="00B97356" w:rsidRDefault="00B97356" w:rsidP="00F36554">
            <w:r>
              <w:rPr>
                <w:rFonts w:hint="eastAsia"/>
              </w:rPr>
              <w:t>-</w:t>
            </w:r>
            <w:r>
              <w:t xml:space="preserve"> </w:t>
            </w:r>
            <w:r w:rsidRPr="00F709DF">
              <w:t>FUTURE_PRESALE_CHANGE_SEQ</w:t>
            </w:r>
            <w:r>
              <w:rPr>
                <w:rFonts w:hint="eastAsia"/>
              </w:rPr>
              <w:t>=</w:t>
            </w:r>
            <w:r>
              <w:rPr>
                <w:rFonts w:hint="eastAsia"/>
              </w:rPr>
              <w:t>不赋值</w:t>
            </w:r>
          </w:p>
          <w:p w14:paraId="1451E9D7" w14:textId="77777777" w:rsidR="00B97356" w:rsidRDefault="00B97356" w:rsidP="00F36554">
            <w:r>
              <w:rPr>
                <w:rFonts w:hint="eastAsia"/>
              </w:rPr>
              <w:t xml:space="preserve">- </w:t>
            </w:r>
            <w:r w:rsidRPr="00E14347">
              <w:t>FUTURE_PRESALE_HEAD_SEQ</w:t>
            </w:r>
            <w:r>
              <w:rPr>
                <w:rFonts w:hint="eastAsia"/>
              </w:rPr>
              <w:t xml:space="preserve">= </w:t>
            </w:r>
            <w:r>
              <w:rPr>
                <w:rFonts w:hint="eastAsia"/>
              </w:rPr>
              <w:t>远期预售订舱单主表</w:t>
            </w:r>
            <w:r>
              <w:rPr>
                <w:rFonts w:hint="eastAsia"/>
              </w:rPr>
              <w:t>SEQ</w:t>
            </w:r>
          </w:p>
          <w:p w14:paraId="2584AA35" w14:textId="77777777" w:rsidR="00B97356" w:rsidRDefault="00B97356" w:rsidP="00F36554">
            <w:r>
              <w:rPr>
                <w:rFonts w:hint="eastAsia"/>
              </w:rPr>
              <w:t xml:space="preserve">- </w:t>
            </w:r>
            <w:r w:rsidRPr="0038381A">
              <w:t>FUTURE_PRESALE_DETAIL_SEQ</w:t>
            </w:r>
            <w:r>
              <w:rPr>
                <w:rFonts w:hint="eastAsia"/>
              </w:rPr>
              <w:t xml:space="preserve"> =</w:t>
            </w:r>
            <w:r>
              <w:rPr>
                <w:rFonts w:hint="eastAsia"/>
              </w:rPr>
              <w:t>远期预售订舱单箱表</w:t>
            </w:r>
            <w:r>
              <w:rPr>
                <w:rFonts w:hint="eastAsia"/>
              </w:rPr>
              <w:t>SEQ</w:t>
            </w:r>
          </w:p>
          <w:p w14:paraId="6D828992" w14:textId="77777777" w:rsidR="00B97356" w:rsidRDefault="00B97356" w:rsidP="00F36554">
            <w:r>
              <w:rPr>
                <w:rFonts w:hint="eastAsia"/>
              </w:rPr>
              <w:t xml:space="preserve">- </w:t>
            </w:r>
            <w:r w:rsidRPr="00365903">
              <w:rPr>
                <w:rFonts w:hint="eastAsia"/>
              </w:rPr>
              <w:t>PRICE_TOTAL&lt;</w:t>
            </w:r>
            <w:r w:rsidRPr="00365903">
              <w:rPr>
                <w:rFonts w:hint="eastAsia"/>
              </w:rPr>
              <w:t>改期前成交价</w:t>
            </w:r>
            <w:r w:rsidRPr="00365903">
              <w:rPr>
                <w:rFonts w:hint="eastAsia"/>
              </w:rPr>
              <w:t>&gt;</w:t>
            </w:r>
            <w:r>
              <w:rPr>
                <w:rFonts w:hint="eastAsia"/>
              </w:rPr>
              <w:t xml:space="preserve">= </w:t>
            </w:r>
            <w:r>
              <w:rPr>
                <w:rFonts w:hint="eastAsia"/>
              </w:rPr>
              <w:t>原运价</w:t>
            </w:r>
          </w:p>
          <w:p w14:paraId="43E48978" w14:textId="77777777" w:rsidR="00B97356" w:rsidRDefault="00B97356" w:rsidP="00F36554">
            <w:r>
              <w:rPr>
                <w:rFonts w:hint="eastAsia"/>
              </w:rPr>
              <w:t xml:space="preserve">- </w:t>
            </w:r>
            <w:r w:rsidRPr="00EB2E4F">
              <w:rPr>
                <w:rFonts w:hint="eastAsia"/>
              </w:rPr>
              <w:t>NEW_PRICE_TOTAL&lt;</w:t>
            </w:r>
            <w:r w:rsidRPr="00EB2E4F">
              <w:rPr>
                <w:rFonts w:hint="eastAsia"/>
              </w:rPr>
              <w:t>改期后成交价</w:t>
            </w:r>
            <w:r w:rsidRPr="00EB2E4F">
              <w:rPr>
                <w:rFonts w:hint="eastAsia"/>
              </w:rPr>
              <w:t>&gt;</w:t>
            </w:r>
            <w:r>
              <w:rPr>
                <w:rFonts w:hint="eastAsia"/>
              </w:rPr>
              <w:t xml:space="preserve">= </w:t>
            </w:r>
            <w:r>
              <w:rPr>
                <w:rFonts w:hint="eastAsia"/>
              </w:rPr>
              <w:t>新原价</w:t>
            </w:r>
          </w:p>
          <w:p w14:paraId="317A9BEF" w14:textId="77777777" w:rsidR="00B97356" w:rsidRDefault="00B97356" w:rsidP="00F36554">
            <w:r>
              <w:rPr>
                <w:rFonts w:hint="eastAsia"/>
              </w:rPr>
              <w:t xml:space="preserve">- </w:t>
            </w:r>
            <w:r w:rsidRPr="0028231D">
              <w:rPr>
                <w:rFonts w:hint="eastAsia"/>
              </w:rPr>
              <w:t>FINAL_PRICE_TOTAL&lt;</w:t>
            </w:r>
            <w:r w:rsidRPr="0028231D">
              <w:rPr>
                <w:rFonts w:hint="eastAsia"/>
              </w:rPr>
              <w:t>最终成交价</w:t>
            </w:r>
            <w:r w:rsidRPr="0028231D">
              <w:rPr>
                <w:rFonts w:hint="eastAsia"/>
              </w:rPr>
              <w:t>&gt;</w:t>
            </w:r>
            <w:r>
              <w:rPr>
                <w:rFonts w:hint="eastAsia"/>
              </w:rPr>
              <w:t>=NULL</w:t>
            </w:r>
          </w:p>
          <w:p w14:paraId="47BCE369" w14:textId="77777777" w:rsidR="00B97356" w:rsidRDefault="00B97356" w:rsidP="00F36554">
            <w:r>
              <w:rPr>
                <w:rFonts w:hint="eastAsia"/>
              </w:rPr>
              <w:t>-</w:t>
            </w:r>
            <w:r>
              <w:t xml:space="preserve"> </w:t>
            </w:r>
            <w:r w:rsidRPr="002A7674">
              <w:t>FP_CONTADETAIL_SEQ</w:t>
            </w:r>
            <w:r>
              <w:rPr>
                <w:rFonts w:hint="eastAsia"/>
              </w:rPr>
              <w:t xml:space="preserve"> = </w:t>
            </w:r>
            <w:r>
              <w:rPr>
                <w:rFonts w:hint="eastAsia"/>
              </w:rPr>
              <w:t>原运价箱表</w:t>
            </w:r>
            <w:r>
              <w:rPr>
                <w:rFonts w:hint="eastAsia"/>
              </w:rPr>
              <w:t>SEQ</w:t>
            </w:r>
            <w:r>
              <w:rPr>
                <w:rFonts w:hint="eastAsia"/>
              </w:rPr>
              <w:t>（从隐藏字段获取）</w:t>
            </w:r>
          </w:p>
          <w:p w14:paraId="346D06D7" w14:textId="77777777" w:rsidR="00B97356" w:rsidRDefault="00B97356" w:rsidP="00F36554">
            <w:r>
              <w:rPr>
                <w:rFonts w:hint="eastAsia"/>
              </w:rPr>
              <w:t>-</w:t>
            </w:r>
            <w:r>
              <w:t xml:space="preserve"> </w:t>
            </w:r>
            <w:r w:rsidRPr="00523A71">
              <w:t>NEW_FP_CONTADETAIL_SEQ</w:t>
            </w:r>
            <w:r>
              <w:rPr>
                <w:rFonts w:hint="eastAsia"/>
              </w:rPr>
              <w:t xml:space="preserve"> = </w:t>
            </w:r>
            <w:r>
              <w:rPr>
                <w:rFonts w:hint="eastAsia"/>
              </w:rPr>
              <w:t>新运价箱表</w:t>
            </w:r>
            <w:r>
              <w:rPr>
                <w:rFonts w:hint="eastAsia"/>
              </w:rPr>
              <w:t>SEQ</w:t>
            </w:r>
            <w:r>
              <w:rPr>
                <w:rFonts w:hint="eastAsia"/>
              </w:rPr>
              <w:t>（从隐藏字段获取）</w:t>
            </w:r>
          </w:p>
          <w:p w14:paraId="55AC3BD3" w14:textId="77777777" w:rsidR="00B97356" w:rsidRDefault="00B97356" w:rsidP="00F36554">
            <w:r>
              <w:rPr>
                <w:rFonts w:hint="eastAsia"/>
              </w:rPr>
              <w:t>-</w:t>
            </w:r>
            <w:r>
              <w:t xml:space="preserve"> </w:t>
            </w:r>
            <w:r w:rsidRPr="00190DF3">
              <w:t>FINAL_FP_CONTADETAIL_SEQ</w:t>
            </w:r>
            <w:r>
              <w:rPr>
                <w:rFonts w:hint="eastAsia"/>
              </w:rPr>
              <w:t xml:space="preserve"> = 0</w:t>
            </w:r>
          </w:p>
        </w:tc>
      </w:tr>
      <w:tr w:rsidR="00B97356" w14:paraId="074C8031" w14:textId="77777777" w:rsidTr="00F36554">
        <w:tc>
          <w:tcPr>
            <w:tcW w:w="2235" w:type="dxa"/>
          </w:tcPr>
          <w:p w14:paraId="03B5ABE6" w14:textId="77777777" w:rsidR="00B97356" w:rsidRDefault="00B97356" w:rsidP="00F36554">
            <w:r>
              <w:rPr>
                <w:rFonts w:hint="eastAsia"/>
              </w:rPr>
              <w:t>提交</w:t>
            </w:r>
          </w:p>
        </w:tc>
        <w:tc>
          <w:tcPr>
            <w:tcW w:w="6287" w:type="dxa"/>
          </w:tcPr>
          <w:p w14:paraId="6B90502C" w14:textId="77777777" w:rsidR="00B97356" w:rsidRDefault="00B97356" w:rsidP="00F36554">
            <w:r>
              <w:rPr>
                <w:rFonts w:hint="eastAsia"/>
              </w:rPr>
              <w:t>调用接口</w:t>
            </w:r>
            <w:r w:rsidRPr="00AF4C23">
              <w:t>IOMTFutureChange</w:t>
            </w:r>
            <w:r>
              <w:rPr>
                <w:rFonts w:hint="eastAsia"/>
              </w:rPr>
              <w:t>.</w:t>
            </w:r>
            <w:r w:rsidRPr="00481A69">
              <w:t>SaveAndSubmit</w:t>
            </w:r>
            <w:r>
              <w:rPr>
                <w:rFonts w:hint="eastAsia"/>
              </w:rPr>
              <w:t>方法</w:t>
            </w:r>
          </w:p>
          <w:p w14:paraId="1A609BFA" w14:textId="77777777" w:rsidR="00B97356" w:rsidRDefault="00B97356" w:rsidP="00F36554">
            <w:r>
              <w:rPr>
                <w:rFonts w:hint="eastAsia"/>
              </w:rPr>
              <w:lastRenderedPageBreak/>
              <w:t>参数赋值与“暂存”一致。</w:t>
            </w:r>
          </w:p>
        </w:tc>
      </w:tr>
      <w:tr w:rsidR="00B97356" w14:paraId="727FCCBC" w14:textId="77777777" w:rsidTr="00F36554">
        <w:tc>
          <w:tcPr>
            <w:tcW w:w="2235" w:type="dxa"/>
          </w:tcPr>
          <w:p w14:paraId="1CDE9E63" w14:textId="77777777" w:rsidR="00B97356" w:rsidRDefault="00B97356" w:rsidP="00F36554">
            <w:r>
              <w:rPr>
                <w:rFonts w:hint="eastAsia"/>
              </w:rPr>
              <w:lastRenderedPageBreak/>
              <w:t>关闭</w:t>
            </w:r>
          </w:p>
        </w:tc>
        <w:tc>
          <w:tcPr>
            <w:tcW w:w="6287" w:type="dxa"/>
          </w:tcPr>
          <w:p w14:paraId="236EF37D" w14:textId="77777777" w:rsidR="00B97356" w:rsidRDefault="00B97356" w:rsidP="00F36554">
            <w:r>
              <w:rPr>
                <w:rFonts w:hint="eastAsia"/>
              </w:rPr>
              <w:t>关闭当前窗口</w:t>
            </w:r>
          </w:p>
        </w:tc>
      </w:tr>
    </w:tbl>
    <w:p w14:paraId="2BDE4FB2" w14:textId="77777777" w:rsidR="00B97356" w:rsidRPr="006C3F69" w:rsidRDefault="00B97356" w:rsidP="00B97356">
      <w:pPr>
        <w:rPr>
          <w:lang w:val="x-none"/>
        </w:rPr>
      </w:pPr>
    </w:p>
    <w:p w14:paraId="0AA41BD6" w14:textId="77777777" w:rsidR="00B97356" w:rsidRDefault="00B97356" w:rsidP="00B97356">
      <w:pPr>
        <w:pStyle w:val="3"/>
        <w:ind w:right="180"/>
      </w:pPr>
      <w:r>
        <w:rPr>
          <w:rFonts w:hint="eastAsia"/>
        </w:rPr>
        <w:t>详情页面</w:t>
      </w:r>
    </w:p>
    <w:p w14:paraId="54CC8EBF" w14:textId="77777777" w:rsidR="00B97356" w:rsidRDefault="00B97356" w:rsidP="00B97356">
      <w:pPr>
        <w:rPr>
          <w:noProof/>
        </w:rPr>
      </w:pPr>
      <w:r w:rsidRPr="001162F3">
        <w:rPr>
          <w:noProof/>
        </w:rPr>
        <w:drawing>
          <wp:inline distT="0" distB="0" distL="0" distR="0" wp14:anchorId="564E710A" wp14:editId="1A536C22">
            <wp:extent cx="5486400" cy="38100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381000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2B5D01E5" w14:textId="77777777" w:rsidTr="00F36554">
        <w:tc>
          <w:tcPr>
            <w:tcW w:w="2235" w:type="dxa"/>
            <w:shd w:val="clear" w:color="auto" w:fill="BFBFBF"/>
          </w:tcPr>
          <w:p w14:paraId="468D2375" w14:textId="77777777" w:rsidR="00B97356" w:rsidRDefault="00B97356" w:rsidP="00F36554">
            <w:r>
              <w:rPr>
                <w:rFonts w:hint="eastAsia"/>
              </w:rPr>
              <w:t>页面元素</w:t>
            </w:r>
          </w:p>
        </w:tc>
        <w:tc>
          <w:tcPr>
            <w:tcW w:w="6287" w:type="dxa"/>
            <w:shd w:val="clear" w:color="auto" w:fill="BFBFBF"/>
          </w:tcPr>
          <w:p w14:paraId="2F9612D3" w14:textId="77777777" w:rsidR="00B97356" w:rsidRDefault="00B97356" w:rsidP="00F36554">
            <w:r>
              <w:rPr>
                <w:rFonts w:hint="eastAsia"/>
              </w:rPr>
              <w:t>元素说明</w:t>
            </w:r>
          </w:p>
        </w:tc>
      </w:tr>
      <w:tr w:rsidR="00B97356" w14:paraId="34683671" w14:textId="77777777" w:rsidTr="00F36554">
        <w:tc>
          <w:tcPr>
            <w:tcW w:w="2235" w:type="dxa"/>
            <w:shd w:val="clear" w:color="auto" w:fill="BFBFBF"/>
          </w:tcPr>
          <w:p w14:paraId="2A1E6E7B" w14:textId="77777777" w:rsidR="00B97356" w:rsidRDefault="00B97356" w:rsidP="00F36554">
            <w:r>
              <w:rPr>
                <w:rFonts w:hint="eastAsia"/>
              </w:rPr>
              <w:t>页面显示</w:t>
            </w:r>
          </w:p>
        </w:tc>
        <w:tc>
          <w:tcPr>
            <w:tcW w:w="6287" w:type="dxa"/>
            <w:shd w:val="clear" w:color="auto" w:fill="BFBFBF"/>
          </w:tcPr>
          <w:p w14:paraId="6C8138AD" w14:textId="77777777" w:rsidR="00B97356" w:rsidRDefault="00B97356" w:rsidP="00F36554">
            <w:r>
              <w:rPr>
                <w:rFonts w:hint="eastAsia"/>
              </w:rPr>
              <w:t>（与新增页面字段匹配一致）</w:t>
            </w:r>
          </w:p>
        </w:tc>
      </w:tr>
      <w:tr w:rsidR="00B97356" w14:paraId="54BEA550" w14:textId="77777777" w:rsidTr="00F36554">
        <w:tc>
          <w:tcPr>
            <w:tcW w:w="2235" w:type="dxa"/>
            <w:shd w:val="clear" w:color="auto" w:fill="BFBFBF"/>
          </w:tcPr>
          <w:p w14:paraId="1CFD4E9E" w14:textId="77777777" w:rsidR="00B97356" w:rsidRDefault="00B97356" w:rsidP="00F36554">
            <w:r>
              <w:rPr>
                <w:rFonts w:hint="eastAsia"/>
              </w:rPr>
              <w:t>操作</w:t>
            </w:r>
          </w:p>
        </w:tc>
        <w:tc>
          <w:tcPr>
            <w:tcW w:w="6287" w:type="dxa"/>
            <w:shd w:val="clear" w:color="auto" w:fill="BFBFBF"/>
          </w:tcPr>
          <w:p w14:paraId="3CBDB467" w14:textId="77777777" w:rsidR="00B97356" w:rsidRDefault="00B97356" w:rsidP="00F36554"/>
        </w:tc>
      </w:tr>
      <w:tr w:rsidR="00B97356" w14:paraId="425C2278" w14:textId="77777777" w:rsidTr="00F36554">
        <w:tc>
          <w:tcPr>
            <w:tcW w:w="2235" w:type="dxa"/>
          </w:tcPr>
          <w:p w14:paraId="30D8DC5C" w14:textId="77777777" w:rsidR="00B97356" w:rsidRDefault="00B97356" w:rsidP="00F36554">
            <w:r>
              <w:rPr>
                <w:rFonts w:hint="eastAsia"/>
              </w:rPr>
              <w:t>点击“已更改次数”</w:t>
            </w:r>
          </w:p>
        </w:tc>
        <w:tc>
          <w:tcPr>
            <w:tcW w:w="6287" w:type="dxa"/>
          </w:tcPr>
          <w:p w14:paraId="0A8A774A" w14:textId="77777777" w:rsidR="00B97356" w:rsidRDefault="00B97356" w:rsidP="00F36554">
            <w:r>
              <w:rPr>
                <w:rFonts w:hint="eastAsia"/>
              </w:rPr>
              <w:t>弹出窗口，链接到远期订舱改期申请</w:t>
            </w:r>
            <w:r>
              <w:rPr>
                <w:rFonts w:hint="eastAsia"/>
              </w:rPr>
              <w:t xml:space="preserve"> &gt;&gt;</w:t>
            </w:r>
            <w:r>
              <w:rPr>
                <w:rFonts w:hint="eastAsia"/>
              </w:rPr>
              <w:t>“改期申请历史”</w:t>
            </w:r>
          </w:p>
          <w:p w14:paraId="7D0EF864" w14:textId="77777777" w:rsidR="00B97356" w:rsidRDefault="00B97356" w:rsidP="00F36554">
            <w:r>
              <w:rPr>
                <w:rFonts w:hint="eastAsia"/>
              </w:rPr>
              <w:t>传参</w:t>
            </w:r>
            <w:r>
              <w:rPr>
                <w:rFonts w:hint="eastAsia"/>
              </w:rPr>
              <w:t xml:space="preserve"> ORDER_NO&lt;</w:t>
            </w:r>
            <w:r>
              <w:rPr>
                <w:rFonts w:hint="eastAsia"/>
              </w:rPr>
              <w:t>远期预售订舱单</w:t>
            </w:r>
            <w:r>
              <w:rPr>
                <w:rFonts w:hint="eastAsia"/>
              </w:rPr>
              <w:t>&gt;</w:t>
            </w:r>
          </w:p>
        </w:tc>
      </w:tr>
      <w:tr w:rsidR="00B97356" w14:paraId="31D491DD" w14:textId="77777777" w:rsidTr="00F36554">
        <w:tc>
          <w:tcPr>
            <w:tcW w:w="2235" w:type="dxa"/>
          </w:tcPr>
          <w:p w14:paraId="63A31F19" w14:textId="77777777" w:rsidR="00B97356" w:rsidRDefault="00B97356" w:rsidP="00F36554">
            <w:r>
              <w:rPr>
                <w:rFonts w:hint="eastAsia"/>
              </w:rPr>
              <w:t>关闭</w:t>
            </w:r>
          </w:p>
        </w:tc>
        <w:tc>
          <w:tcPr>
            <w:tcW w:w="6287" w:type="dxa"/>
          </w:tcPr>
          <w:p w14:paraId="03ECE331" w14:textId="77777777" w:rsidR="00B97356" w:rsidRDefault="00B97356" w:rsidP="00F36554">
            <w:r>
              <w:rPr>
                <w:rFonts w:hint="eastAsia"/>
              </w:rPr>
              <w:t>关闭当前窗口</w:t>
            </w:r>
          </w:p>
        </w:tc>
      </w:tr>
    </w:tbl>
    <w:p w14:paraId="42EC9491" w14:textId="77777777" w:rsidR="00B97356" w:rsidRPr="00F44F31" w:rsidRDefault="00B97356" w:rsidP="00B97356">
      <w:pPr>
        <w:rPr>
          <w:lang w:val="x-none"/>
        </w:rPr>
      </w:pPr>
    </w:p>
    <w:p w14:paraId="090C4AE2" w14:textId="77777777" w:rsidR="00B97356" w:rsidRPr="0069007A" w:rsidRDefault="00B97356" w:rsidP="00B97356">
      <w:pPr>
        <w:pStyle w:val="3"/>
        <w:ind w:right="180"/>
      </w:pPr>
      <w:r>
        <w:rPr>
          <w:rFonts w:hint="eastAsia"/>
        </w:rPr>
        <w:t>数据测试用例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2268"/>
        <w:gridCol w:w="4536"/>
      </w:tblGrid>
      <w:tr w:rsidR="00B97356" w14:paraId="772C914E" w14:textId="77777777" w:rsidTr="00F36554">
        <w:tc>
          <w:tcPr>
            <w:tcW w:w="1384" w:type="dxa"/>
            <w:shd w:val="clear" w:color="auto" w:fill="BFBFBF"/>
          </w:tcPr>
          <w:p w14:paraId="37A1692A" w14:textId="77777777" w:rsidR="00B97356" w:rsidRDefault="00B97356" w:rsidP="00F36554">
            <w:r>
              <w:rPr>
                <w:rFonts w:hint="eastAsia"/>
              </w:rPr>
              <w:t>功能名称</w:t>
            </w:r>
          </w:p>
        </w:tc>
        <w:tc>
          <w:tcPr>
            <w:tcW w:w="2268" w:type="dxa"/>
            <w:shd w:val="clear" w:color="auto" w:fill="BFBFBF"/>
          </w:tcPr>
          <w:p w14:paraId="464C386A" w14:textId="77777777" w:rsidR="00B97356" w:rsidRDefault="00B97356" w:rsidP="00F36554">
            <w:r>
              <w:rPr>
                <w:rFonts w:hint="eastAsia"/>
              </w:rPr>
              <w:t>测试过程</w:t>
            </w:r>
          </w:p>
        </w:tc>
        <w:tc>
          <w:tcPr>
            <w:tcW w:w="4536" w:type="dxa"/>
            <w:shd w:val="clear" w:color="auto" w:fill="BFBFBF"/>
          </w:tcPr>
          <w:p w14:paraId="751D1146" w14:textId="77777777" w:rsidR="00B97356" w:rsidRDefault="00B97356" w:rsidP="00F36554">
            <w:r>
              <w:rPr>
                <w:rFonts w:hint="eastAsia"/>
              </w:rPr>
              <w:t>期望结算</w:t>
            </w:r>
          </w:p>
        </w:tc>
      </w:tr>
      <w:tr w:rsidR="00B97356" w14:paraId="25D0FBFE" w14:textId="77777777" w:rsidTr="00F36554">
        <w:tc>
          <w:tcPr>
            <w:tcW w:w="1384" w:type="dxa"/>
          </w:tcPr>
          <w:p w14:paraId="03CF4651" w14:textId="77777777" w:rsidR="00B97356" w:rsidRDefault="00B97356" w:rsidP="00F36554">
            <w:r>
              <w:rPr>
                <w:rFonts w:hint="eastAsia"/>
              </w:rPr>
              <w:t>新增改期申请</w:t>
            </w:r>
          </w:p>
        </w:tc>
        <w:tc>
          <w:tcPr>
            <w:tcW w:w="2268" w:type="dxa"/>
          </w:tcPr>
          <w:p w14:paraId="41C930F9" w14:textId="77777777" w:rsidR="00B97356" w:rsidRDefault="00B97356" w:rsidP="00F36554">
            <w:r>
              <w:rPr>
                <w:rFonts w:hint="eastAsia"/>
              </w:rPr>
              <w:t>新增</w:t>
            </w:r>
            <w:r>
              <w:rPr>
                <w:rFonts w:hint="eastAsia"/>
              </w:rPr>
              <w:t>-</w:t>
            </w:r>
            <w:r>
              <w:rPr>
                <w:rFonts w:hint="eastAsia"/>
              </w:rPr>
              <w:t>》选择</w:t>
            </w:r>
          </w:p>
          <w:p w14:paraId="5E6885FD" w14:textId="77777777" w:rsidR="00B97356" w:rsidRDefault="00B97356" w:rsidP="00F36554">
            <w:r w:rsidRPr="00820F99">
              <w:rPr>
                <w:rFonts w:hint="eastAsia"/>
              </w:rPr>
              <w:t>CNSHK</w:t>
            </w:r>
            <w:r w:rsidRPr="00820F99">
              <w:rPr>
                <w:rFonts w:hint="eastAsia"/>
              </w:rPr>
              <w:t>→</w:t>
            </w:r>
            <w:r w:rsidRPr="00820F99">
              <w:rPr>
                <w:rFonts w:hint="eastAsia"/>
              </w:rPr>
              <w:t xml:space="preserve">SGSIN </w:t>
            </w:r>
            <w:r w:rsidRPr="00820F99">
              <w:rPr>
                <w:rFonts w:hint="eastAsia"/>
              </w:rPr>
              <w:tab/>
            </w:r>
          </w:p>
          <w:p w14:paraId="6AE92A54" w14:textId="77777777" w:rsidR="00B97356" w:rsidRDefault="00B97356" w:rsidP="00F36554">
            <w:r>
              <w:rPr>
                <w:rFonts w:hint="eastAsia"/>
              </w:rPr>
              <w:t>中转港：</w:t>
            </w:r>
            <w:r w:rsidRPr="00820F99">
              <w:rPr>
                <w:rFonts w:hint="eastAsia"/>
              </w:rPr>
              <w:t>CSC</w:t>
            </w:r>
          </w:p>
          <w:p w14:paraId="0E09B62E" w14:textId="77777777" w:rsidR="00B97356" w:rsidRDefault="00B97356" w:rsidP="00F36554">
            <w:r>
              <w:rPr>
                <w:rFonts w:hint="eastAsia"/>
              </w:rPr>
              <w:t>出运日期：</w:t>
            </w:r>
          </w:p>
          <w:p w14:paraId="259EB849" w14:textId="77777777" w:rsidR="00B97356" w:rsidRDefault="00B97356" w:rsidP="00F36554">
            <w:r>
              <w:t>W04(2014/01/1</w:t>
            </w:r>
            <w:r>
              <w:rPr>
                <w:rFonts w:hint="eastAsia"/>
              </w:rPr>
              <w:t>9</w:t>
            </w:r>
            <w:r>
              <w:t>~01/</w:t>
            </w:r>
            <w:r>
              <w:rPr>
                <w:rFonts w:hint="eastAsia"/>
              </w:rPr>
              <w:t>25</w:t>
            </w:r>
            <w:r>
              <w:t>)</w:t>
            </w:r>
          </w:p>
          <w:p w14:paraId="55109D7D" w14:textId="77777777" w:rsidR="00B97356" w:rsidRDefault="00B97356" w:rsidP="00F36554">
            <w:r>
              <w:rPr>
                <w:rFonts w:hint="eastAsia"/>
              </w:rPr>
              <w:t>的远期预售订舱单</w:t>
            </w:r>
          </w:p>
          <w:p w14:paraId="79769D7F" w14:textId="77777777" w:rsidR="00B97356" w:rsidRDefault="00B97356" w:rsidP="00F36554">
            <w:r>
              <w:rPr>
                <w:rFonts w:hint="eastAsia"/>
              </w:rPr>
              <w:t>（一个</w:t>
            </w:r>
            <w:r>
              <w:rPr>
                <w:rFonts w:hint="eastAsia"/>
              </w:rPr>
              <w:t>20GP</w:t>
            </w:r>
            <w:r>
              <w:rPr>
                <w:rFonts w:hint="eastAsia"/>
              </w:rPr>
              <w:t>的箱，</w:t>
            </w:r>
            <w:r>
              <w:rPr>
                <w:rFonts w:hint="eastAsia"/>
              </w:rPr>
              <w:t>100USD</w:t>
            </w:r>
            <w:r>
              <w:rPr>
                <w:rFonts w:hint="eastAsia"/>
              </w:rPr>
              <w:t>）</w:t>
            </w:r>
          </w:p>
          <w:p w14:paraId="56851037" w14:textId="77777777" w:rsidR="00B97356" w:rsidRDefault="00B97356" w:rsidP="00F36554"/>
          <w:p w14:paraId="49CBEA38" w14:textId="77777777" w:rsidR="00B97356" w:rsidRDefault="00B97356" w:rsidP="00F36554">
            <w:r>
              <w:rPr>
                <w:rFonts w:hint="eastAsia"/>
              </w:rPr>
              <w:t>点击改期</w:t>
            </w:r>
          </w:p>
          <w:p w14:paraId="2EE530D3" w14:textId="77777777" w:rsidR="00B97356" w:rsidRDefault="00B97356" w:rsidP="00F36554">
            <w:r>
              <w:rPr>
                <w:rFonts w:hint="eastAsia"/>
              </w:rPr>
              <w:t>改期至</w:t>
            </w:r>
          </w:p>
          <w:p w14:paraId="298ED742" w14:textId="77777777" w:rsidR="00B97356" w:rsidRDefault="00B97356" w:rsidP="00F36554">
            <w:r>
              <w:rPr>
                <w:rFonts w:hint="eastAsia"/>
              </w:rPr>
              <w:lastRenderedPageBreak/>
              <w:t>W05(2014/01/26~02/01)</w:t>
            </w:r>
          </w:p>
          <w:p w14:paraId="67E4D930" w14:textId="77777777" w:rsidR="00B97356" w:rsidRDefault="00B97356" w:rsidP="00F36554">
            <w:r>
              <w:rPr>
                <w:rFonts w:hint="eastAsia"/>
              </w:rPr>
              <w:t>改期原因：交货延误</w:t>
            </w:r>
          </w:p>
          <w:p w14:paraId="516CFAF3" w14:textId="77777777" w:rsidR="00B97356" w:rsidRDefault="00B97356" w:rsidP="00F36554">
            <w:r>
              <w:rPr>
                <w:rFonts w:hint="eastAsia"/>
              </w:rPr>
              <w:t>(</w:t>
            </w:r>
            <w:r>
              <w:rPr>
                <w:rFonts w:hint="eastAsia"/>
              </w:rPr>
              <w:t>远期运价的</w:t>
            </w:r>
            <w:r>
              <w:rPr>
                <w:rFonts w:hint="eastAsia"/>
              </w:rPr>
              <w:t>SEQ=10000)</w:t>
            </w:r>
          </w:p>
          <w:p w14:paraId="5CE4276C" w14:textId="77777777" w:rsidR="00B97356" w:rsidRDefault="00B97356" w:rsidP="00F36554">
            <w:r>
              <w:rPr>
                <w:rFonts w:hint="eastAsia"/>
              </w:rPr>
              <w:t>(20GP 120USD)</w:t>
            </w:r>
          </w:p>
          <w:p w14:paraId="37C950B2" w14:textId="77777777" w:rsidR="00B97356" w:rsidRDefault="00B97356" w:rsidP="00F36554">
            <w:r>
              <w:rPr>
                <w:rFonts w:hint="eastAsia"/>
              </w:rPr>
              <w:t>保存</w:t>
            </w:r>
          </w:p>
        </w:tc>
        <w:tc>
          <w:tcPr>
            <w:tcW w:w="4536" w:type="dxa"/>
          </w:tcPr>
          <w:p w14:paraId="41299D2C" w14:textId="77777777" w:rsidR="00B97356" w:rsidRDefault="00B97356" w:rsidP="00F36554">
            <w:r>
              <w:rPr>
                <w:rFonts w:hint="eastAsia"/>
              </w:rPr>
              <w:lastRenderedPageBreak/>
              <w:t>*</w:t>
            </w:r>
            <w:r w:rsidRPr="00987BB6">
              <w:t>FUTURE_PRESALE_CHANGE</w:t>
            </w:r>
            <w:r>
              <w:rPr>
                <w:rFonts w:hint="eastAsia"/>
              </w:rPr>
              <w:t xml:space="preserve"> </w:t>
            </w:r>
            <w:r>
              <w:rPr>
                <w:rFonts w:hint="eastAsia"/>
              </w:rPr>
              <w:t>新增一条数据</w:t>
            </w:r>
          </w:p>
          <w:p w14:paraId="747F7906" w14:textId="77777777" w:rsidR="00B97356" w:rsidRDefault="00B97356" w:rsidP="00F36554">
            <w:r w:rsidRPr="000D3C9A">
              <w:t>FUTURE_PRESALE_CHANGE_SEQ</w:t>
            </w:r>
            <w:r>
              <w:rPr>
                <w:rFonts w:hint="eastAsia"/>
              </w:rPr>
              <w:t>=</w:t>
            </w:r>
            <w:r>
              <w:rPr>
                <w:rFonts w:hint="eastAsia"/>
              </w:rPr>
              <w:t>数据库生成</w:t>
            </w:r>
          </w:p>
          <w:p w14:paraId="5952C56D" w14:textId="77777777" w:rsidR="00B97356" w:rsidRDefault="00B97356" w:rsidP="00F36554">
            <w:r w:rsidRPr="005B4D22">
              <w:t>FUTURE_PRESALE_HEAD_SEQ</w:t>
            </w:r>
            <w:r>
              <w:rPr>
                <w:rFonts w:hint="eastAsia"/>
              </w:rPr>
              <w:t>=</w:t>
            </w:r>
            <w:r>
              <w:rPr>
                <w:rFonts w:hint="eastAsia"/>
              </w:rPr>
              <w:t>选中改期的远期预售订舱主表</w:t>
            </w:r>
            <w:r>
              <w:rPr>
                <w:rFonts w:hint="eastAsia"/>
              </w:rPr>
              <w:t>SEQ</w:t>
            </w:r>
          </w:p>
          <w:p w14:paraId="576CD651" w14:textId="77777777" w:rsidR="00B97356" w:rsidRDefault="00B97356" w:rsidP="00F36554">
            <w:r w:rsidRPr="003C4AA4">
              <w:t>FUTURE_PRICE_HEAD_SEQ</w:t>
            </w:r>
            <w:r>
              <w:rPr>
                <w:rFonts w:hint="eastAsia"/>
              </w:rPr>
              <w:t>=</w:t>
            </w:r>
            <w:r>
              <w:rPr>
                <w:rFonts w:hint="eastAsia"/>
              </w:rPr>
              <w:t>改期的远期预售订舱使用的远期运价主表</w:t>
            </w:r>
            <w:r>
              <w:rPr>
                <w:rFonts w:hint="eastAsia"/>
              </w:rPr>
              <w:t>SEQ</w:t>
            </w:r>
          </w:p>
          <w:p w14:paraId="0566B49A" w14:textId="77777777" w:rsidR="00B97356" w:rsidRDefault="00B97356" w:rsidP="00F36554">
            <w:r w:rsidRPr="00B81E7F">
              <w:t>CHANGE_ORDER_NO</w:t>
            </w:r>
            <w:r>
              <w:rPr>
                <w:rFonts w:hint="eastAsia"/>
              </w:rPr>
              <w:t>=</w:t>
            </w:r>
            <w:r>
              <w:t xml:space="preserve"> </w:t>
            </w:r>
            <w:r w:rsidRPr="009B3DF8">
              <w:t>OWNER_CODE+FCA+YYMMDD+FUTURE_PRESALE_CHANGE_ORDER_NO</w:t>
            </w:r>
            <w:r>
              <w:rPr>
                <w:rFonts w:hint="eastAsia"/>
              </w:rPr>
              <w:t>(5</w:t>
            </w:r>
            <w:r>
              <w:rPr>
                <w:rFonts w:hint="eastAsia"/>
              </w:rPr>
              <w:t>位码</w:t>
            </w:r>
            <w:r>
              <w:rPr>
                <w:rFonts w:hint="eastAsia"/>
              </w:rPr>
              <w:t>)</w:t>
            </w:r>
          </w:p>
          <w:p w14:paraId="502B1CE2" w14:textId="77777777" w:rsidR="00B97356" w:rsidRDefault="00B97356" w:rsidP="00F36554">
            <w:r>
              <w:rPr>
                <w:rFonts w:hint="eastAsia"/>
              </w:rPr>
              <w:t>例如：</w:t>
            </w:r>
            <w:r>
              <w:rPr>
                <w:rFonts w:hint="eastAsia"/>
              </w:rPr>
              <w:t>CSCLFCA14032610000</w:t>
            </w:r>
          </w:p>
          <w:p w14:paraId="20FFF8FF" w14:textId="77777777" w:rsidR="00B97356" w:rsidRDefault="00B97356" w:rsidP="00F36554">
            <w:r w:rsidRPr="00A10F59">
              <w:rPr>
                <w:rFonts w:hint="eastAsia"/>
              </w:rPr>
              <w:t>WEEK_NO&lt;</w:t>
            </w:r>
            <w:r w:rsidRPr="00A10F59">
              <w:rPr>
                <w:rFonts w:hint="eastAsia"/>
              </w:rPr>
              <w:t>原周数</w:t>
            </w:r>
            <w:r w:rsidRPr="00A10F59">
              <w:rPr>
                <w:rFonts w:hint="eastAsia"/>
              </w:rPr>
              <w:t>&gt;</w:t>
            </w:r>
            <w:r>
              <w:rPr>
                <w:rFonts w:hint="eastAsia"/>
              </w:rPr>
              <w:t>=W04</w:t>
            </w:r>
          </w:p>
          <w:p w14:paraId="170021E3" w14:textId="77777777" w:rsidR="00B97356" w:rsidRDefault="00B97356" w:rsidP="00F36554">
            <w:r w:rsidRPr="00A10F59">
              <w:lastRenderedPageBreak/>
              <w:t>WEEK_BEGIN_DATE</w:t>
            </w:r>
            <w:r>
              <w:rPr>
                <w:rFonts w:hint="eastAsia"/>
              </w:rPr>
              <w:t>=</w:t>
            </w:r>
            <w:r>
              <w:t>2014/01/1</w:t>
            </w:r>
            <w:r>
              <w:rPr>
                <w:rFonts w:hint="eastAsia"/>
              </w:rPr>
              <w:t>9</w:t>
            </w:r>
          </w:p>
          <w:p w14:paraId="7B20AD5F" w14:textId="77777777" w:rsidR="00B97356" w:rsidRDefault="00B97356" w:rsidP="00F36554">
            <w:r w:rsidRPr="00A10F59">
              <w:t>WEEK_END_DATE</w:t>
            </w:r>
            <w:r>
              <w:rPr>
                <w:rFonts w:hint="eastAsia"/>
              </w:rPr>
              <w:t>=</w:t>
            </w:r>
            <w:r>
              <w:t>2014/01/</w:t>
            </w:r>
            <w:r>
              <w:rPr>
                <w:rFonts w:hint="eastAsia"/>
              </w:rPr>
              <w:t>25</w:t>
            </w:r>
          </w:p>
          <w:p w14:paraId="2FA80049" w14:textId="77777777" w:rsidR="00B97356" w:rsidRDefault="00B97356" w:rsidP="00F36554">
            <w:r>
              <w:rPr>
                <w:rFonts w:hint="eastAsia"/>
              </w:rPr>
              <w:t>NEW_</w:t>
            </w:r>
            <w:r w:rsidRPr="007631B5">
              <w:t>FUTURE_PRICE_HEAD_SEQ</w:t>
            </w:r>
            <w:r>
              <w:rPr>
                <w:rFonts w:hint="eastAsia"/>
              </w:rPr>
              <w:t>=10000</w:t>
            </w:r>
          </w:p>
          <w:p w14:paraId="5B1FC437" w14:textId="77777777" w:rsidR="00B97356" w:rsidRDefault="00B97356" w:rsidP="00F36554">
            <w:r w:rsidRPr="00943EA4">
              <w:t>NEW_WEEK_NO</w:t>
            </w:r>
            <w:r>
              <w:rPr>
                <w:rFonts w:hint="eastAsia"/>
              </w:rPr>
              <w:t>=W05</w:t>
            </w:r>
          </w:p>
          <w:p w14:paraId="6CB747B2" w14:textId="77777777" w:rsidR="00B97356" w:rsidRDefault="00B97356" w:rsidP="00F36554">
            <w:r w:rsidRPr="00943EA4">
              <w:t>NEW_WEEK_BEGIN_DATE</w:t>
            </w:r>
            <w:r>
              <w:rPr>
                <w:rFonts w:hint="eastAsia"/>
              </w:rPr>
              <w:t>=2014/01/26</w:t>
            </w:r>
          </w:p>
          <w:p w14:paraId="4E467013" w14:textId="77777777" w:rsidR="00B97356" w:rsidRDefault="00B97356" w:rsidP="00F36554">
            <w:r w:rsidRPr="00943EA4">
              <w:t>NEW_WEEK_END_DATE</w:t>
            </w:r>
            <w:r>
              <w:rPr>
                <w:rFonts w:hint="eastAsia"/>
              </w:rPr>
              <w:t>=2014/02/01</w:t>
            </w:r>
          </w:p>
          <w:p w14:paraId="7F465ED7" w14:textId="77777777" w:rsidR="00B97356" w:rsidRPr="001F0E4F" w:rsidRDefault="00B97356" w:rsidP="00F36554">
            <w:r w:rsidRPr="007631B5">
              <w:t>FINAL_FUTURE_PRICE_HEAD_SEQ</w:t>
            </w:r>
            <w:r>
              <w:rPr>
                <w:rFonts w:hint="eastAsia"/>
              </w:rPr>
              <w:t>=0</w:t>
            </w:r>
          </w:p>
          <w:p w14:paraId="49B16B6C" w14:textId="77777777" w:rsidR="00B97356" w:rsidRDefault="00B97356" w:rsidP="00F36554">
            <w:r w:rsidRPr="00872D60">
              <w:t>CHANGE_REASON</w:t>
            </w:r>
            <w:r>
              <w:rPr>
                <w:rFonts w:hint="eastAsia"/>
              </w:rPr>
              <w:t>=</w:t>
            </w:r>
            <w:r>
              <w:rPr>
                <w:rFonts w:hint="eastAsia"/>
              </w:rPr>
              <w:t>交货延误</w:t>
            </w:r>
          </w:p>
          <w:p w14:paraId="3672D7E4" w14:textId="77777777" w:rsidR="00B97356" w:rsidRDefault="00B97356" w:rsidP="00F36554">
            <w:r w:rsidRPr="004F3272">
              <w:t>CHANGE_TYPE</w:t>
            </w:r>
            <w:r>
              <w:rPr>
                <w:rFonts w:hint="eastAsia"/>
              </w:rPr>
              <w:t xml:space="preserve">= </w:t>
            </w:r>
            <w:r w:rsidRPr="00F22603">
              <w:rPr>
                <w:rFonts w:hint="eastAsia"/>
              </w:rPr>
              <w:t>D</w:t>
            </w:r>
            <w:r w:rsidRPr="00F22603">
              <w:rPr>
                <w:rFonts w:hint="eastAsia"/>
              </w:rPr>
              <w:t>：延后</w:t>
            </w:r>
          </w:p>
          <w:p w14:paraId="6ED10E82" w14:textId="77777777" w:rsidR="00B97356" w:rsidRDefault="00B97356" w:rsidP="00F36554">
            <w:r w:rsidRPr="00285223">
              <w:t>IS_APPLYNEWPRICE</w:t>
            </w:r>
            <w:r>
              <w:rPr>
                <w:rFonts w:hint="eastAsia"/>
              </w:rPr>
              <w:t>=0</w:t>
            </w:r>
          </w:p>
          <w:p w14:paraId="65267268" w14:textId="77777777" w:rsidR="00B97356" w:rsidRDefault="00B97356" w:rsidP="00F36554">
            <w:r w:rsidRPr="006D1F0C">
              <w:t>STATUS</w:t>
            </w:r>
            <w:r>
              <w:rPr>
                <w:rFonts w:hint="eastAsia"/>
              </w:rPr>
              <w:t>=0</w:t>
            </w:r>
          </w:p>
          <w:p w14:paraId="0EFFF040" w14:textId="77777777" w:rsidR="00B97356" w:rsidRDefault="00B97356" w:rsidP="00F36554">
            <w:r w:rsidRPr="00541F6E">
              <w:t>SUBMITUSER</w:t>
            </w:r>
            <w:r>
              <w:rPr>
                <w:rFonts w:hint="eastAsia"/>
              </w:rPr>
              <w:t>= NULL</w:t>
            </w:r>
          </w:p>
          <w:p w14:paraId="0BB09361" w14:textId="77777777" w:rsidR="00B97356" w:rsidRDefault="00B97356" w:rsidP="00F36554">
            <w:r w:rsidRPr="00541F6E">
              <w:t>SUBMIT_DATE</w:t>
            </w:r>
            <w:r>
              <w:rPr>
                <w:rFonts w:hint="eastAsia"/>
              </w:rPr>
              <w:t>= NULL</w:t>
            </w:r>
          </w:p>
          <w:p w14:paraId="1012B8B2" w14:textId="77777777" w:rsidR="00B97356" w:rsidRDefault="00B97356" w:rsidP="00F36554">
            <w:r w:rsidRPr="00926759">
              <w:rPr>
                <w:rFonts w:hint="eastAsia"/>
              </w:rPr>
              <w:t>APPROVER&lt;</w:t>
            </w:r>
            <w:r w:rsidRPr="00926759">
              <w:rPr>
                <w:rFonts w:hint="eastAsia"/>
              </w:rPr>
              <w:t>审批人</w:t>
            </w:r>
            <w:r w:rsidRPr="00926759">
              <w:rPr>
                <w:rFonts w:hint="eastAsia"/>
              </w:rPr>
              <w:t>&gt;</w:t>
            </w:r>
            <w:r>
              <w:rPr>
                <w:rFonts w:hint="eastAsia"/>
              </w:rPr>
              <w:t xml:space="preserve"> = NULL</w:t>
            </w:r>
          </w:p>
          <w:p w14:paraId="394450F1" w14:textId="77777777" w:rsidR="00B97356" w:rsidRDefault="00B97356" w:rsidP="00F36554">
            <w:r w:rsidRPr="0058316B">
              <w:rPr>
                <w:rFonts w:hint="eastAsia"/>
              </w:rPr>
              <w:t>APPROVED_DATE&lt;</w:t>
            </w:r>
            <w:r w:rsidRPr="0058316B">
              <w:rPr>
                <w:rFonts w:hint="eastAsia"/>
              </w:rPr>
              <w:t>审批时间</w:t>
            </w:r>
            <w:r w:rsidRPr="0058316B">
              <w:rPr>
                <w:rFonts w:hint="eastAsia"/>
              </w:rPr>
              <w:t>&gt;</w:t>
            </w:r>
            <w:r>
              <w:rPr>
                <w:rFonts w:hint="eastAsia"/>
              </w:rPr>
              <w:t>= NULL</w:t>
            </w:r>
          </w:p>
          <w:p w14:paraId="0CE203F2" w14:textId="77777777" w:rsidR="00B97356" w:rsidRDefault="00B97356" w:rsidP="00F36554">
            <w:r w:rsidRPr="00B91B8A">
              <w:rPr>
                <w:rFonts w:hint="eastAsia"/>
              </w:rPr>
              <w:t>APPROVED_COMMENT&lt;</w:t>
            </w:r>
            <w:r w:rsidRPr="00B91B8A">
              <w:rPr>
                <w:rFonts w:hint="eastAsia"/>
              </w:rPr>
              <w:t>审批意见</w:t>
            </w:r>
            <w:r w:rsidRPr="00B91B8A">
              <w:rPr>
                <w:rFonts w:hint="eastAsia"/>
              </w:rPr>
              <w:t>&gt;</w:t>
            </w:r>
            <w:r>
              <w:rPr>
                <w:rFonts w:hint="eastAsia"/>
              </w:rPr>
              <w:t xml:space="preserve"> = NULL</w:t>
            </w:r>
          </w:p>
          <w:p w14:paraId="55BE1EF3" w14:textId="77777777" w:rsidR="00B97356" w:rsidRDefault="00B97356" w:rsidP="00F36554">
            <w:r>
              <w:rPr>
                <w:rFonts w:hint="eastAsia"/>
              </w:rPr>
              <w:t>时间戳</w:t>
            </w:r>
          </w:p>
          <w:p w14:paraId="79B6276A" w14:textId="77777777" w:rsidR="00B97356" w:rsidRDefault="00B97356" w:rsidP="00F36554"/>
          <w:p w14:paraId="5C13173A" w14:textId="77777777" w:rsidR="00B97356" w:rsidRDefault="00B97356" w:rsidP="00F36554">
            <w:r>
              <w:rPr>
                <w:rFonts w:hint="eastAsia"/>
              </w:rPr>
              <w:t>*</w:t>
            </w:r>
            <w:r>
              <w:t xml:space="preserve"> </w:t>
            </w:r>
            <w:r w:rsidRPr="00BC6BB6">
              <w:t>FUTURE_PRESALE_CHANGEDETAIL</w:t>
            </w:r>
            <w:r>
              <w:rPr>
                <w:rFonts w:hint="eastAsia"/>
              </w:rPr>
              <w:t>新增一条记录</w:t>
            </w:r>
          </w:p>
          <w:p w14:paraId="636EE083" w14:textId="77777777" w:rsidR="00B97356" w:rsidRDefault="00B97356" w:rsidP="00F36554">
            <w:r w:rsidRPr="00FD05A2">
              <w:t>FUTURE_PRESALE_CHANGEDETAIL_SEQ</w:t>
            </w:r>
            <w:r>
              <w:rPr>
                <w:rFonts w:hint="eastAsia"/>
              </w:rPr>
              <w:t>=</w:t>
            </w:r>
            <w:r>
              <w:rPr>
                <w:rFonts w:hint="eastAsia"/>
              </w:rPr>
              <w:t>数据库生成</w:t>
            </w:r>
          </w:p>
          <w:p w14:paraId="2FA7F6A1" w14:textId="77777777" w:rsidR="00B97356" w:rsidRDefault="00B97356" w:rsidP="00F36554">
            <w:r w:rsidRPr="00615788">
              <w:t>FUTURE_PRESALE_CHANGE_SEQ</w:t>
            </w:r>
            <w:r>
              <w:rPr>
                <w:rFonts w:hint="eastAsia"/>
              </w:rPr>
              <w:t>=</w:t>
            </w:r>
            <w:r>
              <w:rPr>
                <w:rFonts w:hint="eastAsia"/>
              </w:rPr>
              <w:t>改期主表</w:t>
            </w:r>
            <w:r>
              <w:rPr>
                <w:rFonts w:hint="eastAsia"/>
              </w:rPr>
              <w:t>SEQ</w:t>
            </w:r>
          </w:p>
          <w:p w14:paraId="59AD4DB0" w14:textId="77777777" w:rsidR="00B97356" w:rsidRDefault="00B97356" w:rsidP="00F36554">
            <w:r w:rsidRPr="007B7D65">
              <w:t>FUTURE_PRESALE_HEAD_SEQ</w:t>
            </w:r>
            <w:r>
              <w:rPr>
                <w:rFonts w:hint="eastAsia"/>
              </w:rPr>
              <w:t>=</w:t>
            </w:r>
            <w:r>
              <w:rPr>
                <w:rFonts w:hint="eastAsia"/>
              </w:rPr>
              <w:t>选中改期的远期预售订舱主表</w:t>
            </w:r>
            <w:r>
              <w:rPr>
                <w:rFonts w:hint="eastAsia"/>
              </w:rPr>
              <w:t>SEQ</w:t>
            </w:r>
          </w:p>
          <w:p w14:paraId="688A328D" w14:textId="77777777" w:rsidR="00B97356" w:rsidRDefault="00B97356" w:rsidP="00F36554">
            <w:r w:rsidRPr="00C16498">
              <w:t>FUTURE_PRESALE_DETAIL_SEQ</w:t>
            </w:r>
            <w:r>
              <w:rPr>
                <w:rFonts w:hint="eastAsia"/>
              </w:rPr>
              <w:t>=</w:t>
            </w:r>
            <w:r>
              <w:rPr>
                <w:rFonts w:hint="eastAsia"/>
              </w:rPr>
              <w:t>选中改期的远期预售订舱箱表</w:t>
            </w:r>
            <w:r>
              <w:rPr>
                <w:rFonts w:hint="eastAsia"/>
              </w:rPr>
              <w:t>SEQ</w:t>
            </w:r>
            <w:r>
              <w:rPr>
                <w:rFonts w:hint="eastAsia"/>
              </w:rPr>
              <w:t>（</w:t>
            </w:r>
            <w:r>
              <w:rPr>
                <w:rFonts w:hint="eastAsia"/>
              </w:rPr>
              <w:t>20GP</w:t>
            </w:r>
            <w:r>
              <w:rPr>
                <w:rFonts w:hint="eastAsia"/>
              </w:rPr>
              <w:t>）</w:t>
            </w:r>
          </w:p>
          <w:p w14:paraId="18C22E5B" w14:textId="77777777" w:rsidR="00B97356" w:rsidRDefault="00B97356" w:rsidP="00F36554">
            <w:r w:rsidRPr="004C70D3">
              <w:rPr>
                <w:rFonts w:hint="eastAsia"/>
              </w:rPr>
              <w:t>PRICE_TOTAL&lt;</w:t>
            </w:r>
            <w:r w:rsidRPr="004C70D3">
              <w:rPr>
                <w:rFonts w:hint="eastAsia"/>
              </w:rPr>
              <w:t>改期前成交价</w:t>
            </w:r>
            <w:r w:rsidRPr="004C70D3">
              <w:rPr>
                <w:rFonts w:hint="eastAsia"/>
              </w:rPr>
              <w:t>&gt;</w:t>
            </w:r>
            <w:r>
              <w:rPr>
                <w:rFonts w:hint="eastAsia"/>
              </w:rPr>
              <w:t>=100</w:t>
            </w:r>
          </w:p>
          <w:p w14:paraId="6C791872" w14:textId="77777777" w:rsidR="00B97356" w:rsidRDefault="00B97356" w:rsidP="00F36554">
            <w:r w:rsidRPr="0077496A">
              <w:rPr>
                <w:rFonts w:hint="eastAsia"/>
              </w:rPr>
              <w:t>NEW_PRICE_TOTAL&lt;</w:t>
            </w:r>
            <w:r w:rsidRPr="0077496A">
              <w:rPr>
                <w:rFonts w:hint="eastAsia"/>
              </w:rPr>
              <w:t>改期后成交价</w:t>
            </w:r>
            <w:r w:rsidRPr="0077496A">
              <w:rPr>
                <w:rFonts w:hint="eastAsia"/>
              </w:rPr>
              <w:t>&gt;</w:t>
            </w:r>
            <w:r>
              <w:rPr>
                <w:rFonts w:hint="eastAsia"/>
              </w:rPr>
              <w:t>=120</w:t>
            </w:r>
          </w:p>
          <w:p w14:paraId="7CABC0E0" w14:textId="77777777" w:rsidR="00B97356" w:rsidRDefault="00B97356" w:rsidP="00F36554">
            <w:r w:rsidRPr="0098509A">
              <w:rPr>
                <w:rFonts w:hint="eastAsia"/>
              </w:rPr>
              <w:t>FINAL_PRICE_TOTAL&lt;</w:t>
            </w:r>
            <w:r w:rsidRPr="0098509A">
              <w:rPr>
                <w:rFonts w:hint="eastAsia"/>
              </w:rPr>
              <w:t>最终成交价</w:t>
            </w:r>
            <w:r w:rsidRPr="0098509A">
              <w:rPr>
                <w:rFonts w:hint="eastAsia"/>
              </w:rPr>
              <w:t>&gt;</w:t>
            </w:r>
            <w:r>
              <w:rPr>
                <w:rFonts w:hint="eastAsia"/>
              </w:rPr>
              <w:t>=0</w:t>
            </w:r>
          </w:p>
          <w:p w14:paraId="64134E21" w14:textId="77777777" w:rsidR="00B97356" w:rsidRDefault="00B97356" w:rsidP="00F36554">
            <w:r w:rsidRPr="00213BFF">
              <w:t>FP_CONTADETAIL_SEQ</w:t>
            </w:r>
            <w:r>
              <w:rPr>
                <w:rFonts w:hint="eastAsia"/>
              </w:rPr>
              <w:t>=</w:t>
            </w:r>
            <w:r>
              <w:rPr>
                <w:rFonts w:hint="eastAsia"/>
              </w:rPr>
              <w:t>对应改期前远期运价箱表</w:t>
            </w:r>
            <w:r>
              <w:rPr>
                <w:rFonts w:hint="eastAsia"/>
              </w:rPr>
              <w:t>20GP</w:t>
            </w:r>
            <w:r>
              <w:rPr>
                <w:rFonts w:hint="eastAsia"/>
              </w:rPr>
              <w:t>的</w:t>
            </w:r>
            <w:r>
              <w:rPr>
                <w:rFonts w:hint="eastAsia"/>
              </w:rPr>
              <w:t>SEQ</w:t>
            </w:r>
          </w:p>
          <w:p w14:paraId="53A93276" w14:textId="77777777" w:rsidR="00B97356" w:rsidRDefault="00B97356" w:rsidP="00F36554">
            <w:r w:rsidRPr="009A0792">
              <w:t>NEW_FP_CONTADETAIL_SEQ</w:t>
            </w:r>
            <w:r>
              <w:rPr>
                <w:rFonts w:hint="eastAsia"/>
              </w:rPr>
              <w:t>=</w:t>
            </w:r>
            <w:r>
              <w:rPr>
                <w:rFonts w:hint="eastAsia"/>
              </w:rPr>
              <w:t>改期后远期运价箱表</w:t>
            </w:r>
            <w:r>
              <w:rPr>
                <w:rFonts w:hint="eastAsia"/>
              </w:rPr>
              <w:t>20GP</w:t>
            </w:r>
            <w:r>
              <w:rPr>
                <w:rFonts w:hint="eastAsia"/>
              </w:rPr>
              <w:t>的</w:t>
            </w:r>
            <w:r>
              <w:rPr>
                <w:rFonts w:hint="eastAsia"/>
              </w:rPr>
              <w:t>SEQ</w:t>
            </w:r>
          </w:p>
          <w:p w14:paraId="1D01B6FB" w14:textId="77777777" w:rsidR="00B97356" w:rsidRDefault="00B97356" w:rsidP="00F36554">
            <w:r w:rsidRPr="002272A8">
              <w:t>FINAL_FP_CONTADETAIL_SEQ</w:t>
            </w:r>
            <w:r>
              <w:rPr>
                <w:rFonts w:hint="eastAsia"/>
              </w:rPr>
              <w:t>=0</w:t>
            </w:r>
          </w:p>
          <w:p w14:paraId="65D5740D" w14:textId="77777777" w:rsidR="00B97356" w:rsidRDefault="00B97356" w:rsidP="00F36554">
            <w:r>
              <w:rPr>
                <w:rFonts w:hint="eastAsia"/>
              </w:rPr>
              <w:t>时间戳</w:t>
            </w:r>
          </w:p>
          <w:p w14:paraId="48D211C1" w14:textId="77777777" w:rsidR="00B97356" w:rsidRDefault="00B97356" w:rsidP="00F36554"/>
          <w:p w14:paraId="3DFFFCB2" w14:textId="77777777" w:rsidR="00B97356" w:rsidRDefault="00B97356" w:rsidP="00F36554">
            <w:r>
              <w:rPr>
                <w:rFonts w:hint="eastAsia"/>
              </w:rPr>
              <w:t xml:space="preserve">* </w:t>
            </w:r>
            <w:r w:rsidRPr="00267EE4">
              <w:rPr>
                <w:rFonts w:hint="eastAsia"/>
              </w:rPr>
              <w:t>FUTURE_PRESALE_CHANGELOG&lt;</w:t>
            </w:r>
            <w:r w:rsidRPr="00267EE4">
              <w:rPr>
                <w:rFonts w:hint="eastAsia"/>
              </w:rPr>
              <w:t>改期申请操作日志</w:t>
            </w:r>
            <w:r w:rsidRPr="00267EE4">
              <w:rPr>
                <w:rFonts w:hint="eastAsia"/>
              </w:rPr>
              <w:t>&gt;</w:t>
            </w:r>
            <w:r>
              <w:rPr>
                <w:rFonts w:hint="eastAsia"/>
              </w:rPr>
              <w:t>新增一条记录</w:t>
            </w:r>
          </w:p>
          <w:p w14:paraId="208DFB81" w14:textId="77777777" w:rsidR="00B97356" w:rsidRDefault="00B97356" w:rsidP="00F36554">
            <w:r w:rsidRPr="00DE5D92">
              <w:t>FUTURE_PRESALE_CHANGELOG_SEQ</w:t>
            </w:r>
            <w:r>
              <w:rPr>
                <w:rFonts w:hint="eastAsia"/>
              </w:rPr>
              <w:t>=</w:t>
            </w:r>
            <w:r>
              <w:rPr>
                <w:rFonts w:hint="eastAsia"/>
              </w:rPr>
              <w:t>数据库生成</w:t>
            </w:r>
          </w:p>
          <w:p w14:paraId="01F6383E" w14:textId="77777777" w:rsidR="00B97356" w:rsidRDefault="00B97356" w:rsidP="00F36554">
            <w:r w:rsidRPr="001332C3">
              <w:t>FUTURE_PRESALE_CHANGE_SEQ</w:t>
            </w:r>
            <w:r>
              <w:rPr>
                <w:rFonts w:hint="eastAsia"/>
              </w:rPr>
              <w:t>=</w:t>
            </w:r>
            <w:r w:rsidRPr="00987BB6">
              <w:t xml:space="preserve"> FUTURE_PRESALE_CHANGE</w:t>
            </w:r>
            <w:r>
              <w:rPr>
                <w:rFonts w:hint="eastAsia"/>
              </w:rPr>
              <w:t>表</w:t>
            </w:r>
            <w:r>
              <w:rPr>
                <w:rFonts w:hint="eastAsia"/>
              </w:rPr>
              <w:t>SEQ</w:t>
            </w:r>
          </w:p>
          <w:p w14:paraId="5DD854B9" w14:textId="77777777" w:rsidR="00B97356" w:rsidRDefault="00B97356" w:rsidP="00F36554">
            <w:r w:rsidRPr="00CB2A59">
              <w:t>OPRT_USER</w:t>
            </w:r>
            <w:r>
              <w:rPr>
                <w:rFonts w:hint="eastAsia"/>
              </w:rPr>
              <w:t>=</w:t>
            </w:r>
            <w:r>
              <w:rPr>
                <w:rFonts w:hint="eastAsia"/>
              </w:rPr>
              <w:t>当前用户</w:t>
            </w:r>
          </w:p>
          <w:p w14:paraId="4F3731DF" w14:textId="77777777" w:rsidR="00B97356" w:rsidRDefault="00B97356" w:rsidP="00F36554">
            <w:r w:rsidRPr="001F44DE">
              <w:t>OPRT_DATE</w:t>
            </w:r>
            <w:r>
              <w:rPr>
                <w:rFonts w:hint="eastAsia"/>
              </w:rPr>
              <w:t>=</w:t>
            </w:r>
            <w:r>
              <w:rPr>
                <w:rFonts w:hint="eastAsia"/>
              </w:rPr>
              <w:t>当前时间</w:t>
            </w:r>
          </w:p>
          <w:p w14:paraId="138121BD" w14:textId="77777777" w:rsidR="00B97356" w:rsidRDefault="00B97356" w:rsidP="00F36554">
            <w:r w:rsidRPr="00C8419B">
              <w:t>OPRT_ACTION</w:t>
            </w:r>
            <w:r>
              <w:rPr>
                <w:rFonts w:hint="eastAsia"/>
              </w:rPr>
              <w:t>=</w:t>
            </w:r>
            <w:r w:rsidRPr="00D5739B">
              <w:rPr>
                <w:rFonts w:hint="eastAsia"/>
              </w:rPr>
              <w:t>D:</w:t>
            </w:r>
            <w:r w:rsidRPr="00D5739B">
              <w:rPr>
                <w:rFonts w:hint="eastAsia"/>
              </w:rPr>
              <w:t>保存为草稿</w:t>
            </w:r>
          </w:p>
          <w:p w14:paraId="5BF80E73" w14:textId="77777777" w:rsidR="00B97356" w:rsidRDefault="00B97356" w:rsidP="00F36554">
            <w:r w:rsidRPr="000912FA">
              <w:lastRenderedPageBreak/>
              <w:t>OPRT_REMARK</w:t>
            </w:r>
            <w:r>
              <w:rPr>
                <w:rFonts w:hint="eastAsia"/>
              </w:rPr>
              <w:t>=NULL</w:t>
            </w:r>
          </w:p>
          <w:p w14:paraId="564F33DC" w14:textId="77777777" w:rsidR="00B97356" w:rsidRDefault="00B97356" w:rsidP="00F36554">
            <w:r w:rsidRPr="000E5C42">
              <w:t>OPRT_ROLE</w:t>
            </w:r>
            <w:r>
              <w:rPr>
                <w:rFonts w:hint="eastAsia"/>
              </w:rPr>
              <w:t>=S</w:t>
            </w:r>
          </w:p>
          <w:p w14:paraId="37854FD8" w14:textId="77777777" w:rsidR="00B97356" w:rsidRDefault="00B97356" w:rsidP="00F36554">
            <w:r w:rsidRPr="00B23E75">
              <w:t>STATUS</w:t>
            </w:r>
            <w:r>
              <w:rPr>
                <w:rFonts w:hint="eastAsia"/>
              </w:rPr>
              <w:t>=10</w:t>
            </w:r>
          </w:p>
          <w:p w14:paraId="1054F1E8" w14:textId="77777777" w:rsidR="00B97356" w:rsidRPr="00C16498" w:rsidRDefault="00B97356" w:rsidP="00F36554">
            <w:r>
              <w:rPr>
                <w:rFonts w:hint="eastAsia"/>
              </w:rPr>
              <w:t>时间戳</w:t>
            </w:r>
          </w:p>
        </w:tc>
      </w:tr>
      <w:tr w:rsidR="00B97356" w14:paraId="6B827B57" w14:textId="77777777" w:rsidTr="00F36554">
        <w:tc>
          <w:tcPr>
            <w:tcW w:w="1384" w:type="dxa"/>
          </w:tcPr>
          <w:p w14:paraId="5D600747" w14:textId="77777777" w:rsidR="00B97356" w:rsidRDefault="00B97356" w:rsidP="00F36554">
            <w:r>
              <w:rPr>
                <w:rFonts w:hint="eastAsia"/>
              </w:rPr>
              <w:lastRenderedPageBreak/>
              <w:t>提交改期申请</w:t>
            </w:r>
          </w:p>
        </w:tc>
        <w:tc>
          <w:tcPr>
            <w:tcW w:w="2268" w:type="dxa"/>
          </w:tcPr>
          <w:p w14:paraId="48041DFD" w14:textId="77777777" w:rsidR="00B97356" w:rsidRDefault="00B97356" w:rsidP="00F36554">
            <w:r>
              <w:rPr>
                <w:rFonts w:hint="eastAsia"/>
              </w:rPr>
              <w:t>列表页面》查询》</w:t>
            </w:r>
          </w:p>
          <w:p w14:paraId="60FF3BAA" w14:textId="77777777" w:rsidR="00B97356" w:rsidRDefault="00B97356" w:rsidP="00F36554">
            <w:r>
              <w:rPr>
                <w:rFonts w:hint="eastAsia"/>
              </w:rPr>
              <w:t>选中上述草稿记录》提交</w:t>
            </w:r>
          </w:p>
        </w:tc>
        <w:tc>
          <w:tcPr>
            <w:tcW w:w="4536" w:type="dxa"/>
          </w:tcPr>
          <w:p w14:paraId="3AA0D0E9" w14:textId="77777777" w:rsidR="00B97356" w:rsidRDefault="00B97356" w:rsidP="00F36554">
            <w:r>
              <w:rPr>
                <w:rFonts w:hint="eastAsia"/>
              </w:rPr>
              <w:t>*</w:t>
            </w:r>
            <w:r>
              <w:rPr>
                <w:rFonts w:hint="eastAsia"/>
              </w:rPr>
              <w:t>更新</w:t>
            </w:r>
            <w:r w:rsidRPr="00987BB6">
              <w:t>FUTURE_PRESALE_CHANGE</w:t>
            </w:r>
          </w:p>
          <w:p w14:paraId="467B408D" w14:textId="77777777" w:rsidR="00B97356" w:rsidRDefault="00B97356" w:rsidP="00F36554">
            <w:r>
              <w:rPr>
                <w:rFonts w:hint="eastAsia"/>
              </w:rPr>
              <w:t>STATUS=10</w:t>
            </w:r>
          </w:p>
          <w:p w14:paraId="01684D20" w14:textId="77777777" w:rsidR="00B97356" w:rsidRDefault="00B97356" w:rsidP="00F36554">
            <w:r w:rsidRPr="00541F6E">
              <w:t>SUBMITUSER</w:t>
            </w:r>
            <w:r>
              <w:rPr>
                <w:rFonts w:hint="eastAsia"/>
              </w:rPr>
              <w:t xml:space="preserve">= </w:t>
            </w:r>
            <w:r>
              <w:rPr>
                <w:rFonts w:hint="eastAsia"/>
              </w:rPr>
              <w:t>当前用户</w:t>
            </w:r>
          </w:p>
          <w:p w14:paraId="19636752" w14:textId="77777777" w:rsidR="00B97356" w:rsidRDefault="00B97356" w:rsidP="00F36554">
            <w:r w:rsidRPr="00541F6E">
              <w:t>SUBMIT_DATE</w:t>
            </w:r>
            <w:r>
              <w:rPr>
                <w:rFonts w:hint="eastAsia"/>
              </w:rPr>
              <w:t xml:space="preserve">=  </w:t>
            </w:r>
            <w:r>
              <w:rPr>
                <w:rFonts w:hint="eastAsia"/>
              </w:rPr>
              <w:t>当前时间</w:t>
            </w:r>
          </w:p>
          <w:p w14:paraId="157F6C17" w14:textId="77777777" w:rsidR="00B97356" w:rsidRDefault="00B97356" w:rsidP="00F36554">
            <w:r w:rsidRPr="00926759">
              <w:rPr>
                <w:rFonts w:hint="eastAsia"/>
              </w:rPr>
              <w:t>APPROVER&lt;</w:t>
            </w:r>
            <w:r w:rsidRPr="00926759">
              <w:rPr>
                <w:rFonts w:hint="eastAsia"/>
              </w:rPr>
              <w:t>审批人</w:t>
            </w:r>
            <w:r w:rsidRPr="00926759">
              <w:rPr>
                <w:rFonts w:hint="eastAsia"/>
              </w:rPr>
              <w:t>&gt;</w:t>
            </w:r>
            <w:r>
              <w:rPr>
                <w:rFonts w:hint="eastAsia"/>
              </w:rPr>
              <w:t xml:space="preserve"> = NULL</w:t>
            </w:r>
          </w:p>
          <w:p w14:paraId="54626F48" w14:textId="77777777" w:rsidR="00B97356" w:rsidRDefault="00B97356" w:rsidP="00F36554">
            <w:r w:rsidRPr="0058316B">
              <w:rPr>
                <w:rFonts w:hint="eastAsia"/>
              </w:rPr>
              <w:t>APPROVED_DATE&lt;</w:t>
            </w:r>
            <w:r w:rsidRPr="0058316B">
              <w:rPr>
                <w:rFonts w:hint="eastAsia"/>
              </w:rPr>
              <w:t>审批时间</w:t>
            </w:r>
            <w:r w:rsidRPr="0058316B">
              <w:rPr>
                <w:rFonts w:hint="eastAsia"/>
              </w:rPr>
              <w:t>&gt;</w:t>
            </w:r>
            <w:r>
              <w:rPr>
                <w:rFonts w:hint="eastAsia"/>
              </w:rPr>
              <w:t>= NULL</w:t>
            </w:r>
          </w:p>
          <w:p w14:paraId="5F53F2D6" w14:textId="77777777" w:rsidR="00B97356" w:rsidRDefault="00B97356" w:rsidP="00F36554">
            <w:r w:rsidRPr="00B91B8A">
              <w:rPr>
                <w:rFonts w:hint="eastAsia"/>
              </w:rPr>
              <w:t>APPROVED_COMMENT&lt;</w:t>
            </w:r>
            <w:r w:rsidRPr="00B91B8A">
              <w:rPr>
                <w:rFonts w:hint="eastAsia"/>
              </w:rPr>
              <w:t>审批意见</w:t>
            </w:r>
            <w:r w:rsidRPr="00B91B8A">
              <w:rPr>
                <w:rFonts w:hint="eastAsia"/>
              </w:rPr>
              <w:t>&gt;</w:t>
            </w:r>
            <w:r>
              <w:rPr>
                <w:rFonts w:hint="eastAsia"/>
              </w:rPr>
              <w:t xml:space="preserve"> = NULL</w:t>
            </w:r>
          </w:p>
          <w:p w14:paraId="3297DD73" w14:textId="77777777" w:rsidR="00B97356" w:rsidRDefault="00B97356" w:rsidP="00F36554">
            <w:r>
              <w:rPr>
                <w:rFonts w:hint="eastAsia"/>
              </w:rPr>
              <w:t>时间戳</w:t>
            </w:r>
          </w:p>
          <w:p w14:paraId="0717593A" w14:textId="77777777" w:rsidR="00B97356" w:rsidRDefault="00B97356" w:rsidP="00F36554"/>
          <w:p w14:paraId="25C6AE62" w14:textId="77777777" w:rsidR="00B97356" w:rsidRDefault="00B97356" w:rsidP="00F36554">
            <w:r>
              <w:rPr>
                <w:rFonts w:hint="eastAsia"/>
              </w:rPr>
              <w:t xml:space="preserve">* </w:t>
            </w:r>
            <w:r w:rsidRPr="00267EE4">
              <w:rPr>
                <w:rFonts w:hint="eastAsia"/>
              </w:rPr>
              <w:t>FUTURE_PRESALE_CHANGELOG&lt;</w:t>
            </w:r>
            <w:r w:rsidRPr="00267EE4">
              <w:rPr>
                <w:rFonts w:hint="eastAsia"/>
              </w:rPr>
              <w:t>改期申请操作日志</w:t>
            </w:r>
            <w:r w:rsidRPr="00267EE4">
              <w:rPr>
                <w:rFonts w:hint="eastAsia"/>
              </w:rPr>
              <w:t>&gt;</w:t>
            </w:r>
            <w:r>
              <w:rPr>
                <w:rFonts w:hint="eastAsia"/>
              </w:rPr>
              <w:t>新增一条记录</w:t>
            </w:r>
          </w:p>
          <w:p w14:paraId="521CB4CD" w14:textId="77777777" w:rsidR="00B97356" w:rsidRDefault="00B97356" w:rsidP="00F36554">
            <w:r w:rsidRPr="00DE5D92">
              <w:t>FUTURE_PRESALE_CHANGELOG_SEQ</w:t>
            </w:r>
            <w:r>
              <w:rPr>
                <w:rFonts w:hint="eastAsia"/>
              </w:rPr>
              <w:t>=</w:t>
            </w:r>
            <w:r>
              <w:rPr>
                <w:rFonts w:hint="eastAsia"/>
              </w:rPr>
              <w:t>数据库生成</w:t>
            </w:r>
          </w:p>
          <w:p w14:paraId="3250F617" w14:textId="77777777" w:rsidR="00B97356" w:rsidRDefault="00B97356" w:rsidP="00F36554">
            <w:r w:rsidRPr="001332C3">
              <w:t>FUTURE_PRESALE_CHANGE_SEQ</w:t>
            </w:r>
            <w:r>
              <w:rPr>
                <w:rFonts w:hint="eastAsia"/>
              </w:rPr>
              <w:t>=</w:t>
            </w:r>
            <w:r w:rsidRPr="00987BB6">
              <w:t xml:space="preserve"> FUTURE_PRESALE_CHANGE</w:t>
            </w:r>
            <w:r>
              <w:rPr>
                <w:rFonts w:hint="eastAsia"/>
              </w:rPr>
              <w:t>表</w:t>
            </w:r>
            <w:r>
              <w:rPr>
                <w:rFonts w:hint="eastAsia"/>
              </w:rPr>
              <w:t>SEQ</w:t>
            </w:r>
          </w:p>
          <w:p w14:paraId="66FD8D1F" w14:textId="77777777" w:rsidR="00B97356" w:rsidRDefault="00B97356" w:rsidP="00F36554">
            <w:r w:rsidRPr="00CB2A59">
              <w:t>OPRT_USER</w:t>
            </w:r>
            <w:r>
              <w:rPr>
                <w:rFonts w:hint="eastAsia"/>
              </w:rPr>
              <w:t>=</w:t>
            </w:r>
            <w:r>
              <w:rPr>
                <w:rFonts w:hint="eastAsia"/>
              </w:rPr>
              <w:t>当前用户</w:t>
            </w:r>
          </w:p>
          <w:p w14:paraId="281BC404" w14:textId="77777777" w:rsidR="00B97356" w:rsidRDefault="00B97356" w:rsidP="00F36554">
            <w:r w:rsidRPr="001F44DE">
              <w:t>OPRT_DATE</w:t>
            </w:r>
            <w:r>
              <w:rPr>
                <w:rFonts w:hint="eastAsia"/>
              </w:rPr>
              <w:t>=</w:t>
            </w:r>
            <w:r>
              <w:rPr>
                <w:rFonts w:hint="eastAsia"/>
              </w:rPr>
              <w:t>当前时间</w:t>
            </w:r>
          </w:p>
          <w:p w14:paraId="4C3B9A8E" w14:textId="77777777" w:rsidR="00B97356" w:rsidRDefault="00B97356" w:rsidP="00F36554">
            <w:r w:rsidRPr="00C8419B">
              <w:t>OPRT_ACTION</w:t>
            </w:r>
            <w:r>
              <w:rPr>
                <w:rFonts w:hint="eastAsia"/>
              </w:rPr>
              <w:t>=</w:t>
            </w:r>
            <w:r w:rsidRPr="00D5739B">
              <w:rPr>
                <w:rFonts w:hint="eastAsia"/>
              </w:rPr>
              <w:t>S:</w:t>
            </w:r>
            <w:r w:rsidRPr="00D5739B">
              <w:rPr>
                <w:rFonts w:hint="eastAsia"/>
              </w:rPr>
              <w:t>提交待审批</w:t>
            </w:r>
          </w:p>
          <w:p w14:paraId="25A50FE8" w14:textId="77777777" w:rsidR="00B97356" w:rsidRDefault="00B97356" w:rsidP="00F36554">
            <w:r w:rsidRPr="000912FA">
              <w:t>OPRT_REMARK</w:t>
            </w:r>
            <w:r>
              <w:rPr>
                <w:rFonts w:hint="eastAsia"/>
              </w:rPr>
              <w:t>=NULL</w:t>
            </w:r>
          </w:p>
          <w:p w14:paraId="485FF459" w14:textId="77777777" w:rsidR="00B97356" w:rsidRDefault="00B97356" w:rsidP="00F36554">
            <w:r w:rsidRPr="000E5C42">
              <w:t>OPRT_ROLE</w:t>
            </w:r>
            <w:r>
              <w:rPr>
                <w:rFonts w:hint="eastAsia"/>
              </w:rPr>
              <w:t>=S</w:t>
            </w:r>
          </w:p>
          <w:p w14:paraId="242DD599" w14:textId="77777777" w:rsidR="00B97356" w:rsidRDefault="00B97356" w:rsidP="00F36554">
            <w:r w:rsidRPr="00B23E75">
              <w:t>STATUS</w:t>
            </w:r>
            <w:r>
              <w:rPr>
                <w:rFonts w:hint="eastAsia"/>
              </w:rPr>
              <w:t>=10</w:t>
            </w:r>
          </w:p>
          <w:p w14:paraId="0D680B34" w14:textId="77777777" w:rsidR="00B97356" w:rsidRPr="00E81F41" w:rsidRDefault="00B97356" w:rsidP="00F36554">
            <w:r>
              <w:rPr>
                <w:rFonts w:hint="eastAsia"/>
              </w:rPr>
              <w:t>时间戳</w:t>
            </w:r>
          </w:p>
        </w:tc>
      </w:tr>
      <w:tr w:rsidR="00B97356" w14:paraId="7A09A489" w14:textId="77777777" w:rsidTr="00F36554">
        <w:tc>
          <w:tcPr>
            <w:tcW w:w="1384" w:type="dxa"/>
          </w:tcPr>
          <w:p w14:paraId="07C2B451" w14:textId="77777777" w:rsidR="00B97356" w:rsidRDefault="00B97356" w:rsidP="00F36554">
            <w:r>
              <w:rPr>
                <w:rFonts w:hint="eastAsia"/>
              </w:rPr>
              <w:t>删除改期申请</w:t>
            </w:r>
          </w:p>
        </w:tc>
        <w:tc>
          <w:tcPr>
            <w:tcW w:w="2268" w:type="dxa"/>
          </w:tcPr>
          <w:p w14:paraId="538C36B4" w14:textId="77777777" w:rsidR="00B97356" w:rsidRDefault="00B97356" w:rsidP="00F36554">
            <w:r>
              <w:rPr>
                <w:rFonts w:hint="eastAsia"/>
              </w:rPr>
              <w:t>列表页面》查询》</w:t>
            </w:r>
          </w:p>
          <w:p w14:paraId="451B88D5" w14:textId="77777777" w:rsidR="00B97356" w:rsidRDefault="00B97356" w:rsidP="00F36554">
            <w:r>
              <w:rPr>
                <w:rFonts w:hint="eastAsia"/>
              </w:rPr>
              <w:t>选中记录》删除</w:t>
            </w:r>
          </w:p>
        </w:tc>
        <w:tc>
          <w:tcPr>
            <w:tcW w:w="4536" w:type="dxa"/>
          </w:tcPr>
          <w:p w14:paraId="4C5D2D5E" w14:textId="77777777" w:rsidR="00B97356" w:rsidRDefault="00B97356" w:rsidP="00F36554">
            <w:r>
              <w:rPr>
                <w:rFonts w:hint="eastAsia"/>
              </w:rPr>
              <w:t>*</w:t>
            </w:r>
            <w:r>
              <w:rPr>
                <w:rFonts w:hint="eastAsia"/>
              </w:rPr>
              <w:t>更新</w:t>
            </w:r>
            <w:r w:rsidRPr="00987BB6">
              <w:t>FUTURE_PRESALE_CHANGE</w:t>
            </w:r>
          </w:p>
          <w:p w14:paraId="2DA24EC2" w14:textId="77777777" w:rsidR="00B97356" w:rsidRDefault="00B97356" w:rsidP="00F36554">
            <w:r>
              <w:rPr>
                <w:rFonts w:hint="eastAsia"/>
              </w:rPr>
              <w:t xml:space="preserve"> STATUS=-20</w:t>
            </w:r>
          </w:p>
          <w:p w14:paraId="46B439A0" w14:textId="77777777" w:rsidR="00B97356" w:rsidRDefault="00B97356" w:rsidP="00F36554">
            <w:r>
              <w:rPr>
                <w:rFonts w:hint="eastAsia"/>
              </w:rPr>
              <w:t xml:space="preserve"> </w:t>
            </w:r>
            <w:r>
              <w:rPr>
                <w:rFonts w:hint="eastAsia"/>
              </w:rPr>
              <w:t>时间戳</w:t>
            </w:r>
          </w:p>
          <w:p w14:paraId="0B137E1A" w14:textId="77777777" w:rsidR="00B97356" w:rsidRDefault="00B97356" w:rsidP="00F36554"/>
          <w:p w14:paraId="05D97029" w14:textId="77777777" w:rsidR="00B97356" w:rsidRDefault="00B97356" w:rsidP="00F36554">
            <w:r>
              <w:rPr>
                <w:rFonts w:hint="eastAsia"/>
              </w:rPr>
              <w:t xml:space="preserve">* </w:t>
            </w:r>
            <w:r w:rsidRPr="00267EE4">
              <w:rPr>
                <w:rFonts w:hint="eastAsia"/>
              </w:rPr>
              <w:t>FUTURE_PRESALE_CHANGELOG&lt;</w:t>
            </w:r>
            <w:r w:rsidRPr="00267EE4">
              <w:rPr>
                <w:rFonts w:hint="eastAsia"/>
              </w:rPr>
              <w:t>改期申请操作日志</w:t>
            </w:r>
            <w:r w:rsidRPr="00267EE4">
              <w:rPr>
                <w:rFonts w:hint="eastAsia"/>
              </w:rPr>
              <w:t>&gt;</w:t>
            </w:r>
            <w:r>
              <w:rPr>
                <w:rFonts w:hint="eastAsia"/>
              </w:rPr>
              <w:t>新增一条记录</w:t>
            </w:r>
          </w:p>
          <w:p w14:paraId="01B077AA" w14:textId="77777777" w:rsidR="00B97356" w:rsidRDefault="00B97356" w:rsidP="00F36554">
            <w:r w:rsidRPr="00DE5D92">
              <w:t>FUTURE_PRESALE_CHANGELOG_SEQ</w:t>
            </w:r>
            <w:r>
              <w:rPr>
                <w:rFonts w:hint="eastAsia"/>
              </w:rPr>
              <w:t>=</w:t>
            </w:r>
            <w:r>
              <w:rPr>
                <w:rFonts w:hint="eastAsia"/>
              </w:rPr>
              <w:t>数据库生成</w:t>
            </w:r>
          </w:p>
          <w:p w14:paraId="69EB7305" w14:textId="77777777" w:rsidR="00B97356" w:rsidRDefault="00B97356" w:rsidP="00F36554">
            <w:r w:rsidRPr="001332C3">
              <w:t>FUTURE_PRESALE_CHANGE_SEQ</w:t>
            </w:r>
            <w:r>
              <w:rPr>
                <w:rFonts w:hint="eastAsia"/>
              </w:rPr>
              <w:t>=</w:t>
            </w:r>
            <w:r w:rsidRPr="00987BB6">
              <w:t xml:space="preserve"> FUTURE_PRESALE_CHANGE</w:t>
            </w:r>
            <w:r>
              <w:rPr>
                <w:rFonts w:hint="eastAsia"/>
              </w:rPr>
              <w:t>表</w:t>
            </w:r>
            <w:r>
              <w:rPr>
                <w:rFonts w:hint="eastAsia"/>
              </w:rPr>
              <w:t>SEQ</w:t>
            </w:r>
          </w:p>
          <w:p w14:paraId="08A884DA" w14:textId="77777777" w:rsidR="00B97356" w:rsidRDefault="00B97356" w:rsidP="00F36554">
            <w:r w:rsidRPr="00CB2A59">
              <w:t>OPRT_USER</w:t>
            </w:r>
            <w:r>
              <w:rPr>
                <w:rFonts w:hint="eastAsia"/>
              </w:rPr>
              <w:t>=</w:t>
            </w:r>
            <w:r>
              <w:rPr>
                <w:rFonts w:hint="eastAsia"/>
              </w:rPr>
              <w:t>当前用户</w:t>
            </w:r>
          </w:p>
          <w:p w14:paraId="43FD573E" w14:textId="77777777" w:rsidR="00B97356" w:rsidRDefault="00B97356" w:rsidP="00F36554">
            <w:r w:rsidRPr="001F44DE">
              <w:t>OPRT_DATE</w:t>
            </w:r>
            <w:r>
              <w:rPr>
                <w:rFonts w:hint="eastAsia"/>
              </w:rPr>
              <w:t>=</w:t>
            </w:r>
            <w:r>
              <w:rPr>
                <w:rFonts w:hint="eastAsia"/>
              </w:rPr>
              <w:t>当前时间</w:t>
            </w:r>
          </w:p>
          <w:p w14:paraId="6908BA44" w14:textId="77777777" w:rsidR="00B97356" w:rsidRDefault="00B97356" w:rsidP="00F36554">
            <w:r w:rsidRPr="00C8419B">
              <w:t>OPRT_ACTION</w:t>
            </w:r>
            <w:r>
              <w:rPr>
                <w:rFonts w:hint="eastAsia"/>
              </w:rPr>
              <w:t>=I</w:t>
            </w:r>
            <w:r>
              <w:rPr>
                <w:rFonts w:hint="eastAsia"/>
              </w:rPr>
              <w:t>：删除</w:t>
            </w:r>
          </w:p>
          <w:p w14:paraId="0EDEAD41" w14:textId="77777777" w:rsidR="00B97356" w:rsidRDefault="00B97356" w:rsidP="00F36554">
            <w:r w:rsidRPr="000912FA">
              <w:t>OPRT_REMARK</w:t>
            </w:r>
            <w:r>
              <w:rPr>
                <w:rFonts w:hint="eastAsia"/>
              </w:rPr>
              <w:t>=NULL</w:t>
            </w:r>
          </w:p>
          <w:p w14:paraId="0FA95555" w14:textId="77777777" w:rsidR="00B97356" w:rsidRDefault="00B97356" w:rsidP="00F36554">
            <w:r w:rsidRPr="000E5C42">
              <w:t>OPRT_ROLE</w:t>
            </w:r>
            <w:r>
              <w:rPr>
                <w:rFonts w:hint="eastAsia"/>
              </w:rPr>
              <w:t>=S</w:t>
            </w:r>
          </w:p>
          <w:p w14:paraId="6E3B52A0" w14:textId="77777777" w:rsidR="00B97356" w:rsidRDefault="00B97356" w:rsidP="00F36554">
            <w:r w:rsidRPr="00B23E75">
              <w:t>STATUS</w:t>
            </w:r>
            <w:r>
              <w:rPr>
                <w:rFonts w:hint="eastAsia"/>
              </w:rPr>
              <w:t>=10</w:t>
            </w:r>
          </w:p>
          <w:p w14:paraId="74DDBF87" w14:textId="77777777" w:rsidR="00B97356" w:rsidRDefault="00B97356" w:rsidP="00F36554">
            <w:r>
              <w:rPr>
                <w:rFonts w:hint="eastAsia"/>
              </w:rPr>
              <w:t>时间戳</w:t>
            </w:r>
          </w:p>
        </w:tc>
      </w:tr>
      <w:tr w:rsidR="00B97356" w14:paraId="630F4EAA" w14:textId="77777777" w:rsidTr="00F36554">
        <w:tc>
          <w:tcPr>
            <w:tcW w:w="1384" w:type="dxa"/>
          </w:tcPr>
          <w:p w14:paraId="5EFA1DC5" w14:textId="77777777" w:rsidR="00B97356" w:rsidRDefault="00B97356" w:rsidP="00F36554">
            <w:r>
              <w:rPr>
                <w:rFonts w:hint="eastAsia"/>
              </w:rPr>
              <w:t>回收（已提交的申请）</w:t>
            </w:r>
          </w:p>
        </w:tc>
        <w:tc>
          <w:tcPr>
            <w:tcW w:w="2268" w:type="dxa"/>
          </w:tcPr>
          <w:p w14:paraId="3C54EE1A" w14:textId="77777777" w:rsidR="00B97356" w:rsidRDefault="00B97356" w:rsidP="00F36554">
            <w:r>
              <w:rPr>
                <w:rFonts w:hint="eastAsia"/>
              </w:rPr>
              <w:t>列表页面》查询》</w:t>
            </w:r>
          </w:p>
          <w:p w14:paraId="213F25A0" w14:textId="77777777" w:rsidR="00B97356" w:rsidRDefault="00B97356" w:rsidP="00F36554">
            <w:r>
              <w:rPr>
                <w:rFonts w:hint="eastAsia"/>
              </w:rPr>
              <w:t>选中提交状态的记录》回收</w:t>
            </w:r>
          </w:p>
        </w:tc>
        <w:tc>
          <w:tcPr>
            <w:tcW w:w="4536" w:type="dxa"/>
          </w:tcPr>
          <w:p w14:paraId="0E933E39" w14:textId="77777777" w:rsidR="00B97356" w:rsidRDefault="00B97356" w:rsidP="00F36554">
            <w:r>
              <w:rPr>
                <w:rFonts w:hint="eastAsia"/>
              </w:rPr>
              <w:t>*</w:t>
            </w:r>
            <w:r>
              <w:rPr>
                <w:rFonts w:hint="eastAsia"/>
              </w:rPr>
              <w:t>更新</w:t>
            </w:r>
            <w:r w:rsidRPr="00987BB6">
              <w:t>FUTURE_PRESALE_CHANGE</w:t>
            </w:r>
          </w:p>
          <w:p w14:paraId="41C6D50B" w14:textId="77777777" w:rsidR="00B97356" w:rsidRDefault="00B97356" w:rsidP="00F36554">
            <w:r>
              <w:rPr>
                <w:rFonts w:hint="eastAsia"/>
              </w:rPr>
              <w:t xml:space="preserve"> STATUS=0</w:t>
            </w:r>
          </w:p>
          <w:p w14:paraId="03E7D3A7" w14:textId="77777777" w:rsidR="00B97356" w:rsidRDefault="00B97356" w:rsidP="00F36554">
            <w:r>
              <w:rPr>
                <w:rFonts w:hint="eastAsia"/>
              </w:rPr>
              <w:t xml:space="preserve"> </w:t>
            </w:r>
            <w:r>
              <w:rPr>
                <w:rFonts w:hint="eastAsia"/>
              </w:rPr>
              <w:t>时间戳</w:t>
            </w:r>
          </w:p>
          <w:p w14:paraId="6FAF5A2C" w14:textId="77777777" w:rsidR="00B97356" w:rsidRDefault="00B97356" w:rsidP="00F36554"/>
          <w:p w14:paraId="35234624" w14:textId="77777777" w:rsidR="00B97356" w:rsidRDefault="00B97356" w:rsidP="00F36554">
            <w:r>
              <w:rPr>
                <w:rFonts w:hint="eastAsia"/>
              </w:rPr>
              <w:t xml:space="preserve">* </w:t>
            </w:r>
            <w:r w:rsidRPr="00267EE4">
              <w:rPr>
                <w:rFonts w:hint="eastAsia"/>
              </w:rPr>
              <w:t>FUTURE_PRESALE_CHANGELOG&lt;</w:t>
            </w:r>
            <w:r w:rsidRPr="00267EE4">
              <w:rPr>
                <w:rFonts w:hint="eastAsia"/>
              </w:rPr>
              <w:t>改期申请操作日志</w:t>
            </w:r>
            <w:r w:rsidRPr="00267EE4">
              <w:rPr>
                <w:rFonts w:hint="eastAsia"/>
              </w:rPr>
              <w:t>&gt;</w:t>
            </w:r>
            <w:r>
              <w:rPr>
                <w:rFonts w:hint="eastAsia"/>
              </w:rPr>
              <w:t>新增一条记录</w:t>
            </w:r>
          </w:p>
          <w:p w14:paraId="2546AC2B" w14:textId="77777777" w:rsidR="00B97356" w:rsidRDefault="00B97356" w:rsidP="00F36554">
            <w:r w:rsidRPr="00DE5D92">
              <w:t>FUTURE_PRESALE_CHANGELOG_SEQ</w:t>
            </w:r>
            <w:r>
              <w:rPr>
                <w:rFonts w:hint="eastAsia"/>
              </w:rPr>
              <w:t>=</w:t>
            </w:r>
            <w:r>
              <w:rPr>
                <w:rFonts w:hint="eastAsia"/>
              </w:rPr>
              <w:t>数据库生成</w:t>
            </w:r>
          </w:p>
          <w:p w14:paraId="2347C657" w14:textId="77777777" w:rsidR="00B97356" w:rsidRDefault="00B97356" w:rsidP="00F36554">
            <w:r w:rsidRPr="001332C3">
              <w:t>FUTURE_PRESALE_CHANGE_SEQ</w:t>
            </w:r>
            <w:r>
              <w:rPr>
                <w:rFonts w:hint="eastAsia"/>
              </w:rPr>
              <w:t>=</w:t>
            </w:r>
            <w:r w:rsidRPr="00987BB6">
              <w:t xml:space="preserve"> FUTURE_PRESALE_CHANGE</w:t>
            </w:r>
            <w:r>
              <w:rPr>
                <w:rFonts w:hint="eastAsia"/>
              </w:rPr>
              <w:t>表</w:t>
            </w:r>
            <w:r>
              <w:rPr>
                <w:rFonts w:hint="eastAsia"/>
              </w:rPr>
              <w:t>SEQ</w:t>
            </w:r>
          </w:p>
          <w:p w14:paraId="1390AD7B" w14:textId="77777777" w:rsidR="00B97356" w:rsidRDefault="00B97356" w:rsidP="00F36554">
            <w:r w:rsidRPr="00CB2A59">
              <w:t>OPRT_USER</w:t>
            </w:r>
            <w:r>
              <w:rPr>
                <w:rFonts w:hint="eastAsia"/>
              </w:rPr>
              <w:t>=</w:t>
            </w:r>
            <w:r>
              <w:rPr>
                <w:rFonts w:hint="eastAsia"/>
              </w:rPr>
              <w:t>当前用户</w:t>
            </w:r>
          </w:p>
          <w:p w14:paraId="305C122A" w14:textId="77777777" w:rsidR="00B97356" w:rsidRDefault="00B97356" w:rsidP="00F36554">
            <w:r w:rsidRPr="001F44DE">
              <w:t>OPRT_DATE</w:t>
            </w:r>
            <w:r>
              <w:rPr>
                <w:rFonts w:hint="eastAsia"/>
              </w:rPr>
              <w:t>=</w:t>
            </w:r>
            <w:r>
              <w:rPr>
                <w:rFonts w:hint="eastAsia"/>
              </w:rPr>
              <w:t>当前时间</w:t>
            </w:r>
          </w:p>
          <w:p w14:paraId="57319DDD" w14:textId="77777777" w:rsidR="00B97356" w:rsidRDefault="00B97356" w:rsidP="00F36554">
            <w:r w:rsidRPr="00C8419B">
              <w:t>OPRT_ACTION</w:t>
            </w:r>
            <w:r>
              <w:rPr>
                <w:rFonts w:hint="eastAsia"/>
              </w:rPr>
              <w:t>=</w:t>
            </w:r>
            <w:r w:rsidRPr="00D5739B">
              <w:rPr>
                <w:rFonts w:hint="eastAsia"/>
              </w:rPr>
              <w:t>C:</w:t>
            </w:r>
            <w:r w:rsidRPr="00D5739B">
              <w:rPr>
                <w:rFonts w:hint="eastAsia"/>
              </w:rPr>
              <w:t>撤回提交的申请</w:t>
            </w:r>
          </w:p>
          <w:p w14:paraId="25820180" w14:textId="77777777" w:rsidR="00B97356" w:rsidRDefault="00B97356" w:rsidP="00F36554">
            <w:r w:rsidRPr="000912FA">
              <w:t>OPRT_REMARK</w:t>
            </w:r>
            <w:r>
              <w:rPr>
                <w:rFonts w:hint="eastAsia"/>
              </w:rPr>
              <w:t>=NULL</w:t>
            </w:r>
          </w:p>
          <w:p w14:paraId="078059A7" w14:textId="77777777" w:rsidR="00B97356" w:rsidRDefault="00B97356" w:rsidP="00F36554">
            <w:r w:rsidRPr="000E5C42">
              <w:t>OPRT_ROLE</w:t>
            </w:r>
            <w:r>
              <w:rPr>
                <w:rFonts w:hint="eastAsia"/>
              </w:rPr>
              <w:t>=S</w:t>
            </w:r>
          </w:p>
          <w:p w14:paraId="61FC2073" w14:textId="77777777" w:rsidR="00B97356" w:rsidRDefault="00B97356" w:rsidP="00F36554">
            <w:r w:rsidRPr="00B23E75">
              <w:t>STATUS</w:t>
            </w:r>
            <w:r>
              <w:rPr>
                <w:rFonts w:hint="eastAsia"/>
              </w:rPr>
              <w:t>=10</w:t>
            </w:r>
          </w:p>
          <w:p w14:paraId="2075D23E" w14:textId="77777777" w:rsidR="00B97356" w:rsidRPr="0090234F" w:rsidRDefault="00B97356" w:rsidP="00F36554">
            <w:r>
              <w:rPr>
                <w:rFonts w:hint="eastAsia"/>
              </w:rPr>
              <w:t>时间戳</w:t>
            </w:r>
          </w:p>
        </w:tc>
      </w:tr>
    </w:tbl>
    <w:p w14:paraId="5D49CE29" w14:textId="77777777" w:rsidR="00B97356" w:rsidRDefault="00B97356" w:rsidP="00B97356">
      <w:pPr>
        <w:pStyle w:val="2"/>
        <w:ind w:right="180"/>
      </w:pPr>
      <w:r>
        <w:rPr>
          <w:rFonts w:hint="eastAsia"/>
        </w:rPr>
        <w:lastRenderedPageBreak/>
        <w:t>远期订舱改期审批</w:t>
      </w:r>
    </w:p>
    <w:p w14:paraId="7376E524" w14:textId="77777777" w:rsidR="00B97356" w:rsidRDefault="00B97356" w:rsidP="00B97356">
      <w:pPr>
        <w:numPr>
          <w:ilvl w:val="0"/>
          <w:numId w:val="178"/>
        </w:numPr>
        <w:rPr>
          <w:lang w:val="x-none"/>
        </w:rPr>
      </w:pPr>
      <w:r>
        <w:rPr>
          <w:rFonts w:hint="eastAsia"/>
          <w:lang w:val="x-none"/>
        </w:rPr>
        <w:t>针对订舱人的远期订舱，进行审批、拒绝操作</w:t>
      </w:r>
    </w:p>
    <w:p w14:paraId="334185A6" w14:textId="77777777" w:rsidR="00B97356" w:rsidRDefault="00B97356" w:rsidP="00B97356">
      <w:pPr>
        <w:numPr>
          <w:ilvl w:val="0"/>
          <w:numId w:val="178"/>
        </w:numPr>
        <w:rPr>
          <w:lang w:val="x-none"/>
        </w:rPr>
      </w:pPr>
      <w:r>
        <w:rPr>
          <w:rFonts w:hint="eastAsia"/>
          <w:lang w:val="x-none"/>
        </w:rPr>
        <w:t>管理页面</w:t>
      </w:r>
    </w:p>
    <w:p w14:paraId="73B0F69C" w14:textId="77777777" w:rsidR="00B97356" w:rsidRDefault="00B97356" w:rsidP="00B97356">
      <w:pPr>
        <w:numPr>
          <w:ilvl w:val="0"/>
          <w:numId w:val="178"/>
        </w:numPr>
        <w:rPr>
          <w:lang w:val="x-none"/>
        </w:rPr>
      </w:pPr>
      <w:r>
        <w:rPr>
          <w:rFonts w:hint="eastAsia"/>
          <w:lang w:val="x-none"/>
        </w:rPr>
        <w:t>审批界面</w:t>
      </w:r>
    </w:p>
    <w:p w14:paraId="66F1BF8C" w14:textId="77777777" w:rsidR="00B97356" w:rsidRDefault="00B97356" w:rsidP="00B97356">
      <w:pPr>
        <w:numPr>
          <w:ilvl w:val="0"/>
          <w:numId w:val="178"/>
        </w:numPr>
        <w:rPr>
          <w:lang w:val="x-none"/>
        </w:rPr>
      </w:pPr>
      <w:r>
        <w:rPr>
          <w:rFonts w:hint="eastAsia"/>
          <w:lang w:val="x-none"/>
        </w:rPr>
        <w:t>改期历史页面</w:t>
      </w:r>
    </w:p>
    <w:p w14:paraId="634E47E2" w14:textId="77777777" w:rsidR="00B97356" w:rsidRDefault="00B97356" w:rsidP="00B97356">
      <w:pPr>
        <w:numPr>
          <w:ilvl w:val="0"/>
          <w:numId w:val="178"/>
        </w:numPr>
      </w:pPr>
      <w:r>
        <w:rPr>
          <w:rFonts w:hint="eastAsia"/>
        </w:rPr>
        <w:t>详情页面（与订舱人的详细页面有区别）</w:t>
      </w:r>
    </w:p>
    <w:p w14:paraId="4D2883C4" w14:textId="77777777" w:rsidR="00B97356" w:rsidRDefault="00B97356" w:rsidP="00B97356">
      <w:pPr>
        <w:rPr>
          <w:lang w:val="x-none"/>
        </w:rPr>
      </w:pPr>
    </w:p>
    <w:p w14:paraId="2653C7CD" w14:textId="77777777" w:rsidR="00B97356" w:rsidRDefault="00B97356" w:rsidP="00B97356">
      <w:pPr>
        <w:pStyle w:val="3"/>
        <w:ind w:right="180"/>
      </w:pPr>
      <w:r>
        <w:rPr>
          <w:rFonts w:hint="eastAsia"/>
        </w:rPr>
        <w:t>功能描述</w:t>
      </w:r>
    </w:p>
    <w:p w14:paraId="7724D5E4" w14:textId="77777777" w:rsidR="00B97356" w:rsidRPr="009037BB" w:rsidRDefault="00B97356" w:rsidP="00B97356">
      <w:pPr>
        <w:rPr>
          <w:lang w:val="x-none"/>
        </w:rPr>
      </w:pPr>
      <w:r>
        <w:rPr>
          <w:rFonts w:hint="eastAsia"/>
        </w:rPr>
        <w:t>提供给船公司，对改期申请的审批操作。</w:t>
      </w:r>
    </w:p>
    <w:p w14:paraId="5B2E8489" w14:textId="77777777" w:rsidR="00B97356" w:rsidRDefault="00B97356" w:rsidP="00B97356">
      <w:pPr>
        <w:pStyle w:val="3"/>
        <w:ind w:right="180"/>
      </w:pPr>
      <w:r>
        <w:rPr>
          <w:rFonts w:hint="eastAsia"/>
        </w:rPr>
        <w:t>菜单</w:t>
      </w:r>
    </w:p>
    <w:p w14:paraId="229F6D96" w14:textId="77777777" w:rsidR="00B97356" w:rsidRPr="00017FC9" w:rsidRDefault="00B97356" w:rsidP="00B97356">
      <w:pPr>
        <w:rPr>
          <w:lang w:val="x-none"/>
        </w:rPr>
      </w:pPr>
      <w:r>
        <w:rPr>
          <w:rFonts w:hint="eastAsia"/>
          <w:lang w:val="x-none"/>
        </w:rPr>
        <w:t>船公司</w:t>
      </w:r>
      <w:r>
        <w:rPr>
          <w:rFonts w:hint="eastAsia"/>
          <w:lang w:val="x-none"/>
        </w:rPr>
        <w:t xml:space="preserve"> &gt;&gt; </w:t>
      </w:r>
      <w:r>
        <w:rPr>
          <w:rFonts w:hint="eastAsia"/>
          <w:lang w:val="x-none"/>
        </w:rPr>
        <w:t>远期订舱</w:t>
      </w:r>
      <w:r>
        <w:rPr>
          <w:rFonts w:hint="eastAsia"/>
          <w:lang w:val="x-none"/>
        </w:rPr>
        <w:t xml:space="preserve"> &gt;&gt; </w:t>
      </w:r>
      <w:r>
        <w:rPr>
          <w:rFonts w:hint="eastAsia"/>
          <w:lang w:val="x-none"/>
        </w:rPr>
        <w:t>远期订舱改期</w:t>
      </w:r>
    </w:p>
    <w:p w14:paraId="593BE9F5" w14:textId="77777777" w:rsidR="00B97356" w:rsidRDefault="00B97356" w:rsidP="00B97356">
      <w:pPr>
        <w:pStyle w:val="3"/>
        <w:ind w:right="180"/>
      </w:pPr>
      <w:r>
        <w:rPr>
          <w:rFonts w:hint="eastAsia"/>
        </w:rPr>
        <w:t>列表界面</w:t>
      </w:r>
    </w:p>
    <w:p w14:paraId="6A8B4D5E" w14:textId="77777777" w:rsidR="00B97356" w:rsidRDefault="00B97356" w:rsidP="00B97356">
      <w:pPr>
        <w:rPr>
          <w:noProof/>
        </w:rPr>
      </w:pPr>
      <w:r w:rsidRPr="001162F3">
        <w:rPr>
          <w:noProof/>
        </w:rPr>
        <w:drawing>
          <wp:inline distT="0" distB="0" distL="0" distR="0" wp14:anchorId="0D6807E8" wp14:editId="6B04018E">
            <wp:extent cx="5492115" cy="265049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92115" cy="265049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39986890" w14:textId="77777777" w:rsidTr="00F36554">
        <w:tc>
          <w:tcPr>
            <w:tcW w:w="2235" w:type="dxa"/>
            <w:shd w:val="clear" w:color="auto" w:fill="BFBFBF"/>
          </w:tcPr>
          <w:p w14:paraId="7D240887" w14:textId="77777777" w:rsidR="00B97356" w:rsidRDefault="00B97356" w:rsidP="00F36554">
            <w:r>
              <w:rPr>
                <w:rFonts w:hint="eastAsia"/>
              </w:rPr>
              <w:t>页面元素</w:t>
            </w:r>
          </w:p>
        </w:tc>
        <w:tc>
          <w:tcPr>
            <w:tcW w:w="6287" w:type="dxa"/>
            <w:shd w:val="clear" w:color="auto" w:fill="BFBFBF"/>
          </w:tcPr>
          <w:p w14:paraId="6A682D22" w14:textId="77777777" w:rsidR="00B97356" w:rsidRDefault="00B97356" w:rsidP="00F36554">
            <w:r>
              <w:rPr>
                <w:rFonts w:hint="eastAsia"/>
              </w:rPr>
              <w:t>元素说明</w:t>
            </w:r>
          </w:p>
        </w:tc>
      </w:tr>
      <w:tr w:rsidR="00B97356" w14:paraId="4322CB0B" w14:textId="77777777" w:rsidTr="00F36554">
        <w:tc>
          <w:tcPr>
            <w:tcW w:w="2235" w:type="dxa"/>
            <w:shd w:val="clear" w:color="auto" w:fill="BFBFBF"/>
          </w:tcPr>
          <w:p w14:paraId="26F035C7" w14:textId="77777777" w:rsidR="00B97356" w:rsidRDefault="00B97356" w:rsidP="00F36554">
            <w:r>
              <w:rPr>
                <w:rFonts w:hint="eastAsia"/>
              </w:rPr>
              <w:t>查询条件</w:t>
            </w:r>
          </w:p>
        </w:tc>
        <w:tc>
          <w:tcPr>
            <w:tcW w:w="6287" w:type="dxa"/>
            <w:shd w:val="clear" w:color="auto" w:fill="BFBFBF"/>
          </w:tcPr>
          <w:p w14:paraId="684BE87C" w14:textId="77777777" w:rsidR="00B97356" w:rsidRDefault="00B97356" w:rsidP="00F36554"/>
        </w:tc>
      </w:tr>
      <w:tr w:rsidR="00B97356" w14:paraId="078F26DD" w14:textId="77777777" w:rsidTr="00F36554">
        <w:tc>
          <w:tcPr>
            <w:tcW w:w="2235" w:type="dxa"/>
          </w:tcPr>
          <w:p w14:paraId="28D4315A" w14:textId="77777777" w:rsidR="00B97356" w:rsidRDefault="00B97356" w:rsidP="00F36554">
            <w:r>
              <w:rPr>
                <w:rFonts w:hint="eastAsia"/>
              </w:rPr>
              <w:t>装货港</w:t>
            </w:r>
          </w:p>
        </w:tc>
        <w:tc>
          <w:tcPr>
            <w:tcW w:w="6287" w:type="dxa"/>
          </w:tcPr>
          <w:p w14:paraId="6F7600B1" w14:textId="77777777" w:rsidR="00B97356" w:rsidRDefault="00B97356" w:rsidP="00F36554">
            <w:pPr>
              <w:rPr>
                <w:rFonts w:ascii="宋体" w:hAnsi="宋体"/>
                <w:color w:val="000000"/>
              </w:rPr>
            </w:pPr>
            <w:r>
              <w:rPr>
                <w:rFonts w:ascii="宋体" w:hAnsi="宋体" w:hint="eastAsia"/>
                <w:color w:val="000000"/>
              </w:rPr>
              <w:t>使用港口选择器选择，数据来源于公共港口代码</w:t>
            </w:r>
          </w:p>
          <w:p w14:paraId="1D056C95" w14:textId="77777777" w:rsidR="00B97356" w:rsidRDefault="00B97356" w:rsidP="00F36554">
            <w:pPr>
              <w:rPr>
                <w:rFonts w:ascii="宋体" w:hAnsi="宋体"/>
                <w:color w:val="000000"/>
              </w:rPr>
            </w:pPr>
            <w:r>
              <w:rPr>
                <w:rFonts w:ascii="宋体" w:hAnsi="宋体" w:hint="eastAsia"/>
                <w:color w:val="000000"/>
              </w:rPr>
              <w:t xml:space="preserve">调用 </w:t>
            </w:r>
            <w:r w:rsidRPr="00C14DB4">
              <w:rPr>
                <w:rFonts w:ascii="宋体" w:hAnsi="宋体" w:hint="eastAsia"/>
                <w:color w:val="000000"/>
                <w:u w:val="single"/>
              </w:rPr>
              <w:t>2.0A版带区域的港口选择器</w:t>
            </w:r>
          </w:p>
          <w:p w14:paraId="7423415B" w14:textId="77777777" w:rsidR="00B97356" w:rsidRDefault="00B97356" w:rsidP="00F36554">
            <w:r>
              <w:rPr>
                <w:rFonts w:ascii="宋体" w:hAnsi="宋体" w:hint="eastAsia"/>
                <w:color w:val="000000"/>
              </w:rPr>
              <w:lastRenderedPageBreak/>
              <w:t>支持单选</w:t>
            </w:r>
          </w:p>
        </w:tc>
      </w:tr>
      <w:tr w:rsidR="00B97356" w14:paraId="1A05884F" w14:textId="77777777" w:rsidTr="00F36554">
        <w:tc>
          <w:tcPr>
            <w:tcW w:w="2235" w:type="dxa"/>
          </w:tcPr>
          <w:p w14:paraId="19D2A7DB" w14:textId="77777777" w:rsidR="00B97356" w:rsidRDefault="00B97356" w:rsidP="00F36554">
            <w:r>
              <w:rPr>
                <w:rFonts w:hint="eastAsia"/>
              </w:rPr>
              <w:lastRenderedPageBreak/>
              <w:t>卸货港</w:t>
            </w:r>
          </w:p>
        </w:tc>
        <w:tc>
          <w:tcPr>
            <w:tcW w:w="6287" w:type="dxa"/>
          </w:tcPr>
          <w:p w14:paraId="417E3F8B" w14:textId="77777777" w:rsidR="00B97356" w:rsidRPr="00C14DB4" w:rsidRDefault="00B97356" w:rsidP="00F36554">
            <w:pPr>
              <w:rPr>
                <w:rFonts w:ascii="宋体" w:hAnsi="宋体"/>
                <w:color w:val="000000"/>
              </w:rPr>
            </w:pPr>
            <w:r>
              <w:rPr>
                <w:rFonts w:hint="eastAsia"/>
              </w:rPr>
              <w:t>支持选择器，</w:t>
            </w:r>
            <w:r>
              <w:rPr>
                <w:rFonts w:ascii="宋体" w:hAnsi="宋体" w:hint="eastAsia"/>
                <w:color w:val="000000"/>
              </w:rPr>
              <w:t xml:space="preserve">调用 </w:t>
            </w:r>
            <w:r w:rsidRPr="00C14DB4">
              <w:rPr>
                <w:rFonts w:ascii="宋体" w:hAnsi="宋体" w:hint="eastAsia"/>
                <w:color w:val="000000"/>
                <w:u w:val="single"/>
              </w:rPr>
              <w:t>2.0A版带区域的港口选择器</w:t>
            </w:r>
          </w:p>
          <w:p w14:paraId="2358A02C" w14:textId="77777777" w:rsidR="00B97356" w:rsidRDefault="00B97356" w:rsidP="00F36554">
            <w:r>
              <w:rPr>
                <w:rFonts w:ascii="宋体" w:hAnsi="宋体" w:hint="eastAsia"/>
                <w:color w:val="000000"/>
              </w:rPr>
              <w:t>支持单选</w:t>
            </w:r>
          </w:p>
        </w:tc>
      </w:tr>
      <w:tr w:rsidR="00B97356" w14:paraId="142D623D" w14:textId="77777777" w:rsidTr="00F36554">
        <w:tc>
          <w:tcPr>
            <w:tcW w:w="2235" w:type="dxa"/>
          </w:tcPr>
          <w:p w14:paraId="614B0DBF" w14:textId="77777777" w:rsidR="00B97356" w:rsidRDefault="00B97356" w:rsidP="00F36554">
            <w:r>
              <w:rPr>
                <w:rFonts w:hint="eastAsia"/>
              </w:rPr>
              <w:t>是否中转</w:t>
            </w:r>
          </w:p>
        </w:tc>
        <w:tc>
          <w:tcPr>
            <w:tcW w:w="6287" w:type="dxa"/>
          </w:tcPr>
          <w:p w14:paraId="175B4A6E" w14:textId="77777777" w:rsidR="00B97356" w:rsidRDefault="00B97356" w:rsidP="00F36554">
            <w:r>
              <w:rPr>
                <w:rFonts w:hint="eastAsia"/>
              </w:rPr>
              <w:t>下拉框，加载：</w:t>
            </w:r>
          </w:p>
          <w:p w14:paraId="244322F9" w14:textId="77777777" w:rsidR="00B97356" w:rsidRDefault="00B97356" w:rsidP="00F36554">
            <w:r>
              <w:rPr>
                <w:rFonts w:hint="eastAsia"/>
              </w:rPr>
              <w:t>NULL</w:t>
            </w:r>
            <w:r>
              <w:rPr>
                <w:rFonts w:hint="eastAsia"/>
              </w:rPr>
              <w:t>（默认）</w:t>
            </w:r>
          </w:p>
          <w:p w14:paraId="3EA16919" w14:textId="77777777" w:rsidR="00B97356" w:rsidRDefault="00B97356" w:rsidP="00F36554">
            <w:r>
              <w:rPr>
                <w:rFonts w:hint="eastAsia"/>
              </w:rPr>
              <w:t>直航</w:t>
            </w:r>
          </w:p>
          <w:p w14:paraId="5149B83A" w14:textId="77777777" w:rsidR="00B97356" w:rsidRDefault="00B97356" w:rsidP="00F36554">
            <w:r>
              <w:rPr>
                <w:rFonts w:hint="eastAsia"/>
              </w:rPr>
              <w:t>中转</w:t>
            </w:r>
          </w:p>
        </w:tc>
      </w:tr>
      <w:tr w:rsidR="00B97356" w14:paraId="3FF13F9C" w14:textId="77777777" w:rsidTr="00F36554">
        <w:tc>
          <w:tcPr>
            <w:tcW w:w="2235" w:type="dxa"/>
          </w:tcPr>
          <w:p w14:paraId="2C1E777B" w14:textId="77777777" w:rsidR="00B97356" w:rsidRDefault="00B97356" w:rsidP="00F36554">
            <w:r>
              <w:rPr>
                <w:rFonts w:hint="eastAsia"/>
              </w:rPr>
              <w:t>计划出运日期</w:t>
            </w:r>
          </w:p>
        </w:tc>
        <w:tc>
          <w:tcPr>
            <w:tcW w:w="6287" w:type="dxa"/>
          </w:tcPr>
          <w:p w14:paraId="27DA81CD" w14:textId="77777777" w:rsidR="00B97356" w:rsidRDefault="00B97356" w:rsidP="00F36554">
            <w:r>
              <w:rPr>
                <w:rFonts w:hint="eastAsia"/>
              </w:rPr>
              <w:t>日期控件，格式</w:t>
            </w:r>
            <w:r>
              <w:rPr>
                <w:rFonts w:hint="eastAsia"/>
              </w:rPr>
              <w:t>YYYY-MM-DD</w:t>
            </w:r>
          </w:p>
          <w:p w14:paraId="04B26054" w14:textId="77777777" w:rsidR="00B97356" w:rsidRDefault="00B97356" w:rsidP="00F36554">
            <w:r>
              <w:rPr>
                <w:rFonts w:hint="eastAsia"/>
              </w:rPr>
              <w:t>默认开始时间</w:t>
            </w:r>
            <w:r>
              <w:rPr>
                <w:rFonts w:hint="eastAsia"/>
              </w:rPr>
              <w:t xml:space="preserve"> = </w:t>
            </w:r>
            <w:r>
              <w:rPr>
                <w:rFonts w:hint="eastAsia"/>
              </w:rPr>
              <w:t>当前时间</w:t>
            </w:r>
          </w:p>
          <w:p w14:paraId="4A263B99" w14:textId="77777777" w:rsidR="00B97356" w:rsidRDefault="00B97356" w:rsidP="00F36554">
            <w:r>
              <w:rPr>
                <w:rFonts w:hint="eastAsia"/>
              </w:rPr>
              <w:t>默认结束时间</w:t>
            </w:r>
            <w:r>
              <w:rPr>
                <w:rFonts w:hint="eastAsia"/>
              </w:rPr>
              <w:t xml:space="preserve"> = </w:t>
            </w:r>
            <w:r>
              <w:rPr>
                <w:rFonts w:hint="eastAsia"/>
              </w:rPr>
              <w:t>当前时间</w:t>
            </w:r>
            <w:r>
              <w:rPr>
                <w:rFonts w:hint="eastAsia"/>
              </w:rPr>
              <w:t>+2</w:t>
            </w:r>
            <w:r>
              <w:rPr>
                <w:rFonts w:hint="eastAsia"/>
              </w:rPr>
              <w:t>周</w:t>
            </w:r>
          </w:p>
          <w:p w14:paraId="37C9488E" w14:textId="77777777" w:rsidR="00B97356" w:rsidRPr="004048AB" w:rsidRDefault="00B97356" w:rsidP="00F36554">
            <w:r w:rsidRPr="004048AB">
              <w:rPr>
                <w:rFonts w:hint="eastAsia"/>
              </w:rPr>
              <w:t>允许为</w:t>
            </w:r>
            <w:r w:rsidRPr="004048AB">
              <w:rPr>
                <w:rFonts w:hint="eastAsia"/>
              </w:rPr>
              <w:t>NULL</w:t>
            </w:r>
            <w:r>
              <w:rPr>
                <w:rFonts w:hint="eastAsia"/>
              </w:rPr>
              <w:t>，当用户设置为</w:t>
            </w:r>
            <w:r>
              <w:rPr>
                <w:rFonts w:hint="eastAsia"/>
              </w:rPr>
              <w:t>NULL</w:t>
            </w:r>
            <w:r>
              <w:rPr>
                <w:rFonts w:hint="eastAsia"/>
              </w:rPr>
              <w:t>时，开始时间取</w:t>
            </w:r>
            <w:r>
              <w:rPr>
                <w:rFonts w:hint="eastAsia"/>
              </w:rPr>
              <w:t>DateTime.MixValue</w:t>
            </w:r>
            <w:r>
              <w:rPr>
                <w:rFonts w:hint="eastAsia"/>
              </w:rPr>
              <w:t>，结束时间取</w:t>
            </w:r>
            <w:r>
              <w:rPr>
                <w:rFonts w:hint="eastAsia"/>
              </w:rPr>
              <w:t>DateTime.MaxValue</w:t>
            </w:r>
            <w:r>
              <w:rPr>
                <w:rFonts w:hint="eastAsia"/>
              </w:rPr>
              <w:t>，传递给查询接口</w:t>
            </w:r>
          </w:p>
        </w:tc>
      </w:tr>
      <w:tr w:rsidR="00B97356" w14:paraId="080AC82C" w14:textId="77777777" w:rsidTr="00F36554">
        <w:tc>
          <w:tcPr>
            <w:tcW w:w="2235" w:type="dxa"/>
          </w:tcPr>
          <w:p w14:paraId="25221D37" w14:textId="77777777" w:rsidR="00B97356" w:rsidRDefault="00B97356" w:rsidP="00F36554">
            <w:r>
              <w:rPr>
                <w:rFonts w:hint="eastAsia"/>
              </w:rPr>
              <w:t>订舱客户</w:t>
            </w:r>
          </w:p>
        </w:tc>
        <w:tc>
          <w:tcPr>
            <w:tcW w:w="6287" w:type="dxa"/>
          </w:tcPr>
          <w:p w14:paraId="28C77CC8" w14:textId="77777777" w:rsidR="00B97356" w:rsidRDefault="00B97356" w:rsidP="00F36554">
            <w:r>
              <w:rPr>
                <w:rFonts w:hint="eastAsia"/>
              </w:rPr>
              <w:t>使用订舱客户选择器，调用放舱管理中的“订舱客户”</w:t>
            </w:r>
          </w:p>
        </w:tc>
      </w:tr>
      <w:tr w:rsidR="00B97356" w14:paraId="4F80247D" w14:textId="77777777" w:rsidTr="00F36554">
        <w:tc>
          <w:tcPr>
            <w:tcW w:w="2235" w:type="dxa"/>
          </w:tcPr>
          <w:p w14:paraId="20ADE65A" w14:textId="77777777" w:rsidR="00B97356" w:rsidRDefault="00B97356" w:rsidP="00F36554">
            <w:r>
              <w:rPr>
                <w:rFonts w:hint="eastAsia"/>
              </w:rPr>
              <w:t>状态</w:t>
            </w:r>
          </w:p>
        </w:tc>
        <w:tc>
          <w:tcPr>
            <w:tcW w:w="6287" w:type="dxa"/>
          </w:tcPr>
          <w:p w14:paraId="4A6ABE2C" w14:textId="77777777" w:rsidR="00B97356" w:rsidRDefault="00B97356" w:rsidP="00F36554">
            <w:r>
              <w:rPr>
                <w:rFonts w:hint="eastAsia"/>
              </w:rPr>
              <w:t>下拉框，字典表加入，</w:t>
            </w:r>
            <w:r>
              <w:rPr>
                <w:rFonts w:hint="eastAsia"/>
              </w:rPr>
              <w:t>NULL</w:t>
            </w:r>
            <w:r>
              <w:rPr>
                <w:rFonts w:hint="eastAsia"/>
              </w:rPr>
              <w:t>（默认）</w:t>
            </w:r>
          </w:p>
          <w:p w14:paraId="7C0E6FA7" w14:textId="77777777" w:rsidR="00B97356" w:rsidRDefault="00B97356" w:rsidP="00F36554">
            <w:r w:rsidRPr="0047715A">
              <w:rPr>
                <w:rFonts w:hint="eastAsia"/>
              </w:rPr>
              <w:t>0</w:t>
            </w:r>
            <w:r w:rsidRPr="0047715A">
              <w:rPr>
                <w:rFonts w:hint="eastAsia"/>
              </w:rPr>
              <w:t>草稿</w:t>
            </w:r>
            <w:r w:rsidRPr="0047715A">
              <w:rPr>
                <w:rFonts w:hint="eastAsia"/>
              </w:rPr>
              <w:t>,10</w:t>
            </w:r>
            <w:r>
              <w:rPr>
                <w:rFonts w:hint="eastAsia"/>
              </w:rPr>
              <w:t>待审</w:t>
            </w:r>
            <w:r w:rsidRPr="0047715A">
              <w:rPr>
                <w:rFonts w:hint="eastAsia"/>
              </w:rPr>
              <w:t>,</w:t>
            </w:r>
            <w:r>
              <w:rPr>
                <w:rFonts w:hint="eastAsia"/>
              </w:rPr>
              <w:t xml:space="preserve"> 90</w:t>
            </w:r>
            <w:r>
              <w:rPr>
                <w:rFonts w:hint="eastAsia"/>
              </w:rPr>
              <w:t>已拒绝</w:t>
            </w:r>
            <w:r>
              <w:rPr>
                <w:rFonts w:hint="eastAsia"/>
              </w:rPr>
              <w:t>,100</w:t>
            </w:r>
            <w:r>
              <w:rPr>
                <w:rFonts w:hint="eastAsia"/>
              </w:rPr>
              <w:t>已审核</w:t>
            </w:r>
            <w:r w:rsidRPr="0047715A">
              <w:rPr>
                <w:rFonts w:hint="eastAsia"/>
              </w:rPr>
              <w:t>,-20</w:t>
            </w:r>
            <w:r w:rsidRPr="0047715A">
              <w:rPr>
                <w:rFonts w:hint="eastAsia"/>
              </w:rPr>
              <w:t>已删除</w:t>
            </w:r>
            <w:r>
              <w:rPr>
                <w:rFonts w:hint="eastAsia"/>
              </w:rPr>
              <w:t>,</w:t>
            </w:r>
            <w:r>
              <w:rPr>
                <w:rFonts w:hint="eastAsia"/>
              </w:rPr>
              <w:t>已提交</w:t>
            </w:r>
            <w:r>
              <w:rPr>
                <w:rFonts w:hint="eastAsia"/>
              </w:rPr>
              <w:t>(10,90,100)</w:t>
            </w:r>
          </w:p>
          <w:p w14:paraId="50DE596C" w14:textId="77777777" w:rsidR="00B97356" w:rsidRPr="00496C2F" w:rsidRDefault="00B97356" w:rsidP="00F36554">
            <w:r>
              <w:rPr>
                <w:rFonts w:hint="eastAsia"/>
              </w:rPr>
              <w:t>PS</w:t>
            </w:r>
            <w:r>
              <w:rPr>
                <w:rFonts w:hint="eastAsia"/>
              </w:rPr>
              <w:t>：已提交，是个虚拟状态，表示包括</w:t>
            </w:r>
            <w:r>
              <w:rPr>
                <w:rFonts w:hint="eastAsia"/>
              </w:rPr>
              <w:t>10</w:t>
            </w:r>
            <w:r>
              <w:rPr>
                <w:rFonts w:hint="eastAsia"/>
              </w:rPr>
              <w:t>待审</w:t>
            </w:r>
            <w:r>
              <w:rPr>
                <w:rFonts w:hint="eastAsia"/>
              </w:rPr>
              <w:t>,90</w:t>
            </w:r>
            <w:r>
              <w:rPr>
                <w:rFonts w:hint="eastAsia"/>
              </w:rPr>
              <w:t>已拒绝</w:t>
            </w:r>
            <w:r>
              <w:rPr>
                <w:rFonts w:hint="eastAsia"/>
              </w:rPr>
              <w:t>,100</w:t>
            </w:r>
            <w:r>
              <w:rPr>
                <w:rFonts w:hint="eastAsia"/>
              </w:rPr>
              <w:t>已审核</w:t>
            </w:r>
          </w:p>
          <w:p w14:paraId="7D195288" w14:textId="77777777" w:rsidR="00B97356" w:rsidRDefault="00B97356" w:rsidP="00F36554">
            <w:r>
              <w:rPr>
                <w:rFonts w:hint="eastAsia"/>
              </w:rPr>
              <w:t>PS</w:t>
            </w:r>
            <w:r>
              <w:rPr>
                <w:rFonts w:hint="eastAsia"/>
              </w:rPr>
              <w:t>：选择</w:t>
            </w:r>
            <w:r>
              <w:rPr>
                <w:rFonts w:hint="eastAsia"/>
              </w:rPr>
              <w:t>NULL</w:t>
            </w:r>
            <w:r>
              <w:rPr>
                <w:rFonts w:hint="eastAsia"/>
              </w:rPr>
              <w:t>时，查询需要把非</w:t>
            </w:r>
            <w:r>
              <w:rPr>
                <w:rFonts w:hint="eastAsia"/>
              </w:rPr>
              <w:t>ALL</w:t>
            </w:r>
            <w:r>
              <w:rPr>
                <w:rFonts w:hint="eastAsia"/>
              </w:rPr>
              <w:t>的传递进去</w:t>
            </w:r>
          </w:p>
        </w:tc>
      </w:tr>
      <w:tr w:rsidR="00B97356" w14:paraId="0EC746FE" w14:textId="77777777" w:rsidTr="00F36554">
        <w:tc>
          <w:tcPr>
            <w:tcW w:w="2235" w:type="dxa"/>
          </w:tcPr>
          <w:p w14:paraId="0204BDA2" w14:textId="77777777" w:rsidR="00B97356" w:rsidRDefault="00B97356" w:rsidP="00F36554">
            <w:r>
              <w:rPr>
                <w:rFonts w:hint="eastAsia"/>
              </w:rPr>
              <w:t>申请时间</w:t>
            </w:r>
          </w:p>
        </w:tc>
        <w:tc>
          <w:tcPr>
            <w:tcW w:w="6287" w:type="dxa"/>
          </w:tcPr>
          <w:p w14:paraId="0AEBAAC0" w14:textId="77777777" w:rsidR="00B97356" w:rsidRDefault="00B97356" w:rsidP="00F36554">
            <w:r>
              <w:rPr>
                <w:rFonts w:hint="eastAsia"/>
              </w:rPr>
              <w:t>日期控件，格式</w:t>
            </w:r>
            <w:r>
              <w:rPr>
                <w:rFonts w:hint="eastAsia"/>
              </w:rPr>
              <w:t>YYYY-MM-DD</w:t>
            </w:r>
          </w:p>
          <w:p w14:paraId="0E023264" w14:textId="77777777" w:rsidR="00B97356" w:rsidRDefault="00B97356" w:rsidP="00F36554">
            <w:r>
              <w:rPr>
                <w:rFonts w:hint="eastAsia"/>
              </w:rPr>
              <w:t>默认开始时间</w:t>
            </w:r>
            <w:r>
              <w:rPr>
                <w:rFonts w:hint="eastAsia"/>
              </w:rPr>
              <w:t xml:space="preserve"> = </w:t>
            </w:r>
            <w:r>
              <w:rPr>
                <w:rFonts w:hint="eastAsia"/>
              </w:rPr>
              <w:t>当前时间</w:t>
            </w:r>
            <w:r>
              <w:rPr>
                <w:rFonts w:hint="eastAsia"/>
              </w:rPr>
              <w:t xml:space="preserve"> </w:t>
            </w:r>
            <w:r>
              <w:t>–</w:t>
            </w:r>
            <w:r>
              <w:rPr>
                <w:rFonts w:hint="eastAsia"/>
              </w:rPr>
              <w:t xml:space="preserve"> 2</w:t>
            </w:r>
            <w:r>
              <w:rPr>
                <w:rFonts w:hint="eastAsia"/>
              </w:rPr>
              <w:t>周</w:t>
            </w:r>
          </w:p>
          <w:p w14:paraId="0553D800" w14:textId="77777777" w:rsidR="00B97356" w:rsidRDefault="00B97356" w:rsidP="00F36554">
            <w:r>
              <w:rPr>
                <w:rFonts w:hint="eastAsia"/>
              </w:rPr>
              <w:t>默认结束时间</w:t>
            </w:r>
            <w:r>
              <w:rPr>
                <w:rFonts w:hint="eastAsia"/>
              </w:rPr>
              <w:t xml:space="preserve"> = </w:t>
            </w:r>
            <w:r>
              <w:rPr>
                <w:rFonts w:hint="eastAsia"/>
              </w:rPr>
              <w:t>当前时间</w:t>
            </w:r>
          </w:p>
          <w:p w14:paraId="7C922CA2" w14:textId="77777777" w:rsidR="00B97356" w:rsidRDefault="00B97356" w:rsidP="00F36554">
            <w:r w:rsidRPr="004048AB">
              <w:rPr>
                <w:rFonts w:hint="eastAsia"/>
              </w:rPr>
              <w:t>允许为</w:t>
            </w:r>
            <w:r w:rsidRPr="004048AB">
              <w:rPr>
                <w:rFonts w:hint="eastAsia"/>
              </w:rPr>
              <w:t>NULL</w:t>
            </w:r>
            <w:r>
              <w:rPr>
                <w:rFonts w:hint="eastAsia"/>
              </w:rPr>
              <w:t>，当用户设置为</w:t>
            </w:r>
            <w:r>
              <w:rPr>
                <w:rFonts w:hint="eastAsia"/>
              </w:rPr>
              <w:t>NULL</w:t>
            </w:r>
            <w:r>
              <w:rPr>
                <w:rFonts w:hint="eastAsia"/>
              </w:rPr>
              <w:t>时，开始时间取</w:t>
            </w:r>
            <w:r>
              <w:rPr>
                <w:rFonts w:hint="eastAsia"/>
              </w:rPr>
              <w:t>DateTime.MixValue</w:t>
            </w:r>
            <w:r>
              <w:rPr>
                <w:rFonts w:hint="eastAsia"/>
              </w:rPr>
              <w:t>，结束时间取</w:t>
            </w:r>
            <w:r>
              <w:rPr>
                <w:rFonts w:hint="eastAsia"/>
              </w:rPr>
              <w:t>DateTime.MaxValue</w:t>
            </w:r>
            <w:r>
              <w:rPr>
                <w:rFonts w:hint="eastAsia"/>
              </w:rPr>
              <w:t>，传递给查询接口</w:t>
            </w:r>
          </w:p>
        </w:tc>
      </w:tr>
      <w:tr w:rsidR="00B97356" w14:paraId="5D482276" w14:textId="77777777" w:rsidTr="00F36554">
        <w:tc>
          <w:tcPr>
            <w:tcW w:w="2235" w:type="dxa"/>
          </w:tcPr>
          <w:p w14:paraId="0DFB2B02" w14:textId="77777777" w:rsidR="00B97356" w:rsidRDefault="00B97356" w:rsidP="00F36554">
            <w:r>
              <w:rPr>
                <w:rFonts w:hint="eastAsia"/>
              </w:rPr>
              <w:t>操作列</w:t>
            </w:r>
          </w:p>
        </w:tc>
        <w:tc>
          <w:tcPr>
            <w:tcW w:w="6287" w:type="dxa"/>
          </w:tcPr>
          <w:p w14:paraId="77ADB00F" w14:textId="77777777" w:rsidR="00B97356" w:rsidRPr="0088273D" w:rsidRDefault="00B97356" w:rsidP="00F36554">
            <w:pPr>
              <w:numPr>
                <w:ilvl w:val="0"/>
                <w:numId w:val="178"/>
              </w:numPr>
            </w:pPr>
            <w:r>
              <w:rPr>
                <w:rFonts w:hint="eastAsia"/>
              </w:rPr>
              <w:t>审批（</w:t>
            </w:r>
            <w:r>
              <w:rPr>
                <w:rFonts w:hint="eastAsia"/>
              </w:rPr>
              <w:t>10</w:t>
            </w:r>
            <w:r>
              <w:rPr>
                <w:rFonts w:hint="eastAsia"/>
              </w:rPr>
              <w:t>待审）</w:t>
            </w:r>
          </w:p>
        </w:tc>
      </w:tr>
      <w:tr w:rsidR="00B97356" w14:paraId="5244E811" w14:textId="77777777" w:rsidTr="00F36554">
        <w:tc>
          <w:tcPr>
            <w:tcW w:w="2235" w:type="dxa"/>
            <w:tcBorders>
              <w:bottom w:val="single" w:sz="4" w:space="0" w:color="auto"/>
            </w:tcBorders>
            <w:shd w:val="clear" w:color="auto" w:fill="BFBFBF"/>
          </w:tcPr>
          <w:p w14:paraId="335F022D" w14:textId="77777777" w:rsidR="00B97356" w:rsidRDefault="00B97356" w:rsidP="00F36554">
            <w:r>
              <w:rPr>
                <w:rFonts w:hint="eastAsia"/>
              </w:rPr>
              <w:t>列表项</w:t>
            </w:r>
          </w:p>
        </w:tc>
        <w:tc>
          <w:tcPr>
            <w:tcW w:w="6287" w:type="dxa"/>
            <w:tcBorders>
              <w:bottom w:val="single" w:sz="4" w:space="0" w:color="auto"/>
            </w:tcBorders>
            <w:shd w:val="clear" w:color="auto" w:fill="BFBFBF"/>
          </w:tcPr>
          <w:p w14:paraId="5EE3551B" w14:textId="77777777" w:rsidR="00B97356" w:rsidRDefault="00B97356" w:rsidP="00F36554"/>
        </w:tc>
      </w:tr>
      <w:tr w:rsidR="00B97356" w14:paraId="6E7C8746" w14:textId="77777777" w:rsidTr="00F36554">
        <w:tc>
          <w:tcPr>
            <w:tcW w:w="2235" w:type="dxa"/>
          </w:tcPr>
          <w:p w14:paraId="3887A64C" w14:textId="77777777" w:rsidR="00B97356" w:rsidRDefault="00B97356" w:rsidP="00F36554">
            <w:r>
              <w:rPr>
                <w:rFonts w:hint="eastAsia"/>
              </w:rPr>
              <w:t>港口</w:t>
            </w:r>
          </w:p>
        </w:tc>
        <w:tc>
          <w:tcPr>
            <w:tcW w:w="6287" w:type="dxa"/>
          </w:tcPr>
          <w:p w14:paraId="47038E72" w14:textId="77777777" w:rsidR="00B97356" w:rsidRDefault="00B97356" w:rsidP="00F36554">
            <w:r>
              <w:rPr>
                <w:rFonts w:hint="eastAsia"/>
              </w:rPr>
              <w:t xml:space="preserve">LOADING_PORT - &gt; </w:t>
            </w:r>
            <w:r w:rsidRPr="003C108E">
              <w:t>DESTINATION_PORT</w:t>
            </w:r>
          </w:p>
        </w:tc>
      </w:tr>
      <w:tr w:rsidR="00B97356" w14:paraId="0058F338" w14:textId="77777777" w:rsidTr="00F36554">
        <w:tc>
          <w:tcPr>
            <w:tcW w:w="2235" w:type="dxa"/>
          </w:tcPr>
          <w:p w14:paraId="3A5E7CCB" w14:textId="77777777" w:rsidR="00B97356" w:rsidRDefault="00B97356" w:rsidP="00F36554">
            <w:r>
              <w:rPr>
                <w:rFonts w:hint="eastAsia"/>
              </w:rPr>
              <w:t>中转港</w:t>
            </w:r>
          </w:p>
        </w:tc>
        <w:tc>
          <w:tcPr>
            <w:tcW w:w="6287" w:type="dxa"/>
          </w:tcPr>
          <w:p w14:paraId="55E65508" w14:textId="77777777" w:rsidR="00B97356" w:rsidRDefault="00B97356" w:rsidP="00F36554">
            <w:r w:rsidRPr="0002330E">
              <w:t>TRANSFER_PORT</w:t>
            </w:r>
          </w:p>
        </w:tc>
      </w:tr>
      <w:tr w:rsidR="00B97356" w14:paraId="2AD70585" w14:textId="77777777" w:rsidTr="00F36554">
        <w:tc>
          <w:tcPr>
            <w:tcW w:w="2235" w:type="dxa"/>
          </w:tcPr>
          <w:p w14:paraId="6F77609D" w14:textId="77777777" w:rsidR="00B97356" w:rsidRDefault="00B97356" w:rsidP="00F36554">
            <w:r>
              <w:rPr>
                <w:rFonts w:hint="eastAsia"/>
              </w:rPr>
              <w:t>客户代码</w:t>
            </w:r>
          </w:p>
        </w:tc>
        <w:tc>
          <w:tcPr>
            <w:tcW w:w="6287" w:type="dxa"/>
          </w:tcPr>
          <w:p w14:paraId="51C26CDC" w14:textId="77777777" w:rsidR="00B97356" w:rsidRDefault="00B97356" w:rsidP="00F36554">
            <w:r>
              <w:rPr>
                <w:rFonts w:ascii="Courier New" w:hAnsi="Courier New" w:cs="Courier New"/>
                <w:color w:val="000080"/>
                <w:kern w:val="0"/>
                <w:sz w:val="20"/>
                <w:highlight w:val="white"/>
              </w:rPr>
              <w:t>CUSTOMER_NAME_P</w:t>
            </w:r>
            <w:r>
              <w:rPr>
                <w:rFonts w:ascii="Courier New" w:hAnsi="Courier New" w:cs="Courier New" w:hint="eastAsia"/>
                <w:color w:val="000080"/>
                <w:kern w:val="0"/>
                <w:sz w:val="20"/>
              </w:rPr>
              <w:t>Y</w:t>
            </w:r>
          </w:p>
        </w:tc>
      </w:tr>
      <w:tr w:rsidR="00B97356" w14:paraId="400F621B" w14:textId="77777777" w:rsidTr="00F36554">
        <w:tc>
          <w:tcPr>
            <w:tcW w:w="2235" w:type="dxa"/>
          </w:tcPr>
          <w:p w14:paraId="15FB91BE" w14:textId="77777777" w:rsidR="00B97356" w:rsidRDefault="00B97356" w:rsidP="00F36554">
            <w:r>
              <w:rPr>
                <w:rFonts w:hint="eastAsia"/>
              </w:rPr>
              <w:t>箱量</w:t>
            </w:r>
          </w:p>
        </w:tc>
        <w:tc>
          <w:tcPr>
            <w:tcW w:w="6287" w:type="dxa"/>
          </w:tcPr>
          <w:p w14:paraId="6F12D201" w14:textId="77777777" w:rsidR="00B97356" w:rsidRDefault="00B97356" w:rsidP="00F36554">
            <w:r w:rsidRPr="0002330E">
              <w:t>CONTA_SIZE_SUM</w:t>
            </w:r>
          </w:p>
        </w:tc>
      </w:tr>
      <w:tr w:rsidR="00B97356" w14:paraId="19F31315" w14:textId="77777777" w:rsidTr="00F36554">
        <w:tc>
          <w:tcPr>
            <w:tcW w:w="2235" w:type="dxa"/>
          </w:tcPr>
          <w:p w14:paraId="29337576" w14:textId="77777777" w:rsidR="00B97356" w:rsidRDefault="00B97356" w:rsidP="00F36554">
            <w:r>
              <w:rPr>
                <w:rFonts w:hint="eastAsia"/>
              </w:rPr>
              <w:t>计划出运日期</w:t>
            </w:r>
          </w:p>
        </w:tc>
        <w:tc>
          <w:tcPr>
            <w:tcW w:w="6287" w:type="dxa"/>
          </w:tcPr>
          <w:p w14:paraId="362DE691" w14:textId="77777777" w:rsidR="00B97356" w:rsidRDefault="00B97356" w:rsidP="00F36554">
            <w:r w:rsidRPr="002E3A2B">
              <w:rPr>
                <w:rFonts w:hint="eastAsia"/>
              </w:rPr>
              <w:t>WEEK_NO</w:t>
            </w:r>
            <w:r>
              <w:rPr>
                <w:rFonts w:hint="eastAsia"/>
              </w:rPr>
              <w:t>（</w:t>
            </w:r>
            <w:r w:rsidRPr="002E3A2B">
              <w:t>WEEK_BEGIN</w:t>
            </w:r>
            <w:r>
              <w:rPr>
                <w:rFonts w:hint="eastAsia"/>
              </w:rPr>
              <w:t>~</w:t>
            </w:r>
            <w:r w:rsidRPr="002E3A2B">
              <w:t>WEEK_END</w:t>
            </w:r>
            <w:r>
              <w:rPr>
                <w:rFonts w:hint="eastAsia"/>
              </w:rPr>
              <w:t>）</w:t>
            </w:r>
          </w:p>
        </w:tc>
      </w:tr>
      <w:tr w:rsidR="00B97356" w14:paraId="46477E69" w14:textId="77777777" w:rsidTr="00F36554">
        <w:tc>
          <w:tcPr>
            <w:tcW w:w="2235" w:type="dxa"/>
          </w:tcPr>
          <w:p w14:paraId="1D2FCE45" w14:textId="77777777" w:rsidR="00B97356" w:rsidRDefault="00B97356" w:rsidP="00F36554">
            <w:r>
              <w:rPr>
                <w:rFonts w:hint="eastAsia"/>
              </w:rPr>
              <w:t>类型</w:t>
            </w:r>
          </w:p>
        </w:tc>
        <w:tc>
          <w:tcPr>
            <w:tcW w:w="6287" w:type="dxa"/>
          </w:tcPr>
          <w:p w14:paraId="4E08E50A" w14:textId="77777777" w:rsidR="00B97356" w:rsidRDefault="00B97356" w:rsidP="00F36554">
            <w:r w:rsidRPr="00FB0C59">
              <w:rPr>
                <w:rFonts w:hint="eastAsia"/>
              </w:rPr>
              <w:t>CHANGE_TYPE&lt;</w:t>
            </w:r>
            <w:r w:rsidRPr="00FB0C59">
              <w:rPr>
                <w:rFonts w:hint="eastAsia"/>
              </w:rPr>
              <w:t>改期类型</w:t>
            </w:r>
            <w:r w:rsidRPr="00FB0C59">
              <w:rPr>
                <w:rFonts w:hint="eastAsia"/>
              </w:rPr>
              <w:t>&gt;</w:t>
            </w:r>
            <w:r>
              <w:rPr>
                <w:rFonts w:hint="eastAsia"/>
              </w:rPr>
              <w:t>，根据字典转换显示</w:t>
            </w:r>
          </w:p>
        </w:tc>
      </w:tr>
      <w:tr w:rsidR="00B97356" w14:paraId="01EB9814" w14:textId="77777777" w:rsidTr="00F36554">
        <w:tc>
          <w:tcPr>
            <w:tcW w:w="2235" w:type="dxa"/>
          </w:tcPr>
          <w:p w14:paraId="3FC94A73" w14:textId="77777777" w:rsidR="00B97356" w:rsidRDefault="00B97356" w:rsidP="00F36554">
            <w:r>
              <w:rPr>
                <w:rFonts w:hint="eastAsia"/>
              </w:rPr>
              <w:t>申请更改出运日期</w:t>
            </w:r>
          </w:p>
        </w:tc>
        <w:tc>
          <w:tcPr>
            <w:tcW w:w="6287" w:type="dxa"/>
          </w:tcPr>
          <w:p w14:paraId="283A027C" w14:textId="77777777" w:rsidR="00B97356" w:rsidRDefault="00B97356" w:rsidP="00F36554">
            <w:r w:rsidRPr="0075530B">
              <w:rPr>
                <w:rFonts w:hint="eastAsia"/>
              </w:rPr>
              <w:t>NEW_WEEK_NO&lt;</w:t>
            </w:r>
            <w:r w:rsidRPr="0075530B">
              <w:rPr>
                <w:rFonts w:hint="eastAsia"/>
              </w:rPr>
              <w:t>改期后周数</w:t>
            </w:r>
            <w:r w:rsidRPr="0075530B">
              <w:rPr>
                <w:rFonts w:hint="eastAsia"/>
              </w:rPr>
              <w:t>&gt;</w:t>
            </w:r>
            <w:r>
              <w:rPr>
                <w:rFonts w:hint="eastAsia"/>
              </w:rPr>
              <w:t>(</w:t>
            </w:r>
            <w:r>
              <w:t xml:space="preserve"> </w:t>
            </w:r>
            <w:r w:rsidRPr="0075530B">
              <w:t>NEW_WEEK_BEGIN_DATE</w:t>
            </w:r>
            <w:r>
              <w:rPr>
                <w:rFonts w:hint="eastAsia"/>
              </w:rPr>
              <w:t>~</w:t>
            </w:r>
          </w:p>
          <w:p w14:paraId="547E0751" w14:textId="77777777" w:rsidR="00B97356" w:rsidRDefault="00B97356" w:rsidP="00F36554">
            <w:r w:rsidRPr="0075530B">
              <w:t>NEW_WEEK_END_DATE</w:t>
            </w:r>
            <w:r>
              <w:rPr>
                <w:rFonts w:hint="eastAsia"/>
              </w:rPr>
              <w:t>)</w:t>
            </w:r>
          </w:p>
        </w:tc>
      </w:tr>
      <w:tr w:rsidR="00B97356" w14:paraId="1A2E36B8" w14:textId="77777777" w:rsidTr="00F36554">
        <w:tc>
          <w:tcPr>
            <w:tcW w:w="2235" w:type="dxa"/>
          </w:tcPr>
          <w:p w14:paraId="4635EF16" w14:textId="77777777" w:rsidR="00B97356" w:rsidRDefault="00B97356" w:rsidP="00F36554">
            <w:r>
              <w:rPr>
                <w:rFonts w:hint="eastAsia"/>
              </w:rPr>
              <w:t>申请日期</w:t>
            </w:r>
          </w:p>
        </w:tc>
        <w:tc>
          <w:tcPr>
            <w:tcW w:w="6287" w:type="dxa"/>
          </w:tcPr>
          <w:p w14:paraId="1E220533" w14:textId="77777777" w:rsidR="00B97356" w:rsidRDefault="00B97356" w:rsidP="00F36554">
            <w:r w:rsidRPr="00541F6E">
              <w:t>SUBMIT_DATE</w:t>
            </w:r>
          </w:p>
        </w:tc>
      </w:tr>
      <w:tr w:rsidR="00B97356" w14:paraId="1C7D25BA" w14:textId="77777777" w:rsidTr="00F36554">
        <w:tc>
          <w:tcPr>
            <w:tcW w:w="2235" w:type="dxa"/>
          </w:tcPr>
          <w:p w14:paraId="79F5E55E" w14:textId="77777777" w:rsidR="00B97356" w:rsidRDefault="00B97356" w:rsidP="00F36554">
            <w:r>
              <w:rPr>
                <w:rFonts w:hint="eastAsia"/>
              </w:rPr>
              <w:t>状态</w:t>
            </w:r>
          </w:p>
        </w:tc>
        <w:tc>
          <w:tcPr>
            <w:tcW w:w="6287" w:type="dxa"/>
          </w:tcPr>
          <w:p w14:paraId="696D2DA6" w14:textId="77777777" w:rsidR="00B97356" w:rsidRDefault="00B97356" w:rsidP="00F36554">
            <w:r>
              <w:rPr>
                <w:rFonts w:hint="eastAsia"/>
              </w:rPr>
              <w:t>STATUS</w:t>
            </w:r>
            <w:r>
              <w:rPr>
                <w:rFonts w:hint="eastAsia"/>
              </w:rPr>
              <w:t>，根据字典转换</w:t>
            </w:r>
          </w:p>
        </w:tc>
      </w:tr>
      <w:tr w:rsidR="00B97356" w14:paraId="5100359C" w14:textId="77777777" w:rsidTr="00F36554">
        <w:tc>
          <w:tcPr>
            <w:tcW w:w="2235" w:type="dxa"/>
            <w:shd w:val="clear" w:color="auto" w:fill="BFBFBF"/>
          </w:tcPr>
          <w:p w14:paraId="081D240B" w14:textId="77777777" w:rsidR="00B97356" w:rsidRDefault="00B97356" w:rsidP="00F36554">
            <w:r>
              <w:rPr>
                <w:rFonts w:hint="eastAsia"/>
              </w:rPr>
              <w:t>操作</w:t>
            </w:r>
          </w:p>
        </w:tc>
        <w:tc>
          <w:tcPr>
            <w:tcW w:w="6287" w:type="dxa"/>
            <w:shd w:val="clear" w:color="auto" w:fill="BFBFBF"/>
          </w:tcPr>
          <w:p w14:paraId="60FC7ACF" w14:textId="77777777" w:rsidR="00B97356" w:rsidRDefault="00B97356" w:rsidP="00F36554"/>
        </w:tc>
      </w:tr>
      <w:tr w:rsidR="00B97356" w14:paraId="69836AFA" w14:textId="77777777" w:rsidTr="00F36554">
        <w:tc>
          <w:tcPr>
            <w:tcW w:w="2235" w:type="dxa"/>
          </w:tcPr>
          <w:p w14:paraId="1015766B" w14:textId="77777777" w:rsidR="00B97356" w:rsidRDefault="00B97356" w:rsidP="00F36554">
            <w:r>
              <w:rPr>
                <w:rFonts w:hint="eastAsia"/>
              </w:rPr>
              <w:t>查询</w:t>
            </w:r>
          </w:p>
        </w:tc>
        <w:tc>
          <w:tcPr>
            <w:tcW w:w="6287" w:type="dxa"/>
          </w:tcPr>
          <w:p w14:paraId="226CAB0F" w14:textId="77777777" w:rsidR="00B97356" w:rsidRDefault="00B97356" w:rsidP="00F36554">
            <w:r>
              <w:rPr>
                <w:rFonts w:hint="eastAsia"/>
              </w:rPr>
              <w:t>调用接口</w:t>
            </w:r>
            <w:r w:rsidRPr="00917B19">
              <w:t>IOMTFutureChange</w:t>
            </w:r>
            <w:r>
              <w:rPr>
                <w:rFonts w:hint="eastAsia"/>
              </w:rPr>
              <w:t>.</w:t>
            </w:r>
            <w:r w:rsidRPr="004F3B75">
              <w:t>QueryForListByPage</w:t>
            </w:r>
          </w:p>
          <w:p w14:paraId="3DEB1D2A" w14:textId="77777777" w:rsidR="00B97356" w:rsidRDefault="00B97356" w:rsidP="00F36554">
            <w:r>
              <w:rPr>
                <w:rFonts w:hint="eastAsia"/>
              </w:rPr>
              <w:t>参数赋值</w:t>
            </w:r>
            <w:r w:rsidRPr="00F8338D">
              <w:t>parm</w:t>
            </w:r>
            <w:r>
              <w:rPr>
                <w:rFonts w:hint="eastAsia"/>
              </w:rPr>
              <w:t>（匹配页面的查询条件）</w:t>
            </w:r>
          </w:p>
          <w:p w14:paraId="7FCAAF5E" w14:textId="77777777" w:rsidR="00B97356" w:rsidRDefault="00B97356" w:rsidP="00F36554">
            <w:r w:rsidRPr="00492920">
              <w:rPr>
                <w:rFonts w:hint="eastAsia"/>
              </w:rPr>
              <w:t>ownerSeq&lt;</w:t>
            </w:r>
            <w:r w:rsidRPr="00492920">
              <w:rPr>
                <w:rFonts w:hint="eastAsia"/>
              </w:rPr>
              <w:t>船公司</w:t>
            </w:r>
            <w:r w:rsidRPr="00492920">
              <w:rPr>
                <w:rFonts w:hint="eastAsia"/>
              </w:rPr>
              <w:t>&gt;</w:t>
            </w:r>
            <w:r>
              <w:rPr>
                <w:rFonts w:hint="eastAsia"/>
              </w:rPr>
              <w:t xml:space="preserve"> = </w:t>
            </w:r>
            <w:r>
              <w:rPr>
                <w:rFonts w:hint="eastAsia"/>
              </w:rPr>
              <w:t>当前用户所属船公司</w:t>
            </w:r>
            <w:r>
              <w:rPr>
                <w:rFonts w:hint="eastAsia"/>
              </w:rPr>
              <w:t>SEQ</w:t>
            </w:r>
          </w:p>
          <w:p w14:paraId="1DB6A48F" w14:textId="77777777" w:rsidR="00B97356" w:rsidRDefault="00B97356" w:rsidP="00F36554">
            <w:r w:rsidRPr="00E742C8">
              <w:t>orderCompSEQ</w:t>
            </w:r>
            <w:r>
              <w:rPr>
                <w:rFonts w:hint="eastAsia"/>
              </w:rPr>
              <w:t xml:space="preserve"> = </w:t>
            </w:r>
            <w:r>
              <w:rPr>
                <w:rFonts w:hint="eastAsia"/>
              </w:rPr>
              <w:t>订舱客户</w:t>
            </w:r>
          </w:p>
          <w:p w14:paraId="02D3BBB9" w14:textId="77777777" w:rsidR="00B97356" w:rsidRDefault="00B97356" w:rsidP="00F36554">
            <w:r w:rsidRPr="0078237D">
              <w:rPr>
                <w:rFonts w:hint="eastAsia"/>
              </w:rPr>
              <w:t>isTran&lt;</w:t>
            </w:r>
            <w:r w:rsidRPr="0078237D">
              <w:rPr>
                <w:rFonts w:hint="eastAsia"/>
              </w:rPr>
              <w:t>是否中转</w:t>
            </w:r>
            <w:r w:rsidRPr="0078237D">
              <w:rPr>
                <w:rFonts w:hint="eastAsia"/>
              </w:rPr>
              <w:t>&gt;</w:t>
            </w:r>
            <w:r>
              <w:rPr>
                <w:rFonts w:hint="eastAsia"/>
              </w:rPr>
              <w:t xml:space="preserve"> = </w:t>
            </w:r>
            <w:r w:rsidRPr="0078237D">
              <w:rPr>
                <w:rFonts w:hint="eastAsia"/>
              </w:rPr>
              <w:t xml:space="preserve">0 </w:t>
            </w:r>
            <w:r w:rsidRPr="0078237D">
              <w:rPr>
                <w:rFonts w:hint="eastAsia"/>
              </w:rPr>
              <w:t>忽略</w:t>
            </w:r>
          </w:p>
          <w:p w14:paraId="0FD55D69" w14:textId="77777777" w:rsidR="00B97356" w:rsidRDefault="00B97356" w:rsidP="00F36554"/>
          <w:p w14:paraId="076D3747" w14:textId="77777777" w:rsidR="00B97356" w:rsidRDefault="00B97356" w:rsidP="00F36554">
            <w:r w:rsidRPr="009E29CC">
              <w:t>orderBy</w:t>
            </w:r>
            <w:r>
              <w:rPr>
                <w:rFonts w:hint="eastAsia"/>
              </w:rPr>
              <w:t xml:space="preserve"> = P.WEEK_BEGIN_DATE </w:t>
            </w:r>
            <w:r>
              <w:rPr>
                <w:rFonts w:ascii="Courier New" w:hAnsi="Courier New" w:cs="Courier New"/>
                <w:color w:val="008080"/>
                <w:kern w:val="0"/>
                <w:sz w:val="20"/>
                <w:highlight w:val="white"/>
              </w:rPr>
              <w:t>ASC</w:t>
            </w:r>
            <w:r>
              <w:rPr>
                <w:rFonts w:hint="eastAsia"/>
              </w:rPr>
              <w:t>, P.</w:t>
            </w:r>
            <w:r w:rsidRPr="009E29CC">
              <w:t>CREDIT_LEVEL</w:t>
            </w:r>
            <w:r>
              <w:rPr>
                <w:rFonts w:hint="eastAsia"/>
              </w:rPr>
              <w:t xml:space="preserve"> DESC, C.SUBMIT_DATE ASC</w:t>
            </w:r>
            <w:r>
              <w:rPr>
                <w:rFonts w:hint="eastAsia"/>
              </w:rPr>
              <w:t>，</w:t>
            </w:r>
            <w:r>
              <w:rPr>
                <w:rFonts w:hint="eastAsia"/>
              </w:rPr>
              <w:t>P.</w:t>
            </w:r>
            <w:r w:rsidRPr="00015F61">
              <w:t xml:space="preserve"> FUTURE_PRESALE_CHANGE_SEQ</w:t>
            </w:r>
            <w:r>
              <w:rPr>
                <w:rFonts w:hint="eastAsia"/>
              </w:rPr>
              <w:t xml:space="preserve"> DESC</w:t>
            </w:r>
          </w:p>
          <w:p w14:paraId="03EE56C5" w14:textId="77777777" w:rsidR="00B97356" w:rsidRDefault="00B97356" w:rsidP="00F36554">
            <w:r>
              <w:rPr>
                <w:rFonts w:hint="eastAsia"/>
              </w:rPr>
              <w:t>按出运日期</w:t>
            </w:r>
            <w:r w:rsidRPr="006254C8">
              <w:rPr>
                <w:rFonts w:hint="eastAsia"/>
                <w:color w:val="FF0000"/>
              </w:rPr>
              <w:t>顺序</w:t>
            </w:r>
            <w:r>
              <w:rPr>
                <w:rFonts w:hint="eastAsia"/>
              </w:rPr>
              <w:t>、信用级别倒序、申请日期顺序排列</w:t>
            </w:r>
          </w:p>
        </w:tc>
      </w:tr>
      <w:tr w:rsidR="00B97356" w14:paraId="29D1B62C" w14:textId="77777777" w:rsidTr="00F36554">
        <w:tc>
          <w:tcPr>
            <w:tcW w:w="2235" w:type="dxa"/>
          </w:tcPr>
          <w:p w14:paraId="71ABE77D" w14:textId="77777777" w:rsidR="00B97356" w:rsidRDefault="00B97356" w:rsidP="00F36554">
            <w:r>
              <w:rPr>
                <w:rFonts w:hint="eastAsia"/>
              </w:rPr>
              <w:lastRenderedPageBreak/>
              <w:t>新增</w:t>
            </w:r>
          </w:p>
        </w:tc>
        <w:tc>
          <w:tcPr>
            <w:tcW w:w="6287" w:type="dxa"/>
          </w:tcPr>
          <w:p w14:paraId="6ADC8B1D" w14:textId="77777777" w:rsidR="00B97356" w:rsidRDefault="00B97356" w:rsidP="00F36554">
            <w:r>
              <w:rPr>
                <w:rFonts w:hint="eastAsia"/>
              </w:rPr>
              <w:t>弹出窗口，链接到“查询远期舱位页面”</w:t>
            </w:r>
          </w:p>
        </w:tc>
      </w:tr>
      <w:tr w:rsidR="00B97356" w14:paraId="2A6BA5A2" w14:textId="77777777" w:rsidTr="00F36554">
        <w:tc>
          <w:tcPr>
            <w:tcW w:w="2235" w:type="dxa"/>
          </w:tcPr>
          <w:p w14:paraId="6D467958" w14:textId="77777777" w:rsidR="00B97356" w:rsidRDefault="00B97356" w:rsidP="00F36554">
            <w:r>
              <w:rPr>
                <w:rFonts w:hint="eastAsia"/>
              </w:rPr>
              <w:t>提交</w:t>
            </w:r>
          </w:p>
        </w:tc>
        <w:tc>
          <w:tcPr>
            <w:tcW w:w="6287" w:type="dxa"/>
          </w:tcPr>
          <w:p w14:paraId="43AA0A1F" w14:textId="77777777" w:rsidR="00B97356" w:rsidRDefault="00B97356" w:rsidP="00F36554">
            <w:r>
              <w:rPr>
                <w:rFonts w:hint="eastAsia"/>
              </w:rPr>
              <w:t>调用接口</w:t>
            </w:r>
            <w:r w:rsidRPr="00917B19">
              <w:t>IOMTFutureChange</w:t>
            </w:r>
            <w:r>
              <w:rPr>
                <w:rFonts w:hint="eastAsia"/>
              </w:rPr>
              <w:t>.</w:t>
            </w:r>
            <w:r w:rsidRPr="00917B19">
              <w:t>Submit</w:t>
            </w:r>
            <w:r>
              <w:rPr>
                <w:rFonts w:hint="eastAsia"/>
              </w:rPr>
              <w:t>（不带事务）</w:t>
            </w:r>
          </w:p>
          <w:p w14:paraId="6D53297E"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p>
        </w:tc>
      </w:tr>
      <w:tr w:rsidR="00B97356" w14:paraId="6CA857BE" w14:textId="77777777" w:rsidTr="00F36554">
        <w:tc>
          <w:tcPr>
            <w:tcW w:w="2235" w:type="dxa"/>
          </w:tcPr>
          <w:p w14:paraId="7EBE1030" w14:textId="77777777" w:rsidR="00B97356" w:rsidRDefault="00B97356" w:rsidP="00F36554">
            <w:r>
              <w:rPr>
                <w:rFonts w:hint="eastAsia"/>
              </w:rPr>
              <w:t>删除</w:t>
            </w:r>
          </w:p>
        </w:tc>
        <w:tc>
          <w:tcPr>
            <w:tcW w:w="6287" w:type="dxa"/>
          </w:tcPr>
          <w:p w14:paraId="5C80078F" w14:textId="77777777" w:rsidR="00B97356" w:rsidRDefault="00B97356" w:rsidP="00F36554">
            <w:r>
              <w:rPr>
                <w:rFonts w:hint="eastAsia"/>
              </w:rPr>
              <w:t>调用接口</w:t>
            </w:r>
            <w:r w:rsidRPr="00917B19">
              <w:t>IOMTFutureChange</w:t>
            </w:r>
            <w:r>
              <w:rPr>
                <w:rFonts w:hint="eastAsia"/>
              </w:rPr>
              <w:t>.</w:t>
            </w:r>
            <w:r w:rsidRPr="003038DD">
              <w:t>Delete</w:t>
            </w:r>
            <w:r>
              <w:rPr>
                <w:rFonts w:hint="eastAsia"/>
              </w:rPr>
              <w:t>（不带事务）</w:t>
            </w:r>
          </w:p>
          <w:p w14:paraId="36AED82F"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p>
        </w:tc>
      </w:tr>
      <w:tr w:rsidR="00B97356" w14:paraId="3A56AD2B" w14:textId="77777777" w:rsidTr="00F36554">
        <w:tc>
          <w:tcPr>
            <w:tcW w:w="2235" w:type="dxa"/>
          </w:tcPr>
          <w:p w14:paraId="113AF79B" w14:textId="77777777" w:rsidR="00B97356" w:rsidRDefault="00B97356" w:rsidP="00F36554">
            <w:r>
              <w:rPr>
                <w:rFonts w:hint="eastAsia"/>
              </w:rPr>
              <w:t>撤销</w:t>
            </w:r>
          </w:p>
        </w:tc>
        <w:tc>
          <w:tcPr>
            <w:tcW w:w="6287" w:type="dxa"/>
          </w:tcPr>
          <w:p w14:paraId="1E39B839" w14:textId="77777777" w:rsidR="00B97356" w:rsidRDefault="00B97356" w:rsidP="00F36554">
            <w:r>
              <w:rPr>
                <w:rFonts w:hint="eastAsia"/>
              </w:rPr>
              <w:t>调用接口</w:t>
            </w:r>
            <w:r w:rsidRPr="00917B19">
              <w:t>IOMTFutureChange</w:t>
            </w:r>
            <w:r>
              <w:rPr>
                <w:rFonts w:hint="eastAsia"/>
              </w:rPr>
              <w:t>.</w:t>
            </w:r>
            <w:r w:rsidRPr="00CC3B4D">
              <w:t>RecallSubmit</w:t>
            </w:r>
            <w:r>
              <w:rPr>
                <w:rFonts w:hint="eastAsia"/>
              </w:rPr>
              <w:t>（不带事务）</w:t>
            </w:r>
          </w:p>
          <w:p w14:paraId="275D1E0D"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p>
        </w:tc>
      </w:tr>
      <w:tr w:rsidR="00B97356" w14:paraId="3498A9D1" w14:textId="77777777" w:rsidTr="00F36554">
        <w:tc>
          <w:tcPr>
            <w:tcW w:w="2235" w:type="dxa"/>
          </w:tcPr>
          <w:p w14:paraId="2A3E194C" w14:textId="77777777" w:rsidR="00B97356" w:rsidRDefault="00B97356" w:rsidP="00F36554">
            <w:r>
              <w:rPr>
                <w:rFonts w:hint="eastAsia"/>
              </w:rPr>
              <w:t>点击“港口”</w:t>
            </w:r>
          </w:p>
        </w:tc>
        <w:tc>
          <w:tcPr>
            <w:tcW w:w="6287" w:type="dxa"/>
          </w:tcPr>
          <w:p w14:paraId="2B5D47CF" w14:textId="77777777" w:rsidR="00B97356" w:rsidRDefault="00B97356" w:rsidP="00F36554">
            <w:r>
              <w:rPr>
                <w:rFonts w:hint="eastAsia"/>
              </w:rPr>
              <w:t>弹出窗口，链接到“详情页面”</w:t>
            </w:r>
          </w:p>
        </w:tc>
      </w:tr>
      <w:tr w:rsidR="00B97356" w14:paraId="5BEF330F" w14:textId="77777777" w:rsidTr="00F36554">
        <w:tc>
          <w:tcPr>
            <w:tcW w:w="2235" w:type="dxa"/>
          </w:tcPr>
          <w:p w14:paraId="5FB773B1" w14:textId="77777777" w:rsidR="00B97356" w:rsidRDefault="00B97356" w:rsidP="00F36554">
            <w:r>
              <w:rPr>
                <w:rFonts w:hint="eastAsia"/>
              </w:rPr>
              <w:t>批量提交</w:t>
            </w:r>
          </w:p>
        </w:tc>
        <w:tc>
          <w:tcPr>
            <w:tcW w:w="6287" w:type="dxa"/>
          </w:tcPr>
          <w:p w14:paraId="1BDE330E" w14:textId="77777777" w:rsidR="00B97356" w:rsidRDefault="00B97356" w:rsidP="00F36554">
            <w:r>
              <w:rPr>
                <w:rFonts w:hint="eastAsia"/>
              </w:rPr>
              <w:t>新开事务；循环调用</w:t>
            </w:r>
          </w:p>
          <w:p w14:paraId="36596D30" w14:textId="77777777" w:rsidR="00B97356" w:rsidRDefault="00B97356" w:rsidP="00F36554">
            <w:r>
              <w:rPr>
                <w:rFonts w:hint="eastAsia"/>
              </w:rPr>
              <w:t>{</w:t>
            </w:r>
          </w:p>
          <w:p w14:paraId="1FBEA0C2" w14:textId="77777777" w:rsidR="00B97356" w:rsidRDefault="00B97356" w:rsidP="00F36554">
            <w:r>
              <w:rPr>
                <w:rFonts w:hint="eastAsia"/>
              </w:rPr>
              <w:t>调用接口</w:t>
            </w:r>
            <w:r w:rsidRPr="00917B19">
              <w:t>IOMTFutureChange</w:t>
            </w:r>
            <w:r>
              <w:rPr>
                <w:rFonts w:hint="eastAsia"/>
              </w:rPr>
              <w:t>.</w:t>
            </w:r>
            <w:r w:rsidRPr="00917B19">
              <w:t>Submit</w:t>
            </w:r>
            <w:r>
              <w:rPr>
                <w:rFonts w:hint="eastAsia"/>
              </w:rPr>
              <w:t>（事务）</w:t>
            </w:r>
          </w:p>
          <w:p w14:paraId="6F29EF8A"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r>
              <w:rPr>
                <w:rFonts w:hint="eastAsia"/>
              </w:rPr>
              <w:t>（选中）</w:t>
            </w:r>
          </w:p>
          <w:p w14:paraId="36D782C2" w14:textId="77777777" w:rsidR="00B97356" w:rsidRDefault="00B97356" w:rsidP="00F36554">
            <w:r>
              <w:rPr>
                <w:rFonts w:hint="eastAsia"/>
              </w:rPr>
              <w:t>}</w:t>
            </w:r>
          </w:p>
          <w:p w14:paraId="04C02F9C" w14:textId="77777777" w:rsidR="00B97356" w:rsidRDefault="00B97356" w:rsidP="00F36554">
            <w:r>
              <w:rPr>
                <w:rFonts w:hint="eastAsia"/>
              </w:rPr>
              <w:t>事务提交；</w:t>
            </w:r>
          </w:p>
        </w:tc>
      </w:tr>
      <w:tr w:rsidR="00B97356" w14:paraId="42D972A1" w14:textId="77777777" w:rsidTr="00F36554">
        <w:tc>
          <w:tcPr>
            <w:tcW w:w="2235" w:type="dxa"/>
          </w:tcPr>
          <w:p w14:paraId="0286B9EB" w14:textId="77777777" w:rsidR="00B97356" w:rsidRDefault="00B97356" w:rsidP="00F36554">
            <w:r>
              <w:rPr>
                <w:rFonts w:hint="eastAsia"/>
              </w:rPr>
              <w:t>批量删除</w:t>
            </w:r>
          </w:p>
        </w:tc>
        <w:tc>
          <w:tcPr>
            <w:tcW w:w="6287" w:type="dxa"/>
          </w:tcPr>
          <w:p w14:paraId="05971C54" w14:textId="77777777" w:rsidR="00B97356" w:rsidRDefault="00B97356" w:rsidP="00F36554">
            <w:r>
              <w:rPr>
                <w:rFonts w:hint="eastAsia"/>
              </w:rPr>
              <w:t>新开事务；循环调用</w:t>
            </w:r>
          </w:p>
          <w:p w14:paraId="11267F96" w14:textId="77777777" w:rsidR="00B97356" w:rsidRDefault="00B97356" w:rsidP="00F36554">
            <w:r>
              <w:rPr>
                <w:rFonts w:hint="eastAsia"/>
              </w:rPr>
              <w:t>{</w:t>
            </w:r>
          </w:p>
          <w:p w14:paraId="0CF96963" w14:textId="77777777" w:rsidR="00B97356" w:rsidRDefault="00B97356" w:rsidP="00F36554">
            <w:r>
              <w:rPr>
                <w:rFonts w:hint="eastAsia"/>
              </w:rPr>
              <w:t>调用接口</w:t>
            </w:r>
            <w:r w:rsidRPr="00917B19">
              <w:t>IOMTFutureChange</w:t>
            </w:r>
            <w:r>
              <w:rPr>
                <w:rFonts w:hint="eastAsia"/>
              </w:rPr>
              <w:t>.</w:t>
            </w:r>
            <w:r w:rsidRPr="003038DD">
              <w:t>Delete</w:t>
            </w:r>
            <w:r>
              <w:rPr>
                <w:rFonts w:hint="eastAsia"/>
              </w:rPr>
              <w:t>（事务）</w:t>
            </w:r>
          </w:p>
          <w:p w14:paraId="574CC5A1"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r>
              <w:rPr>
                <w:rFonts w:hint="eastAsia"/>
              </w:rPr>
              <w:t>（选中）</w:t>
            </w:r>
          </w:p>
          <w:p w14:paraId="37469EB2" w14:textId="77777777" w:rsidR="00B97356" w:rsidRDefault="00B97356" w:rsidP="00F36554">
            <w:r>
              <w:rPr>
                <w:rFonts w:hint="eastAsia"/>
              </w:rPr>
              <w:t>}</w:t>
            </w:r>
          </w:p>
          <w:p w14:paraId="2B42F5B9" w14:textId="77777777" w:rsidR="00B97356" w:rsidRDefault="00B97356" w:rsidP="00F36554">
            <w:r>
              <w:rPr>
                <w:rFonts w:hint="eastAsia"/>
              </w:rPr>
              <w:t>事务提交；</w:t>
            </w:r>
          </w:p>
        </w:tc>
      </w:tr>
    </w:tbl>
    <w:p w14:paraId="2B0F5BB6" w14:textId="77777777" w:rsidR="00B97356" w:rsidRPr="00910D45" w:rsidRDefault="00B97356" w:rsidP="00B97356">
      <w:pPr>
        <w:rPr>
          <w:lang w:val="x-none"/>
        </w:rPr>
      </w:pPr>
    </w:p>
    <w:p w14:paraId="073E2B10" w14:textId="77777777" w:rsidR="00B97356" w:rsidRDefault="00B97356" w:rsidP="00B97356">
      <w:pPr>
        <w:pStyle w:val="3"/>
        <w:ind w:right="180"/>
      </w:pPr>
      <w:r>
        <w:rPr>
          <w:rFonts w:hint="eastAsia"/>
        </w:rPr>
        <w:t>审批页面</w:t>
      </w:r>
    </w:p>
    <w:p w14:paraId="7706C566" w14:textId="77777777" w:rsidR="00B97356" w:rsidRDefault="00B97356" w:rsidP="00B97356">
      <w:pPr>
        <w:rPr>
          <w:noProof/>
        </w:rPr>
      </w:pPr>
      <w:r w:rsidRPr="001162F3">
        <w:rPr>
          <w:noProof/>
        </w:rPr>
        <w:drawing>
          <wp:inline distT="0" distB="0" distL="0" distR="0" wp14:anchorId="13BCA038" wp14:editId="465B5318">
            <wp:extent cx="5486400" cy="402209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402209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07745867" w14:textId="77777777" w:rsidTr="00F36554">
        <w:tc>
          <w:tcPr>
            <w:tcW w:w="2235" w:type="dxa"/>
            <w:shd w:val="clear" w:color="auto" w:fill="BFBFBF"/>
          </w:tcPr>
          <w:p w14:paraId="59CFC9EC" w14:textId="77777777" w:rsidR="00B97356" w:rsidRDefault="00B97356" w:rsidP="00F36554">
            <w:r>
              <w:rPr>
                <w:rFonts w:hint="eastAsia"/>
              </w:rPr>
              <w:t>页面元素</w:t>
            </w:r>
          </w:p>
        </w:tc>
        <w:tc>
          <w:tcPr>
            <w:tcW w:w="6287" w:type="dxa"/>
            <w:shd w:val="clear" w:color="auto" w:fill="BFBFBF"/>
          </w:tcPr>
          <w:p w14:paraId="138243EB" w14:textId="77777777" w:rsidR="00B97356" w:rsidRDefault="00B97356" w:rsidP="00F36554">
            <w:r>
              <w:rPr>
                <w:rFonts w:hint="eastAsia"/>
              </w:rPr>
              <w:t>元素说明</w:t>
            </w:r>
          </w:p>
        </w:tc>
      </w:tr>
      <w:tr w:rsidR="00B97356" w14:paraId="217959E0" w14:textId="77777777" w:rsidTr="00F36554">
        <w:tc>
          <w:tcPr>
            <w:tcW w:w="2235" w:type="dxa"/>
            <w:shd w:val="clear" w:color="auto" w:fill="BFBFBF"/>
          </w:tcPr>
          <w:p w14:paraId="15702C94" w14:textId="77777777" w:rsidR="00B97356" w:rsidRDefault="00B97356" w:rsidP="00F36554">
            <w:r>
              <w:rPr>
                <w:rFonts w:hint="eastAsia"/>
              </w:rPr>
              <w:lastRenderedPageBreak/>
              <w:t>页面显示</w:t>
            </w:r>
          </w:p>
        </w:tc>
        <w:tc>
          <w:tcPr>
            <w:tcW w:w="6287" w:type="dxa"/>
            <w:shd w:val="clear" w:color="auto" w:fill="BFBFBF"/>
          </w:tcPr>
          <w:p w14:paraId="0B6AF659" w14:textId="77777777" w:rsidR="00B97356" w:rsidRDefault="00B97356" w:rsidP="00F36554">
            <w:r>
              <w:rPr>
                <w:rFonts w:hint="eastAsia"/>
              </w:rPr>
              <w:t>*</w:t>
            </w:r>
            <w:r>
              <w:rPr>
                <w:rFonts w:hint="eastAsia"/>
              </w:rPr>
              <w:t>为必填（无特别说明，以</w:t>
            </w:r>
            <w:r w:rsidRPr="00386466">
              <w:rPr>
                <w:rFonts w:hint="eastAsia"/>
                <w:u w:val="single"/>
              </w:rPr>
              <w:t>标签显示</w:t>
            </w:r>
            <w:r>
              <w:rPr>
                <w:rFonts w:hint="eastAsia"/>
              </w:rPr>
              <w:t>）</w:t>
            </w:r>
          </w:p>
        </w:tc>
      </w:tr>
      <w:tr w:rsidR="00B97356" w14:paraId="1F12F1BD" w14:textId="77777777" w:rsidTr="00F36554">
        <w:tc>
          <w:tcPr>
            <w:tcW w:w="8522" w:type="dxa"/>
            <w:gridSpan w:val="2"/>
          </w:tcPr>
          <w:p w14:paraId="477999ED" w14:textId="77777777" w:rsidR="00B97356" w:rsidRPr="004A1715" w:rsidRDefault="00B97356" w:rsidP="00F36554">
            <w:r>
              <w:rPr>
                <w:rFonts w:hint="eastAsia"/>
              </w:rPr>
              <w:t>远期预售订舱信息，对应对象</w:t>
            </w:r>
            <w:r w:rsidRPr="00C22A77">
              <w:t>FutureChangeQueryEntity</w:t>
            </w:r>
            <w:r>
              <w:rPr>
                <w:rFonts w:hint="eastAsia"/>
              </w:rPr>
              <w:t>.</w:t>
            </w:r>
            <w:r w:rsidRPr="006F3E69">
              <w:t>preSaleModel</w:t>
            </w:r>
            <w:r>
              <w:rPr>
                <w:rFonts w:hint="eastAsia"/>
              </w:rPr>
              <w:t>.</w:t>
            </w:r>
            <w:r w:rsidRPr="002B7CD7">
              <w:t>FuturePresaleData</w:t>
            </w:r>
          </w:p>
        </w:tc>
      </w:tr>
      <w:tr w:rsidR="00B97356" w14:paraId="0662770C" w14:textId="77777777" w:rsidTr="00F36554">
        <w:tc>
          <w:tcPr>
            <w:tcW w:w="2235" w:type="dxa"/>
          </w:tcPr>
          <w:p w14:paraId="34D0B4EE" w14:textId="77777777" w:rsidR="00B97356" w:rsidRDefault="00B97356" w:rsidP="00F36554">
            <w:r>
              <w:rPr>
                <w:rFonts w:hint="eastAsia"/>
              </w:rPr>
              <w:t>船公司</w:t>
            </w:r>
          </w:p>
        </w:tc>
        <w:tc>
          <w:tcPr>
            <w:tcW w:w="6287" w:type="dxa"/>
          </w:tcPr>
          <w:p w14:paraId="45B9DD10" w14:textId="77777777" w:rsidR="00B97356" w:rsidRDefault="00B97356" w:rsidP="00F36554">
            <w:r w:rsidRPr="004A1715">
              <w:t>OWNER_CODE</w:t>
            </w:r>
          </w:p>
        </w:tc>
      </w:tr>
      <w:tr w:rsidR="00B97356" w14:paraId="5F73BF36" w14:textId="77777777" w:rsidTr="00F36554">
        <w:tc>
          <w:tcPr>
            <w:tcW w:w="2235" w:type="dxa"/>
          </w:tcPr>
          <w:p w14:paraId="0A7DBEBC" w14:textId="77777777" w:rsidR="00B97356" w:rsidRDefault="00B97356" w:rsidP="00F36554">
            <w:r>
              <w:rPr>
                <w:rFonts w:hint="eastAsia"/>
              </w:rPr>
              <w:t>发货人</w:t>
            </w:r>
          </w:p>
        </w:tc>
        <w:tc>
          <w:tcPr>
            <w:tcW w:w="6287" w:type="dxa"/>
          </w:tcPr>
          <w:p w14:paraId="150AEEB1" w14:textId="77777777" w:rsidR="00B97356" w:rsidRDefault="00B97356" w:rsidP="00F36554">
            <w:r w:rsidRPr="005C7BC0">
              <w:rPr>
                <w:rFonts w:hint="eastAsia"/>
              </w:rPr>
              <w:t>COMP_SEND&lt;</w:t>
            </w:r>
            <w:r w:rsidRPr="005C7BC0">
              <w:rPr>
                <w:rFonts w:hint="eastAsia"/>
              </w:rPr>
              <w:t>托运人</w:t>
            </w:r>
            <w:r w:rsidRPr="005C7BC0">
              <w:rPr>
                <w:rFonts w:hint="eastAsia"/>
              </w:rPr>
              <w:t>&gt;</w:t>
            </w:r>
          </w:p>
        </w:tc>
      </w:tr>
      <w:tr w:rsidR="00B97356" w14:paraId="7130AC54" w14:textId="77777777" w:rsidTr="00F36554">
        <w:tc>
          <w:tcPr>
            <w:tcW w:w="2235" w:type="dxa"/>
          </w:tcPr>
          <w:p w14:paraId="767B5C52" w14:textId="77777777" w:rsidR="00B97356" w:rsidRDefault="00B97356" w:rsidP="00F36554">
            <w:r>
              <w:rPr>
                <w:rFonts w:hint="eastAsia"/>
              </w:rPr>
              <w:t>收货人</w:t>
            </w:r>
          </w:p>
        </w:tc>
        <w:tc>
          <w:tcPr>
            <w:tcW w:w="6287" w:type="dxa"/>
          </w:tcPr>
          <w:p w14:paraId="7591B098" w14:textId="77777777" w:rsidR="00B97356" w:rsidRDefault="00B97356" w:rsidP="00F36554">
            <w:r w:rsidRPr="005C7BC0">
              <w:rPr>
                <w:rFonts w:hint="eastAsia"/>
              </w:rPr>
              <w:t>COMP_GET&lt;</w:t>
            </w:r>
            <w:r w:rsidRPr="005C7BC0">
              <w:rPr>
                <w:rFonts w:hint="eastAsia"/>
              </w:rPr>
              <w:t>收货人</w:t>
            </w:r>
            <w:r w:rsidRPr="005C7BC0">
              <w:rPr>
                <w:rFonts w:hint="eastAsia"/>
              </w:rPr>
              <w:t>&gt;</w:t>
            </w:r>
          </w:p>
        </w:tc>
      </w:tr>
      <w:tr w:rsidR="00B97356" w14:paraId="5F9C1C89" w14:textId="77777777" w:rsidTr="00F36554">
        <w:tc>
          <w:tcPr>
            <w:tcW w:w="2235" w:type="dxa"/>
          </w:tcPr>
          <w:p w14:paraId="73500F1E" w14:textId="77777777" w:rsidR="00B97356" w:rsidRDefault="00B97356" w:rsidP="00F36554">
            <w:r>
              <w:rPr>
                <w:rFonts w:hint="eastAsia"/>
              </w:rPr>
              <w:t>通知人</w:t>
            </w:r>
          </w:p>
        </w:tc>
        <w:tc>
          <w:tcPr>
            <w:tcW w:w="6287" w:type="dxa"/>
          </w:tcPr>
          <w:p w14:paraId="6160F4CC" w14:textId="77777777" w:rsidR="00B97356" w:rsidRDefault="00B97356" w:rsidP="00F36554">
            <w:r w:rsidRPr="005C7BC0">
              <w:rPr>
                <w:rFonts w:hint="eastAsia"/>
              </w:rPr>
              <w:t>COMP_TRANS&lt;</w:t>
            </w:r>
            <w:r w:rsidRPr="005C7BC0">
              <w:rPr>
                <w:rFonts w:hint="eastAsia"/>
              </w:rPr>
              <w:t>转运人</w:t>
            </w:r>
            <w:r w:rsidRPr="005C7BC0">
              <w:rPr>
                <w:rFonts w:hint="eastAsia"/>
              </w:rPr>
              <w:t>&gt;</w:t>
            </w:r>
          </w:p>
        </w:tc>
      </w:tr>
      <w:tr w:rsidR="00B97356" w14:paraId="540D056A" w14:textId="77777777" w:rsidTr="00F36554">
        <w:tc>
          <w:tcPr>
            <w:tcW w:w="2235" w:type="dxa"/>
          </w:tcPr>
          <w:p w14:paraId="02FF993A" w14:textId="77777777" w:rsidR="00B97356" w:rsidRDefault="00B97356" w:rsidP="00F36554">
            <w:r>
              <w:rPr>
                <w:rFonts w:hint="eastAsia"/>
              </w:rPr>
              <w:t>订舱联系人地址</w:t>
            </w:r>
          </w:p>
        </w:tc>
        <w:tc>
          <w:tcPr>
            <w:tcW w:w="6287" w:type="dxa"/>
          </w:tcPr>
          <w:p w14:paraId="22A5F74D" w14:textId="77777777" w:rsidR="00B97356" w:rsidRDefault="00B97356" w:rsidP="00F36554">
            <w:r w:rsidRPr="00632908">
              <w:rPr>
                <w:rFonts w:hint="eastAsia"/>
              </w:rPr>
              <w:t>COMP_SEND_ADDR&lt;</w:t>
            </w:r>
            <w:r w:rsidRPr="00632908">
              <w:rPr>
                <w:rFonts w:hint="eastAsia"/>
              </w:rPr>
              <w:t>订舱公司地址</w:t>
            </w:r>
            <w:r w:rsidRPr="00632908">
              <w:rPr>
                <w:rFonts w:hint="eastAsia"/>
              </w:rPr>
              <w:t>&gt;</w:t>
            </w:r>
          </w:p>
        </w:tc>
      </w:tr>
      <w:tr w:rsidR="00B97356" w14:paraId="40541D5C" w14:textId="77777777" w:rsidTr="00F36554">
        <w:tc>
          <w:tcPr>
            <w:tcW w:w="2235" w:type="dxa"/>
          </w:tcPr>
          <w:p w14:paraId="12958615" w14:textId="77777777" w:rsidR="00B97356" w:rsidRDefault="00B97356" w:rsidP="00F36554">
            <w:r>
              <w:rPr>
                <w:rFonts w:hint="eastAsia"/>
              </w:rPr>
              <w:t>联系人</w:t>
            </w:r>
          </w:p>
        </w:tc>
        <w:tc>
          <w:tcPr>
            <w:tcW w:w="6287" w:type="dxa"/>
          </w:tcPr>
          <w:p w14:paraId="0D458D8D" w14:textId="77777777" w:rsidR="00B97356" w:rsidRDefault="00B97356" w:rsidP="00F36554">
            <w:r w:rsidRPr="00425BCA">
              <w:rPr>
                <w:rFonts w:hint="eastAsia"/>
              </w:rPr>
              <w:t>LINKER&lt;</w:t>
            </w:r>
            <w:r w:rsidRPr="00425BCA">
              <w:rPr>
                <w:rFonts w:hint="eastAsia"/>
              </w:rPr>
              <w:t>联系人姓名</w:t>
            </w:r>
            <w:r w:rsidRPr="00425BCA">
              <w:rPr>
                <w:rFonts w:hint="eastAsia"/>
              </w:rPr>
              <w:t>&gt;</w:t>
            </w:r>
          </w:p>
        </w:tc>
      </w:tr>
      <w:tr w:rsidR="00B97356" w14:paraId="225BD2A0" w14:textId="77777777" w:rsidTr="00F36554">
        <w:tc>
          <w:tcPr>
            <w:tcW w:w="2235" w:type="dxa"/>
          </w:tcPr>
          <w:p w14:paraId="75F722AB" w14:textId="77777777" w:rsidR="00B97356" w:rsidRDefault="00B97356" w:rsidP="00F36554">
            <w:r>
              <w:rPr>
                <w:rFonts w:hint="eastAsia"/>
              </w:rPr>
              <w:t>电话</w:t>
            </w:r>
          </w:p>
        </w:tc>
        <w:tc>
          <w:tcPr>
            <w:tcW w:w="6287" w:type="dxa"/>
          </w:tcPr>
          <w:p w14:paraId="24F9E891" w14:textId="77777777" w:rsidR="00B97356" w:rsidRDefault="00B97356" w:rsidP="00F36554">
            <w:r w:rsidRPr="00425BCA">
              <w:rPr>
                <w:rFonts w:hint="eastAsia"/>
              </w:rPr>
              <w:t>LINKER_PHONE&lt;</w:t>
            </w:r>
            <w:r w:rsidRPr="00425BCA">
              <w:rPr>
                <w:rFonts w:hint="eastAsia"/>
              </w:rPr>
              <w:t>电话</w:t>
            </w:r>
            <w:r w:rsidRPr="00425BCA">
              <w:rPr>
                <w:rFonts w:hint="eastAsia"/>
              </w:rPr>
              <w:t>&gt;</w:t>
            </w:r>
          </w:p>
        </w:tc>
      </w:tr>
      <w:tr w:rsidR="00B97356" w14:paraId="03B24F6B" w14:textId="77777777" w:rsidTr="00F36554">
        <w:tc>
          <w:tcPr>
            <w:tcW w:w="2235" w:type="dxa"/>
          </w:tcPr>
          <w:p w14:paraId="37AC16B2" w14:textId="77777777" w:rsidR="00B97356" w:rsidRDefault="00B97356" w:rsidP="00F36554">
            <w:r>
              <w:rPr>
                <w:rFonts w:hint="eastAsia"/>
              </w:rPr>
              <w:t>传真</w:t>
            </w:r>
          </w:p>
        </w:tc>
        <w:tc>
          <w:tcPr>
            <w:tcW w:w="6287" w:type="dxa"/>
          </w:tcPr>
          <w:p w14:paraId="5FEF8AF2" w14:textId="77777777" w:rsidR="00B97356" w:rsidRDefault="00B97356" w:rsidP="00F36554">
            <w:r w:rsidRPr="00425BCA">
              <w:rPr>
                <w:rFonts w:hint="eastAsia"/>
              </w:rPr>
              <w:t>LINKER_FAX&lt;</w:t>
            </w:r>
            <w:r w:rsidRPr="00425BCA">
              <w:rPr>
                <w:rFonts w:hint="eastAsia"/>
              </w:rPr>
              <w:t>传真</w:t>
            </w:r>
            <w:r w:rsidRPr="00425BCA">
              <w:rPr>
                <w:rFonts w:hint="eastAsia"/>
              </w:rPr>
              <w:t>&gt;</w:t>
            </w:r>
          </w:p>
        </w:tc>
      </w:tr>
      <w:tr w:rsidR="00B97356" w14:paraId="73D7BCBF" w14:textId="77777777" w:rsidTr="00F36554">
        <w:tc>
          <w:tcPr>
            <w:tcW w:w="2235" w:type="dxa"/>
          </w:tcPr>
          <w:p w14:paraId="6A9D65C1" w14:textId="77777777" w:rsidR="00B97356" w:rsidRDefault="00B97356" w:rsidP="00F36554">
            <w:r>
              <w:rPr>
                <w:rFonts w:hint="eastAsia"/>
              </w:rPr>
              <w:t>邮箱</w:t>
            </w:r>
          </w:p>
        </w:tc>
        <w:tc>
          <w:tcPr>
            <w:tcW w:w="6287" w:type="dxa"/>
          </w:tcPr>
          <w:p w14:paraId="33558B8F" w14:textId="77777777" w:rsidR="00B97356" w:rsidRDefault="00B97356" w:rsidP="00F36554">
            <w:r w:rsidRPr="00425BCA">
              <w:rPr>
                <w:rFonts w:hint="eastAsia"/>
              </w:rPr>
              <w:t>LINKER_EMAIL&lt;</w:t>
            </w:r>
            <w:r w:rsidRPr="00425BCA">
              <w:rPr>
                <w:rFonts w:hint="eastAsia"/>
              </w:rPr>
              <w:t>电子邮件</w:t>
            </w:r>
            <w:r w:rsidRPr="00425BCA">
              <w:rPr>
                <w:rFonts w:hint="eastAsia"/>
              </w:rPr>
              <w:t>&gt;</w:t>
            </w:r>
          </w:p>
        </w:tc>
      </w:tr>
      <w:tr w:rsidR="00B97356" w14:paraId="433DF260" w14:textId="77777777" w:rsidTr="00F36554">
        <w:tc>
          <w:tcPr>
            <w:tcW w:w="2235" w:type="dxa"/>
          </w:tcPr>
          <w:p w14:paraId="3670D663" w14:textId="77777777" w:rsidR="00B97356" w:rsidRDefault="00B97356" w:rsidP="00F36554">
            <w:r>
              <w:rPr>
                <w:rFonts w:hint="eastAsia"/>
              </w:rPr>
              <w:t>装货港</w:t>
            </w:r>
          </w:p>
        </w:tc>
        <w:tc>
          <w:tcPr>
            <w:tcW w:w="6287" w:type="dxa"/>
          </w:tcPr>
          <w:p w14:paraId="21DD5621" w14:textId="77777777" w:rsidR="00B97356" w:rsidRDefault="00B97356" w:rsidP="00F36554">
            <w:r w:rsidRPr="004A1715">
              <w:rPr>
                <w:rFonts w:hint="eastAsia"/>
              </w:rPr>
              <w:t>LOADING_PORT&lt;</w:t>
            </w:r>
            <w:r w:rsidRPr="004A1715">
              <w:rPr>
                <w:rFonts w:hint="eastAsia"/>
              </w:rPr>
              <w:t>装货港</w:t>
            </w:r>
            <w:r w:rsidRPr="004A1715">
              <w:rPr>
                <w:rFonts w:hint="eastAsia"/>
              </w:rPr>
              <w:t>&gt;</w:t>
            </w:r>
          </w:p>
        </w:tc>
      </w:tr>
      <w:tr w:rsidR="00B97356" w14:paraId="1F7EFD47" w14:textId="77777777" w:rsidTr="00F36554">
        <w:tc>
          <w:tcPr>
            <w:tcW w:w="2235" w:type="dxa"/>
          </w:tcPr>
          <w:p w14:paraId="3A88242B" w14:textId="77777777" w:rsidR="00B97356" w:rsidRDefault="00B97356" w:rsidP="00F36554">
            <w:r>
              <w:rPr>
                <w:rFonts w:hint="eastAsia"/>
              </w:rPr>
              <w:t>卸货港</w:t>
            </w:r>
          </w:p>
        </w:tc>
        <w:tc>
          <w:tcPr>
            <w:tcW w:w="6287" w:type="dxa"/>
          </w:tcPr>
          <w:p w14:paraId="13E0508D" w14:textId="77777777" w:rsidR="00B97356" w:rsidRDefault="00B97356" w:rsidP="00F36554">
            <w:r w:rsidRPr="004A1715">
              <w:rPr>
                <w:rFonts w:hint="eastAsia"/>
              </w:rPr>
              <w:t>DESTINATION_PORT&lt;</w:t>
            </w:r>
            <w:r w:rsidRPr="004A1715">
              <w:rPr>
                <w:rFonts w:hint="eastAsia"/>
              </w:rPr>
              <w:t>卸货港</w:t>
            </w:r>
            <w:r w:rsidRPr="004A1715">
              <w:rPr>
                <w:rFonts w:hint="eastAsia"/>
              </w:rPr>
              <w:t>&gt;</w:t>
            </w:r>
          </w:p>
        </w:tc>
      </w:tr>
      <w:tr w:rsidR="00B97356" w14:paraId="33A34D9B" w14:textId="77777777" w:rsidTr="00F36554">
        <w:tc>
          <w:tcPr>
            <w:tcW w:w="2235" w:type="dxa"/>
          </w:tcPr>
          <w:p w14:paraId="65C74E47" w14:textId="77777777" w:rsidR="00B97356" w:rsidRDefault="00B97356" w:rsidP="00F36554">
            <w:r>
              <w:rPr>
                <w:rFonts w:hint="eastAsia"/>
              </w:rPr>
              <w:t>中转港</w:t>
            </w:r>
          </w:p>
        </w:tc>
        <w:tc>
          <w:tcPr>
            <w:tcW w:w="6287" w:type="dxa"/>
          </w:tcPr>
          <w:p w14:paraId="2A12F08E" w14:textId="77777777" w:rsidR="00B97356" w:rsidRDefault="00B97356" w:rsidP="00F36554">
            <w:r w:rsidRPr="004A1715">
              <w:rPr>
                <w:rFonts w:hint="eastAsia"/>
              </w:rPr>
              <w:t>TRANSFER_PORT&lt;</w:t>
            </w:r>
            <w:r w:rsidRPr="004A1715">
              <w:rPr>
                <w:rFonts w:hint="eastAsia"/>
              </w:rPr>
              <w:t>中转港</w:t>
            </w:r>
            <w:r w:rsidRPr="004A1715">
              <w:rPr>
                <w:rFonts w:hint="eastAsia"/>
              </w:rPr>
              <w:t>&gt;</w:t>
            </w:r>
          </w:p>
        </w:tc>
      </w:tr>
      <w:tr w:rsidR="00B97356" w14:paraId="4881BBDE" w14:textId="77777777" w:rsidTr="00F36554">
        <w:tc>
          <w:tcPr>
            <w:tcW w:w="2235" w:type="dxa"/>
          </w:tcPr>
          <w:p w14:paraId="1AE4FADE" w14:textId="77777777" w:rsidR="00B97356" w:rsidRDefault="00B97356" w:rsidP="00F36554">
            <w:r>
              <w:rPr>
                <w:rFonts w:hint="eastAsia"/>
              </w:rPr>
              <w:t>运输条款</w:t>
            </w:r>
          </w:p>
        </w:tc>
        <w:tc>
          <w:tcPr>
            <w:tcW w:w="6287" w:type="dxa"/>
          </w:tcPr>
          <w:p w14:paraId="5D78DC08" w14:textId="77777777" w:rsidR="00B97356" w:rsidRDefault="00B97356" w:rsidP="00F36554">
            <w:r>
              <w:rPr>
                <w:rFonts w:hint="eastAsia"/>
              </w:rPr>
              <w:t>对应字段，</w:t>
            </w:r>
            <w:r w:rsidRPr="00F531AB">
              <w:rPr>
                <w:rFonts w:hint="eastAsia"/>
              </w:rPr>
              <w:t>TRANS_TYPE_NAME&lt;</w:t>
            </w:r>
            <w:r w:rsidRPr="00F531AB">
              <w:rPr>
                <w:rFonts w:hint="eastAsia"/>
              </w:rPr>
              <w:t>运输条款中文名称</w:t>
            </w:r>
            <w:r w:rsidRPr="00F531AB">
              <w:rPr>
                <w:rFonts w:hint="eastAsia"/>
              </w:rPr>
              <w:t>&gt;</w:t>
            </w:r>
          </w:p>
          <w:p w14:paraId="009E0064" w14:textId="77777777" w:rsidR="00B97356" w:rsidRDefault="00B97356" w:rsidP="00F36554">
            <w:r>
              <w:rPr>
                <w:rFonts w:hint="eastAsia"/>
              </w:rPr>
              <w:t>英文环境，取</w:t>
            </w:r>
            <w:r w:rsidRPr="00F531AB">
              <w:rPr>
                <w:rFonts w:hint="eastAsia"/>
              </w:rPr>
              <w:t>TRANS_TYPE_NAME_EN&lt;</w:t>
            </w:r>
            <w:r w:rsidRPr="00F531AB">
              <w:rPr>
                <w:rFonts w:hint="eastAsia"/>
              </w:rPr>
              <w:t>运输条款英文名称</w:t>
            </w:r>
            <w:r w:rsidRPr="00F531AB">
              <w:rPr>
                <w:rFonts w:hint="eastAsia"/>
              </w:rPr>
              <w:t>&gt;</w:t>
            </w:r>
          </w:p>
        </w:tc>
      </w:tr>
      <w:tr w:rsidR="00B97356" w14:paraId="43ED738F" w14:textId="77777777" w:rsidTr="00F36554">
        <w:tc>
          <w:tcPr>
            <w:tcW w:w="2235" w:type="dxa"/>
          </w:tcPr>
          <w:p w14:paraId="34110EB0" w14:textId="77777777" w:rsidR="00B97356" w:rsidRDefault="00B97356" w:rsidP="00F36554">
            <w:r>
              <w:rPr>
                <w:rFonts w:hint="eastAsia"/>
              </w:rPr>
              <w:t>运费条款</w:t>
            </w:r>
          </w:p>
        </w:tc>
        <w:tc>
          <w:tcPr>
            <w:tcW w:w="6287" w:type="dxa"/>
          </w:tcPr>
          <w:p w14:paraId="0D6D4F7B" w14:textId="77777777" w:rsidR="00B97356" w:rsidRDefault="00B97356" w:rsidP="00F36554">
            <w:r>
              <w:rPr>
                <w:rFonts w:hint="eastAsia"/>
              </w:rPr>
              <w:t>对应字段，</w:t>
            </w:r>
            <w:r>
              <w:rPr>
                <w:rFonts w:hint="eastAsia"/>
              </w:rPr>
              <w:t>RULE_PRICE_NAME&lt;</w:t>
            </w:r>
            <w:r>
              <w:rPr>
                <w:rFonts w:hint="eastAsia"/>
              </w:rPr>
              <w:t>运费条款中文名称</w:t>
            </w:r>
            <w:r>
              <w:rPr>
                <w:rFonts w:hint="eastAsia"/>
              </w:rPr>
              <w:t>&gt;</w:t>
            </w:r>
          </w:p>
          <w:p w14:paraId="358ED77C" w14:textId="77777777" w:rsidR="00B97356" w:rsidRDefault="00B97356" w:rsidP="00F36554">
            <w:r>
              <w:rPr>
                <w:rFonts w:hint="eastAsia"/>
              </w:rPr>
              <w:t>英文环境，取</w:t>
            </w:r>
            <w:r>
              <w:rPr>
                <w:rFonts w:hint="eastAsia"/>
              </w:rPr>
              <w:t>RULE_PRICE_NAME_EN&lt;</w:t>
            </w:r>
            <w:r>
              <w:rPr>
                <w:rFonts w:hint="eastAsia"/>
              </w:rPr>
              <w:t>运费条款英文名称</w:t>
            </w:r>
            <w:r>
              <w:rPr>
                <w:rFonts w:hint="eastAsia"/>
              </w:rPr>
              <w:t>&gt;</w:t>
            </w:r>
          </w:p>
        </w:tc>
      </w:tr>
      <w:tr w:rsidR="00B97356" w14:paraId="45CD2DC7" w14:textId="77777777" w:rsidTr="00F36554">
        <w:tc>
          <w:tcPr>
            <w:tcW w:w="2235" w:type="dxa"/>
          </w:tcPr>
          <w:p w14:paraId="077701AE" w14:textId="77777777" w:rsidR="00B97356" w:rsidRDefault="00B97356" w:rsidP="00F36554">
            <w:r>
              <w:rPr>
                <w:rFonts w:hint="eastAsia"/>
              </w:rPr>
              <w:t>付款地</w:t>
            </w:r>
          </w:p>
        </w:tc>
        <w:tc>
          <w:tcPr>
            <w:tcW w:w="6287" w:type="dxa"/>
          </w:tcPr>
          <w:p w14:paraId="7B8823AF" w14:textId="77777777" w:rsidR="00B97356" w:rsidRDefault="00B97356" w:rsidP="00F36554">
            <w:r w:rsidRPr="00A35C90">
              <w:rPr>
                <w:rFonts w:hint="eastAsia"/>
              </w:rPr>
              <w:t>PAY_LOCATION&lt;</w:t>
            </w:r>
            <w:r w:rsidRPr="00A35C90">
              <w:rPr>
                <w:rFonts w:hint="eastAsia"/>
              </w:rPr>
              <w:t>付款地点代码</w:t>
            </w:r>
            <w:r w:rsidRPr="00A35C90">
              <w:rPr>
                <w:rFonts w:hint="eastAsia"/>
              </w:rPr>
              <w:t>&gt;</w:t>
            </w:r>
            <w:r>
              <w:rPr>
                <w:rFonts w:hint="eastAsia"/>
              </w:rPr>
              <w:t>，请根据</w:t>
            </w:r>
            <w:r>
              <w:rPr>
                <w:rFonts w:hint="eastAsia"/>
              </w:rPr>
              <w:t>DICT_CODE</w:t>
            </w:r>
            <w:r>
              <w:rPr>
                <w:rFonts w:hint="eastAsia"/>
              </w:rPr>
              <w:t>字段进行转换</w:t>
            </w:r>
          </w:p>
          <w:p w14:paraId="30CDE89C" w14:textId="77777777" w:rsidR="00B97356" w:rsidRDefault="00B97356" w:rsidP="00F36554">
            <w:r>
              <w:rPr>
                <w:rFonts w:hint="eastAsia"/>
              </w:rPr>
              <w:t>DICT_TYPE =</w:t>
            </w:r>
            <w:r>
              <w:t xml:space="preserve"> </w:t>
            </w:r>
            <w:r w:rsidRPr="00950ECC">
              <w:t>PAY_LOCATION</w:t>
            </w:r>
          </w:p>
          <w:p w14:paraId="66618236" w14:textId="77777777" w:rsidR="00B97356" w:rsidRDefault="00B97356" w:rsidP="00F36554">
            <w:r>
              <w:rPr>
                <w:rFonts w:hint="eastAsia"/>
              </w:rPr>
              <w:t>NULL</w:t>
            </w:r>
            <w:r>
              <w:rPr>
                <w:rFonts w:hint="eastAsia"/>
              </w:rPr>
              <w:t>的，不转换</w:t>
            </w:r>
          </w:p>
        </w:tc>
      </w:tr>
      <w:tr w:rsidR="00B97356" w14:paraId="30CF332C" w14:textId="77777777" w:rsidTr="00F36554">
        <w:tc>
          <w:tcPr>
            <w:tcW w:w="2235" w:type="dxa"/>
          </w:tcPr>
          <w:p w14:paraId="6B62152A" w14:textId="77777777" w:rsidR="00B97356" w:rsidRDefault="00B97356" w:rsidP="00F36554">
            <w:r>
              <w:rPr>
                <w:rFonts w:hint="eastAsia"/>
              </w:rPr>
              <w:t>计划出运日期</w:t>
            </w:r>
          </w:p>
        </w:tc>
        <w:tc>
          <w:tcPr>
            <w:tcW w:w="6287" w:type="dxa"/>
          </w:tcPr>
          <w:p w14:paraId="2CD2DF59" w14:textId="77777777" w:rsidR="00B97356" w:rsidRDefault="00B97356" w:rsidP="00F36554">
            <w:r w:rsidRPr="004A1715">
              <w:rPr>
                <w:rFonts w:hint="eastAsia"/>
              </w:rPr>
              <w:t>WEEK_NO&lt;</w:t>
            </w:r>
            <w:r w:rsidRPr="004A1715">
              <w:rPr>
                <w:rFonts w:hint="eastAsia"/>
              </w:rPr>
              <w:t>出运周数</w:t>
            </w:r>
            <w:r w:rsidRPr="004A1715">
              <w:rPr>
                <w:rFonts w:hint="eastAsia"/>
              </w:rPr>
              <w:t>&gt;</w:t>
            </w:r>
            <w:r>
              <w:rPr>
                <w:rFonts w:hint="eastAsia"/>
              </w:rPr>
              <w:t>(</w:t>
            </w:r>
            <w:r>
              <w:t xml:space="preserve"> </w:t>
            </w:r>
            <w:r w:rsidRPr="004A1715">
              <w:t>WEEK_BEGIN</w:t>
            </w:r>
            <w:r>
              <w:rPr>
                <w:rFonts w:hint="eastAsia"/>
              </w:rPr>
              <w:t>~</w:t>
            </w:r>
            <w:r w:rsidRPr="004A1715">
              <w:t>WEEK_END</w:t>
            </w:r>
            <w:r>
              <w:rPr>
                <w:rFonts w:hint="eastAsia"/>
              </w:rPr>
              <w:t>)</w:t>
            </w:r>
          </w:p>
        </w:tc>
      </w:tr>
      <w:tr w:rsidR="00B97356" w14:paraId="7293C99E" w14:textId="77777777" w:rsidTr="00F36554">
        <w:tc>
          <w:tcPr>
            <w:tcW w:w="2235" w:type="dxa"/>
          </w:tcPr>
          <w:p w14:paraId="17EAF0A9" w14:textId="77777777" w:rsidR="00B97356" w:rsidRDefault="00B97356" w:rsidP="00F36554">
            <w:r>
              <w:rPr>
                <w:rFonts w:hint="eastAsia"/>
              </w:rPr>
              <w:t>交割期限</w:t>
            </w:r>
            <w:r>
              <w:rPr>
                <w:rFonts w:hint="eastAsia"/>
              </w:rPr>
              <w:t>(</w:t>
            </w:r>
            <w:r>
              <w:rPr>
                <w:rFonts w:hint="eastAsia"/>
              </w:rPr>
              <w:t>提前</w:t>
            </w:r>
            <w:r>
              <w:rPr>
                <w:rFonts w:hint="eastAsia"/>
              </w:rPr>
              <w:t>/</w:t>
            </w:r>
            <w:r>
              <w:rPr>
                <w:rFonts w:hint="eastAsia"/>
              </w:rPr>
              <w:t>延后</w:t>
            </w:r>
            <w:r>
              <w:rPr>
                <w:rFonts w:hint="eastAsia"/>
              </w:rPr>
              <w:t>)</w:t>
            </w:r>
          </w:p>
        </w:tc>
        <w:tc>
          <w:tcPr>
            <w:tcW w:w="6287" w:type="dxa"/>
          </w:tcPr>
          <w:p w14:paraId="2B1F366C" w14:textId="77777777" w:rsidR="00B97356" w:rsidRDefault="00B97356" w:rsidP="00F36554">
            <w:r>
              <w:rPr>
                <w:rFonts w:hint="eastAsia"/>
              </w:rPr>
              <w:t>CROSS_BEFOREDAY&lt;</w:t>
            </w:r>
            <w:r>
              <w:rPr>
                <w:rFonts w:hint="eastAsia"/>
              </w:rPr>
              <w:t>允许交割提前天数</w:t>
            </w:r>
            <w:r>
              <w:rPr>
                <w:rFonts w:hint="eastAsia"/>
              </w:rPr>
              <w:t>&gt;</w:t>
            </w:r>
          </w:p>
          <w:p w14:paraId="67779B75" w14:textId="77777777" w:rsidR="00B97356" w:rsidRDefault="00B97356" w:rsidP="00F36554">
            <w:r>
              <w:rPr>
                <w:rFonts w:hint="eastAsia"/>
              </w:rPr>
              <w:t>CROSS_DELAYDAY&lt;</w:t>
            </w:r>
            <w:r>
              <w:rPr>
                <w:rFonts w:hint="eastAsia"/>
              </w:rPr>
              <w:t>允许交割延后天数</w:t>
            </w:r>
            <w:r>
              <w:rPr>
                <w:rFonts w:hint="eastAsia"/>
              </w:rPr>
              <w:t>&gt;</w:t>
            </w:r>
          </w:p>
        </w:tc>
      </w:tr>
      <w:tr w:rsidR="00B97356" w14:paraId="6DBFB3C1" w14:textId="77777777" w:rsidTr="00F36554">
        <w:tc>
          <w:tcPr>
            <w:tcW w:w="2235" w:type="dxa"/>
          </w:tcPr>
          <w:p w14:paraId="2AAAA4BE" w14:textId="77777777" w:rsidR="00B97356" w:rsidRDefault="00B97356" w:rsidP="00F36554">
            <w:r>
              <w:rPr>
                <w:rFonts w:hint="eastAsia"/>
              </w:rPr>
              <w:t>货物描述</w:t>
            </w:r>
          </w:p>
        </w:tc>
        <w:tc>
          <w:tcPr>
            <w:tcW w:w="6287" w:type="dxa"/>
          </w:tcPr>
          <w:p w14:paraId="6F7EC7B1" w14:textId="77777777" w:rsidR="00B97356" w:rsidRDefault="00B97356" w:rsidP="00F36554">
            <w:r w:rsidRPr="00425BCA">
              <w:rPr>
                <w:rFonts w:hint="eastAsia"/>
              </w:rPr>
              <w:t>CARGO_DESC&lt;</w:t>
            </w:r>
            <w:r w:rsidRPr="00425BCA">
              <w:rPr>
                <w:rFonts w:hint="eastAsia"/>
              </w:rPr>
              <w:t>货物描述</w:t>
            </w:r>
            <w:r w:rsidRPr="00425BCA">
              <w:rPr>
                <w:rFonts w:hint="eastAsia"/>
              </w:rPr>
              <w:t>&gt;</w:t>
            </w:r>
          </w:p>
        </w:tc>
      </w:tr>
      <w:tr w:rsidR="00B97356" w14:paraId="1D4D2CC4" w14:textId="77777777" w:rsidTr="00F36554">
        <w:tc>
          <w:tcPr>
            <w:tcW w:w="2235" w:type="dxa"/>
          </w:tcPr>
          <w:p w14:paraId="6E5FE706" w14:textId="77777777" w:rsidR="00B97356" w:rsidRDefault="00B97356" w:rsidP="00F36554">
            <w:r>
              <w:rPr>
                <w:rFonts w:hint="eastAsia"/>
              </w:rPr>
              <w:t>订舱备注</w:t>
            </w:r>
          </w:p>
        </w:tc>
        <w:tc>
          <w:tcPr>
            <w:tcW w:w="6287" w:type="dxa"/>
          </w:tcPr>
          <w:p w14:paraId="702ED161" w14:textId="77777777" w:rsidR="00B97356" w:rsidRDefault="00B97356" w:rsidP="00F36554">
            <w:r w:rsidRPr="00425BCA">
              <w:rPr>
                <w:rFonts w:hint="eastAsia"/>
              </w:rPr>
              <w:t>ORDER_REMARK&lt;</w:t>
            </w:r>
            <w:r w:rsidRPr="00425BCA">
              <w:rPr>
                <w:rFonts w:hint="eastAsia"/>
              </w:rPr>
              <w:t>订舱备注</w:t>
            </w:r>
            <w:r w:rsidRPr="00425BCA">
              <w:rPr>
                <w:rFonts w:hint="eastAsia"/>
              </w:rPr>
              <w:t>&gt;</w:t>
            </w:r>
          </w:p>
          <w:p w14:paraId="4F236E59" w14:textId="77777777" w:rsidR="00B97356" w:rsidRDefault="00B97356" w:rsidP="00F36554">
            <w:r>
              <w:rPr>
                <w:rFonts w:hint="eastAsia"/>
              </w:rPr>
              <w:t>隐藏保留</w:t>
            </w:r>
            <w:r w:rsidRPr="004A1715">
              <w:rPr>
                <w:rFonts w:hint="eastAsia"/>
              </w:rPr>
              <w:t>ORDER_NO&lt;</w:t>
            </w:r>
            <w:r w:rsidRPr="004A1715">
              <w:rPr>
                <w:rFonts w:hint="eastAsia"/>
              </w:rPr>
              <w:t>申请编号</w:t>
            </w:r>
            <w:r w:rsidRPr="004A1715">
              <w:rPr>
                <w:rFonts w:hint="eastAsia"/>
              </w:rPr>
              <w:t>&gt;</w:t>
            </w:r>
          </w:p>
        </w:tc>
      </w:tr>
      <w:tr w:rsidR="00B97356" w14:paraId="6B5D9022" w14:textId="77777777" w:rsidTr="00F36554">
        <w:tc>
          <w:tcPr>
            <w:tcW w:w="2235" w:type="dxa"/>
          </w:tcPr>
          <w:p w14:paraId="34BB2C47" w14:textId="77777777" w:rsidR="00B97356" w:rsidRDefault="00B97356" w:rsidP="00F36554">
            <w:r>
              <w:rPr>
                <w:rFonts w:hint="eastAsia"/>
              </w:rPr>
              <w:t>改期信息</w:t>
            </w:r>
            <w:r>
              <w:rPr>
                <w:rFonts w:hint="eastAsia"/>
              </w:rPr>
              <w:t>(</w:t>
            </w:r>
            <w:r>
              <w:rPr>
                <w:rFonts w:hint="eastAsia"/>
              </w:rPr>
              <w:t>公司名</w:t>
            </w:r>
            <w:r>
              <w:rPr>
                <w:rFonts w:hint="eastAsia"/>
              </w:rPr>
              <w:t>)</w:t>
            </w:r>
          </w:p>
        </w:tc>
        <w:tc>
          <w:tcPr>
            <w:tcW w:w="6287" w:type="dxa"/>
          </w:tcPr>
          <w:p w14:paraId="0B9E67CD" w14:textId="77777777" w:rsidR="00B97356" w:rsidRDefault="00B97356" w:rsidP="00F36554">
            <w:r w:rsidRPr="00A45025">
              <w:rPr>
                <w:rFonts w:hint="eastAsia"/>
              </w:rPr>
              <w:t>CUSTOMER_NAME&lt;</w:t>
            </w:r>
            <w:r w:rsidRPr="00A45025">
              <w:rPr>
                <w:rFonts w:hint="eastAsia"/>
              </w:rPr>
              <w:t>订舱公司名称</w:t>
            </w:r>
            <w:r w:rsidRPr="00A45025">
              <w:rPr>
                <w:rFonts w:hint="eastAsia"/>
              </w:rPr>
              <w:t>&gt;</w:t>
            </w:r>
          </w:p>
          <w:p w14:paraId="5700EC4D" w14:textId="77777777" w:rsidR="00B97356" w:rsidRDefault="00B97356" w:rsidP="00F36554">
            <w:r>
              <w:rPr>
                <w:rFonts w:hint="eastAsia"/>
              </w:rPr>
              <w:t>英文环境，</w:t>
            </w:r>
            <w:r w:rsidRPr="00A45025">
              <w:rPr>
                <w:rFonts w:hint="eastAsia"/>
              </w:rPr>
              <w:t>CUSTOMER_NAME_EN&lt;</w:t>
            </w:r>
            <w:r w:rsidRPr="00A45025">
              <w:rPr>
                <w:rFonts w:hint="eastAsia"/>
              </w:rPr>
              <w:t>订舱公司英文名称</w:t>
            </w:r>
            <w:r w:rsidRPr="00A45025">
              <w:rPr>
                <w:rFonts w:hint="eastAsia"/>
              </w:rPr>
              <w:t>&gt;</w:t>
            </w:r>
          </w:p>
          <w:p w14:paraId="59763517" w14:textId="77777777" w:rsidR="00B97356" w:rsidRDefault="00B97356" w:rsidP="00F36554">
            <w:r>
              <w:rPr>
                <w:rFonts w:hint="eastAsia"/>
              </w:rPr>
              <w:t>信用级别</w:t>
            </w:r>
          </w:p>
          <w:p w14:paraId="26DF9B82" w14:textId="77777777" w:rsidR="00B97356" w:rsidRDefault="00B97356" w:rsidP="00F36554">
            <w:r w:rsidRPr="00187E74">
              <w:rPr>
                <w:rFonts w:hint="eastAsia"/>
              </w:rPr>
              <w:t>CREDIT_LEVEL&lt;</w:t>
            </w:r>
            <w:r w:rsidRPr="00187E74">
              <w:rPr>
                <w:rFonts w:hint="eastAsia"/>
              </w:rPr>
              <w:t>信用等级</w:t>
            </w:r>
            <w:r w:rsidRPr="00187E74">
              <w:rPr>
                <w:rFonts w:hint="eastAsia"/>
              </w:rPr>
              <w:t>&gt;</w:t>
            </w:r>
          </w:p>
        </w:tc>
      </w:tr>
      <w:tr w:rsidR="00B97356" w14:paraId="2FE66213" w14:textId="77777777" w:rsidTr="00F36554">
        <w:tc>
          <w:tcPr>
            <w:tcW w:w="2235" w:type="dxa"/>
          </w:tcPr>
          <w:p w14:paraId="7F6F543F" w14:textId="77777777" w:rsidR="00B97356" w:rsidRDefault="00B97356" w:rsidP="00F36554">
            <w:r>
              <w:rPr>
                <w:rFonts w:hint="eastAsia"/>
              </w:rPr>
              <w:t>原计划出运日期</w:t>
            </w:r>
          </w:p>
        </w:tc>
        <w:tc>
          <w:tcPr>
            <w:tcW w:w="6287" w:type="dxa"/>
          </w:tcPr>
          <w:p w14:paraId="6CFFE44D" w14:textId="77777777" w:rsidR="00B97356" w:rsidRDefault="00B97356" w:rsidP="00F36554">
            <w:r w:rsidRPr="00C22A77">
              <w:rPr>
                <w:rFonts w:hint="eastAsia"/>
              </w:rPr>
              <w:t>SALE_SPACE&lt;</w:t>
            </w:r>
            <w:r w:rsidRPr="00C22A77">
              <w:rPr>
                <w:rFonts w:hint="eastAsia"/>
              </w:rPr>
              <w:t>可售舱位</w:t>
            </w:r>
            <w:r w:rsidRPr="00C22A77">
              <w:rPr>
                <w:rFonts w:hint="eastAsia"/>
              </w:rPr>
              <w:t>&gt;</w:t>
            </w:r>
          </w:p>
        </w:tc>
      </w:tr>
      <w:tr w:rsidR="00B97356" w14:paraId="5B635BD3" w14:textId="77777777" w:rsidTr="00F36554">
        <w:tc>
          <w:tcPr>
            <w:tcW w:w="2235" w:type="dxa"/>
          </w:tcPr>
          <w:p w14:paraId="344D2F5F" w14:textId="77777777" w:rsidR="00B97356" w:rsidRDefault="00B97356" w:rsidP="00F36554">
            <w:r>
              <w:rPr>
                <w:rFonts w:hint="eastAsia"/>
              </w:rPr>
              <w:t>申请更改出运日期</w:t>
            </w:r>
          </w:p>
        </w:tc>
        <w:tc>
          <w:tcPr>
            <w:tcW w:w="6287" w:type="dxa"/>
          </w:tcPr>
          <w:p w14:paraId="101F1965" w14:textId="77777777" w:rsidR="00B97356" w:rsidRDefault="00B97356" w:rsidP="00F36554">
            <w:r w:rsidRPr="0075530B">
              <w:rPr>
                <w:rFonts w:hint="eastAsia"/>
              </w:rPr>
              <w:t>NEW_WEEK_NO&lt;</w:t>
            </w:r>
            <w:r w:rsidRPr="0075530B">
              <w:rPr>
                <w:rFonts w:hint="eastAsia"/>
              </w:rPr>
              <w:t>改期后周数</w:t>
            </w:r>
            <w:r w:rsidRPr="0075530B">
              <w:rPr>
                <w:rFonts w:hint="eastAsia"/>
              </w:rPr>
              <w:t>&gt;</w:t>
            </w:r>
            <w:r>
              <w:rPr>
                <w:rFonts w:hint="eastAsia"/>
              </w:rPr>
              <w:t>(</w:t>
            </w:r>
            <w:r>
              <w:t xml:space="preserve"> </w:t>
            </w:r>
            <w:r w:rsidRPr="0075530B">
              <w:t>NEW_WEEK_BEGIN_DATE</w:t>
            </w:r>
            <w:r>
              <w:rPr>
                <w:rFonts w:hint="eastAsia"/>
              </w:rPr>
              <w:t>~</w:t>
            </w:r>
          </w:p>
          <w:p w14:paraId="141DEEEB" w14:textId="77777777" w:rsidR="00B97356" w:rsidRDefault="00B97356" w:rsidP="00F36554">
            <w:r w:rsidRPr="0075530B">
              <w:t>NEW_WEEK_END_DATE</w:t>
            </w:r>
            <w:r>
              <w:rPr>
                <w:rFonts w:hint="eastAsia"/>
              </w:rPr>
              <w:t>)</w:t>
            </w:r>
          </w:p>
        </w:tc>
      </w:tr>
      <w:tr w:rsidR="00B97356" w14:paraId="64A9AA40" w14:textId="77777777" w:rsidTr="00F36554">
        <w:tc>
          <w:tcPr>
            <w:tcW w:w="2235" w:type="dxa"/>
          </w:tcPr>
          <w:p w14:paraId="0DC69F2C" w14:textId="77777777" w:rsidR="00B97356" w:rsidRDefault="00B97356" w:rsidP="00F36554">
            <w:r>
              <w:rPr>
                <w:rFonts w:hint="eastAsia"/>
              </w:rPr>
              <w:t>原舱位</w:t>
            </w:r>
            <w:r>
              <w:rPr>
                <w:rFonts w:hint="eastAsia"/>
              </w:rPr>
              <w:t>(</w:t>
            </w:r>
            <w:r>
              <w:rPr>
                <w:rFonts w:hint="eastAsia"/>
              </w:rPr>
              <w:t>总数</w:t>
            </w:r>
            <w:r>
              <w:rPr>
                <w:rFonts w:hint="eastAsia"/>
              </w:rPr>
              <w:t>/</w:t>
            </w:r>
            <w:r>
              <w:rPr>
                <w:rFonts w:hint="eastAsia"/>
              </w:rPr>
              <w:t>已售</w:t>
            </w:r>
            <w:r>
              <w:rPr>
                <w:rFonts w:hint="eastAsia"/>
              </w:rPr>
              <w:t>)</w:t>
            </w:r>
          </w:p>
        </w:tc>
        <w:tc>
          <w:tcPr>
            <w:tcW w:w="6287" w:type="dxa"/>
          </w:tcPr>
          <w:p w14:paraId="17D51595" w14:textId="77777777" w:rsidR="00B97356" w:rsidRDefault="00B97356" w:rsidP="00F36554">
            <w:r w:rsidRPr="001D2F30">
              <w:rPr>
                <w:rFonts w:hint="eastAsia"/>
              </w:rPr>
              <w:t>SALE_SPACE&lt;</w:t>
            </w:r>
            <w:r w:rsidRPr="001D2F30">
              <w:rPr>
                <w:rFonts w:hint="eastAsia"/>
              </w:rPr>
              <w:t>可售舱位</w:t>
            </w:r>
            <w:r w:rsidRPr="001D2F30">
              <w:rPr>
                <w:rFonts w:hint="eastAsia"/>
              </w:rPr>
              <w:t>&gt;</w:t>
            </w:r>
            <w:r>
              <w:rPr>
                <w:rFonts w:hint="eastAsia"/>
              </w:rPr>
              <w:t xml:space="preserve">/ </w:t>
            </w:r>
            <w:r w:rsidRPr="001D2F30">
              <w:rPr>
                <w:rFonts w:hint="eastAsia"/>
              </w:rPr>
              <w:t>SALE_F_SPACE&lt;</w:t>
            </w:r>
            <w:r w:rsidRPr="001D2F30">
              <w:rPr>
                <w:rFonts w:hint="eastAsia"/>
              </w:rPr>
              <w:t>已售舱位</w:t>
            </w:r>
            <w:r w:rsidRPr="001D2F30">
              <w:rPr>
                <w:rFonts w:hint="eastAsia"/>
              </w:rPr>
              <w:t>&gt;</w:t>
            </w:r>
          </w:p>
        </w:tc>
      </w:tr>
      <w:tr w:rsidR="00B97356" w14:paraId="5D868316" w14:textId="77777777" w:rsidTr="00F36554">
        <w:tc>
          <w:tcPr>
            <w:tcW w:w="2235" w:type="dxa"/>
          </w:tcPr>
          <w:p w14:paraId="5BF55122" w14:textId="77777777" w:rsidR="00B97356" w:rsidRDefault="00B97356" w:rsidP="00F36554">
            <w:r>
              <w:rPr>
                <w:rFonts w:hint="eastAsia"/>
              </w:rPr>
              <w:t>新舱位</w:t>
            </w:r>
            <w:r>
              <w:rPr>
                <w:rFonts w:hint="eastAsia"/>
              </w:rPr>
              <w:t>(</w:t>
            </w:r>
            <w:r>
              <w:rPr>
                <w:rFonts w:hint="eastAsia"/>
              </w:rPr>
              <w:t>总数</w:t>
            </w:r>
            <w:r>
              <w:rPr>
                <w:rFonts w:hint="eastAsia"/>
              </w:rPr>
              <w:t>/</w:t>
            </w:r>
            <w:r>
              <w:rPr>
                <w:rFonts w:hint="eastAsia"/>
              </w:rPr>
              <w:t>已售</w:t>
            </w:r>
            <w:r>
              <w:rPr>
                <w:rFonts w:hint="eastAsia"/>
              </w:rPr>
              <w:t>)</w:t>
            </w:r>
          </w:p>
        </w:tc>
        <w:tc>
          <w:tcPr>
            <w:tcW w:w="6287" w:type="dxa"/>
          </w:tcPr>
          <w:p w14:paraId="6D36772A" w14:textId="77777777" w:rsidR="00B97356" w:rsidRDefault="00B97356" w:rsidP="00F36554">
            <w:r w:rsidRPr="00C22A77">
              <w:t>FutureChangeQueryEntity</w:t>
            </w:r>
            <w:r>
              <w:rPr>
                <w:rFonts w:hint="eastAsia"/>
              </w:rPr>
              <w:t>.</w:t>
            </w:r>
            <w:r w:rsidRPr="00A016B6">
              <w:t>newTotalTeu</w:t>
            </w:r>
            <w:r>
              <w:rPr>
                <w:rFonts w:hint="eastAsia"/>
              </w:rPr>
              <w:t>/</w:t>
            </w:r>
            <w:r>
              <w:t xml:space="preserve"> </w:t>
            </w:r>
            <w:r w:rsidRPr="00C22A77">
              <w:t>FutureChangeQueryEntity</w:t>
            </w:r>
            <w:r>
              <w:rPr>
                <w:rFonts w:hint="eastAsia"/>
              </w:rPr>
              <w:t>.</w:t>
            </w:r>
            <w:r w:rsidRPr="00A016B6">
              <w:t>newSalesTeu</w:t>
            </w:r>
          </w:p>
        </w:tc>
      </w:tr>
      <w:tr w:rsidR="00B97356" w14:paraId="663EC68F" w14:textId="77777777" w:rsidTr="00F36554">
        <w:tc>
          <w:tcPr>
            <w:tcW w:w="2235" w:type="dxa"/>
          </w:tcPr>
          <w:p w14:paraId="0C5FD483" w14:textId="77777777" w:rsidR="00B97356" w:rsidRDefault="00B97356" w:rsidP="00F36554">
            <w:r>
              <w:rPr>
                <w:rFonts w:hint="eastAsia"/>
              </w:rPr>
              <w:t>本次订舱数</w:t>
            </w:r>
          </w:p>
        </w:tc>
        <w:tc>
          <w:tcPr>
            <w:tcW w:w="6287" w:type="dxa"/>
          </w:tcPr>
          <w:p w14:paraId="5368602F" w14:textId="77777777" w:rsidR="00B97356" w:rsidRDefault="00B97356" w:rsidP="00F36554">
            <w:r w:rsidRPr="00C22A77">
              <w:t>FutureChangeQueryEntity</w:t>
            </w:r>
            <w:r>
              <w:rPr>
                <w:rFonts w:hint="eastAsia"/>
              </w:rPr>
              <w:t>.</w:t>
            </w:r>
            <w:r w:rsidRPr="00D74F60">
              <w:t>currentOrderTeu</w:t>
            </w:r>
          </w:p>
        </w:tc>
      </w:tr>
      <w:tr w:rsidR="00B97356" w14:paraId="17EF9966" w14:textId="77777777" w:rsidTr="00F36554">
        <w:tc>
          <w:tcPr>
            <w:tcW w:w="2235" w:type="dxa"/>
          </w:tcPr>
          <w:p w14:paraId="115453D6" w14:textId="77777777" w:rsidR="00B97356" w:rsidRDefault="00B97356" w:rsidP="00F36554">
            <w:r>
              <w:rPr>
                <w:rFonts w:hint="eastAsia"/>
              </w:rPr>
              <w:t>适用运价</w:t>
            </w:r>
            <w:r>
              <w:rPr>
                <w:rFonts w:hint="eastAsia"/>
              </w:rPr>
              <w:t>*</w:t>
            </w:r>
          </w:p>
        </w:tc>
        <w:tc>
          <w:tcPr>
            <w:tcW w:w="6287" w:type="dxa"/>
          </w:tcPr>
          <w:p w14:paraId="6B210431" w14:textId="77777777" w:rsidR="00B97356" w:rsidRDefault="00B97356" w:rsidP="00F36554">
            <w:r>
              <w:rPr>
                <w:rFonts w:hint="eastAsia"/>
              </w:rPr>
              <w:t>单选按钮</w:t>
            </w:r>
          </w:p>
          <w:p w14:paraId="6CAAC8A1" w14:textId="77777777" w:rsidR="00B97356" w:rsidRDefault="00B97356" w:rsidP="00F36554">
            <w:r>
              <w:rPr>
                <w:rFonts w:hint="eastAsia"/>
              </w:rPr>
              <w:t>原运价</w:t>
            </w:r>
          </w:p>
          <w:p w14:paraId="6EDFBA01" w14:textId="77777777" w:rsidR="00B97356" w:rsidRPr="001222A6" w:rsidRDefault="00B97356" w:rsidP="00F36554">
            <w:pPr>
              <w:rPr>
                <w:u w:val="single"/>
              </w:rPr>
            </w:pPr>
            <w:r w:rsidRPr="001222A6">
              <w:rPr>
                <w:rFonts w:hint="eastAsia"/>
                <w:u w:val="single"/>
              </w:rPr>
              <w:t>新运价</w:t>
            </w:r>
            <w:r w:rsidRPr="001222A6">
              <w:rPr>
                <w:rFonts w:hint="eastAsia"/>
                <w:u w:val="single"/>
              </w:rPr>
              <w:t>(</w:t>
            </w:r>
            <w:r w:rsidRPr="001222A6">
              <w:rPr>
                <w:rFonts w:hint="eastAsia"/>
                <w:u w:val="single"/>
              </w:rPr>
              <w:t>默认选中</w:t>
            </w:r>
            <w:r w:rsidRPr="001222A6">
              <w:rPr>
                <w:rFonts w:hint="eastAsia"/>
                <w:u w:val="single"/>
              </w:rPr>
              <w:t>)</w:t>
            </w:r>
          </w:p>
        </w:tc>
      </w:tr>
      <w:tr w:rsidR="00B97356" w14:paraId="73155113" w14:textId="77777777" w:rsidTr="00F36554">
        <w:tc>
          <w:tcPr>
            <w:tcW w:w="8522" w:type="dxa"/>
            <w:gridSpan w:val="2"/>
          </w:tcPr>
          <w:p w14:paraId="5DDC9A38" w14:textId="77777777" w:rsidR="00B97356" w:rsidRDefault="00B97356" w:rsidP="00F36554">
            <w:r>
              <w:rPr>
                <w:rFonts w:hint="eastAsia"/>
              </w:rPr>
              <w:t>改期信息</w:t>
            </w:r>
            <w:r w:rsidRPr="00222C70">
              <w:t>FutureChangeQueryEntity</w:t>
            </w:r>
            <w:r>
              <w:rPr>
                <w:rFonts w:hint="eastAsia"/>
              </w:rPr>
              <w:t>.</w:t>
            </w:r>
            <w:r w:rsidRPr="00222C70">
              <w:t>changeModel</w:t>
            </w:r>
            <w:r>
              <w:rPr>
                <w:rFonts w:hint="eastAsia"/>
              </w:rPr>
              <w:t>.</w:t>
            </w:r>
            <w:r w:rsidRPr="00753FAE">
              <w:t>FutureChangeHeadSingle</w:t>
            </w:r>
          </w:p>
        </w:tc>
      </w:tr>
      <w:tr w:rsidR="00B97356" w14:paraId="35D94D67" w14:textId="77777777" w:rsidTr="00F36554">
        <w:tc>
          <w:tcPr>
            <w:tcW w:w="2235" w:type="dxa"/>
          </w:tcPr>
          <w:p w14:paraId="13D433FA" w14:textId="77777777" w:rsidR="00B97356" w:rsidRDefault="00B97356" w:rsidP="00F36554">
            <w:r>
              <w:rPr>
                <w:rFonts w:hint="eastAsia"/>
              </w:rPr>
              <w:t>申请改期原因</w:t>
            </w:r>
          </w:p>
        </w:tc>
        <w:tc>
          <w:tcPr>
            <w:tcW w:w="6287" w:type="dxa"/>
          </w:tcPr>
          <w:p w14:paraId="4EDAAADA" w14:textId="77777777" w:rsidR="00B97356" w:rsidRDefault="00B97356" w:rsidP="00F36554">
            <w:r w:rsidRPr="0077544F">
              <w:rPr>
                <w:rFonts w:hint="eastAsia"/>
              </w:rPr>
              <w:t>CHANGE_REASON&lt;</w:t>
            </w:r>
            <w:r w:rsidRPr="0077544F">
              <w:rPr>
                <w:rFonts w:hint="eastAsia"/>
              </w:rPr>
              <w:t>改期原因</w:t>
            </w:r>
            <w:r w:rsidRPr="0077544F">
              <w:rPr>
                <w:rFonts w:hint="eastAsia"/>
              </w:rPr>
              <w:t>&gt;</w:t>
            </w:r>
          </w:p>
        </w:tc>
      </w:tr>
      <w:tr w:rsidR="00B97356" w14:paraId="33AC4829" w14:textId="77777777" w:rsidTr="00F36554">
        <w:tc>
          <w:tcPr>
            <w:tcW w:w="2235" w:type="dxa"/>
          </w:tcPr>
          <w:p w14:paraId="6C7B4AF2" w14:textId="77777777" w:rsidR="00B97356" w:rsidRDefault="00B97356" w:rsidP="00F36554">
            <w:r>
              <w:rPr>
                <w:rFonts w:hint="eastAsia"/>
              </w:rPr>
              <w:t>审批意见</w:t>
            </w:r>
          </w:p>
        </w:tc>
        <w:tc>
          <w:tcPr>
            <w:tcW w:w="6287" w:type="dxa"/>
          </w:tcPr>
          <w:p w14:paraId="50F720A5" w14:textId="77777777" w:rsidR="00B97356" w:rsidRDefault="00B97356" w:rsidP="00F36554">
            <w:r>
              <w:rPr>
                <w:rFonts w:hint="eastAsia"/>
              </w:rPr>
              <w:t>多文本框录入，限制</w:t>
            </w:r>
            <w:r>
              <w:rPr>
                <w:rFonts w:hint="eastAsia"/>
              </w:rPr>
              <w:t>200</w:t>
            </w:r>
            <w:r>
              <w:rPr>
                <w:rFonts w:hint="eastAsia"/>
              </w:rPr>
              <w:t>个汉字以内</w:t>
            </w:r>
          </w:p>
        </w:tc>
      </w:tr>
      <w:tr w:rsidR="00B97356" w14:paraId="6FEBB5BB" w14:textId="77777777" w:rsidTr="00F36554">
        <w:tc>
          <w:tcPr>
            <w:tcW w:w="8522" w:type="dxa"/>
            <w:gridSpan w:val="2"/>
          </w:tcPr>
          <w:p w14:paraId="73592E26" w14:textId="77777777" w:rsidR="00B97356" w:rsidRDefault="00B97356" w:rsidP="00F36554">
            <w:r>
              <w:rPr>
                <w:rFonts w:hint="eastAsia"/>
              </w:rPr>
              <w:lastRenderedPageBreak/>
              <w:t>箱型列表（无特别说明，以</w:t>
            </w:r>
            <w:r w:rsidRPr="00386466">
              <w:rPr>
                <w:rFonts w:hint="eastAsia"/>
                <w:u w:val="single"/>
              </w:rPr>
              <w:t>标签显示</w:t>
            </w:r>
            <w:r>
              <w:rPr>
                <w:rFonts w:hint="eastAsia"/>
              </w:rPr>
              <w:t>）循环</w:t>
            </w:r>
            <w:r w:rsidRPr="00C22A77">
              <w:t>FutureChangeQueryEntity</w:t>
            </w:r>
            <w:r>
              <w:rPr>
                <w:rFonts w:hint="eastAsia"/>
              </w:rPr>
              <w:t>.</w:t>
            </w:r>
            <w:r w:rsidRPr="006F3E69">
              <w:t>preSaleModel</w:t>
            </w:r>
          </w:p>
          <w:p w14:paraId="3F4C5F2A" w14:textId="77777777" w:rsidR="00B97356" w:rsidRDefault="00B97356" w:rsidP="00F36554">
            <w:r>
              <w:rPr>
                <w:rFonts w:hint="eastAsia"/>
              </w:rPr>
              <w:t>.</w:t>
            </w:r>
            <w:r w:rsidRPr="00FA3B7F">
              <w:t>FuturePresaleDetail</w:t>
            </w:r>
            <w:r>
              <w:rPr>
                <w:rFonts w:hint="eastAsia"/>
              </w:rPr>
              <w:t>(</w:t>
            </w:r>
            <w:r>
              <w:rPr>
                <w:rFonts w:hint="eastAsia"/>
              </w:rPr>
              <w:t>预售订舱单箱表信息</w:t>
            </w:r>
            <w:r>
              <w:rPr>
                <w:rFonts w:hint="eastAsia"/>
              </w:rPr>
              <w:t>)</w:t>
            </w:r>
          </w:p>
        </w:tc>
      </w:tr>
      <w:tr w:rsidR="00B97356" w14:paraId="31F710FE" w14:textId="77777777" w:rsidTr="00F36554">
        <w:tc>
          <w:tcPr>
            <w:tcW w:w="2235" w:type="dxa"/>
          </w:tcPr>
          <w:p w14:paraId="40A7C138" w14:textId="77777777" w:rsidR="00B97356" w:rsidRDefault="00B97356" w:rsidP="00F36554">
            <w:r>
              <w:rPr>
                <w:rFonts w:hint="eastAsia"/>
              </w:rPr>
              <w:t>箱型</w:t>
            </w:r>
          </w:p>
        </w:tc>
        <w:tc>
          <w:tcPr>
            <w:tcW w:w="6287" w:type="dxa"/>
          </w:tcPr>
          <w:p w14:paraId="7EAC459A" w14:textId="77777777" w:rsidR="00B97356" w:rsidRDefault="00B97356" w:rsidP="00F36554">
            <w:r w:rsidRPr="00FA3B7F">
              <w:rPr>
                <w:rFonts w:hint="eastAsia"/>
              </w:rPr>
              <w:t>CONTA_SIZE&lt;</w:t>
            </w:r>
            <w:r w:rsidRPr="00FA3B7F">
              <w:rPr>
                <w:rFonts w:hint="eastAsia"/>
              </w:rPr>
              <w:t>标准箱型</w:t>
            </w:r>
            <w:r w:rsidRPr="00FA3B7F">
              <w:rPr>
                <w:rFonts w:hint="eastAsia"/>
              </w:rPr>
              <w:t>&gt;</w:t>
            </w:r>
          </w:p>
        </w:tc>
      </w:tr>
      <w:tr w:rsidR="00B97356" w14:paraId="30B532BB" w14:textId="77777777" w:rsidTr="00F36554">
        <w:tc>
          <w:tcPr>
            <w:tcW w:w="2235" w:type="dxa"/>
          </w:tcPr>
          <w:p w14:paraId="6E53B76A" w14:textId="77777777" w:rsidR="00B97356" w:rsidRDefault="00B97356" w:rsidP="00F36554">
            <w:r>
              <w:rPr>
                <w:rFonts w:hint="eastAsia"/>
              </w:rPr>
              <w:t>数量</w:t>
            </w:r>
          </w:p>
        </w:tc>
        <w:tc>
          <w:tcPr>
            <w:tcW w:w="6287" w:type="dxa"/>
          </w:tcPr>
          <w:p w14:paraId="1CB040DD" w14:textId="77777777" w:rsidR="00B97356" w:rsidRDefault="00B97356" w:rsidP="00F36554">
            <w:r w:rsidRPr="00FA3B7F">
              <w:rPr>
                <w:rFonts w:hint="eastAsia"/>
              </w:rPr>
              <w:t>UNIT&lt;</w:t>
            </w:r>
            <w:r w:rsidRPr="00FA3B7F">
              <w:rPr>
                <w:rFonts w:hint="eastAsia"/>
              </w:rPr>
              <w:t>箱数量</w:t>
            </w:r>
            <w:r w:rsidRPr="00FA3B7F">
              <w:rPr>
                <w:rFonts w:hint="eastAsia"/>
              </w:rPr>
              <w:t>&gt;</w:t>
            </w:r>
          </w:p>
        </w:tc>
      </w:tr>
      <w:tr w:rsidR="00B97356" w14:paraId="3279C5A1" w14:textId="77777777" w:rsidTr="00F36554">
        <w:tc>
          <w:tcPr>
            <w:tcW w:w="2235" w:type="dxa"/>
          </w:tcPr>
          <w:p w14:paraId="3267FE9C" w14:textId="77777777" w:rsidR="00B97356" w:rsidRDefault="00B97356" w:rsidP="00F36554">
            <w:r>
              <w:rPr>
                <w:rFonts w:hint="eastAsia"/>
              </w:rPr>
              <w:t>原运期运价</w:t>
            </w:r>
          </w:p>
        </w:tc>
        <w:tc>
          <w:tcPr>
            <w:tcW w:w="6287" w:type="dxa"/>
          </w:tcPr>
          <w:p w14:paraId="5A9F75DF" w14:textId="77777777" w:rsidR="00B97356" w:rsidRDefault="00B97356" w:rsidP="00F36554">
            <w:r>
              <w:rPr>
                <w:rFonts w:hint="eastAsia"/>
              </w:rPr>
              <w:t>FINAL_PRICE_TOTAL</w:t>
            </w:r>
          </w:p>
        </w:tc>
      </w:tr>
      <w:tr w:rsidR="00B97356" w14:paraId="0B18F7BA" w14:textId="77777777" w:rsidTr="00F36554">
        <w:tc>
          <w:tcPr>
            <w:tcW w:w="2235" w:type="dxa"/>
          </w:tcPr>
          <w:p w14:paraId="049F6E42" w14:textId="77777777" w:rsidR="00B97356" w:rsidRDefault="00B97356" w:rsidP="00F36554">
            <w:r>
              <w:rPr>
                <w:rFonts w:hint="eastAsia"/>
              </w:rPr>
              <w:t>改期后运价</w:t>
            </w:r>
          </w:p>
        </w:tc>
        <w:tc>
          <w:tcPr>
            <w:tcW w:w="6287" w:type="dxa"/>
          </w:tcPr>
          <w:p w14:paraId="7355995D" w14:textId="77777777" w:rsidR="00B97356" w:rsidRDefault="00B97356" w:rsidP="00F36554">
            <w:r>
              <w:rPr>
                <w:rFonts w:hint="eastAsia"/>
              </w:rPr>
              <w:t>查询</w:t>
            </w:r>
            <w:r w:rsidRPr="00BC5298">
              <w:t>FutureChangeEntity</w:t>
            </w:r>
            <w:r>
              <w:rPr>
                <w:rFonts w:hint="eastAsia"/>
              </w:rPr>
              <w:t>.</w:t>
            </w:r>
            <w:r w:rsidRPr="00414C24">
              <w:t>FutureChangeDetailMuti</w:t>
            </w:r>
            <w:r>
              <w:rPr>
                <w:rFonts w:hint="eastAsia"/>
              </w:rPr>
              <w:t>，</w:t>
            </w:r>
          </w:p>
          <w:p w14:paraId="35E97840" w14:textId="77777777" w:rsidR="00B97356" w:rsidRDefault="00B97356" w:rsidP="00F36554">
            <w:r w:rsidRPr="005B3848">
              <w:t>FUTURE_PRESALE_DETAIL_SEQ</w:t>
            </w:r>
            <w:r>
              <w:rPr>
                <w:rFonts w:hint="eastAsia"/>
              </w:rPr>
              <w:t xml:space="preserve"> = </w:t>
            </w:r>
            <w:r>
              <w:rPr>
                <w:rFonts w:hint="eastAsia"/>
              </w:rPr>
              <w:t>当前</w:t>
            </w:r>
          </w:p>
          <w:p w14:paraId="58B705A4" w14:textId="77777777" w:rsidR="00B97356" w:rsidRDefault="00B97356" w:rsidP="00F36554">
            <w:r w:rsidRPr="00FA3B7F">
              <w:t>FuturePresaleDetail</w:t>
            </w:r>
            <w:r>
              <w:rPr>
                <w:rFonts w:hint="eastAsia"/>
              </w:rPr>
              <w:t>.</w:t>
            </w:r>
            <w:r w:rsidRPr="000A74DA">
              <w:t>FUTURE_PRESALE_DETAIL_SEQ</w:t>
            </w:r>
            <w:r>
              <w:rPr>
                <w:rFonts w:hint="eastAsia"/>
              </w:rPr>
              <w:t>，</w:t>
            </w:r>
          </w:p>
          <w:p w14:paraId="00604EFB" w14:textId="77777777" w:rsidR="00B97356" w:rsidRDefault="00B97356" w:rsidP="00F36554">
            <w:r>
              <w:rPr>
                <w:rFonts w:hint="eastAsia"/>
              </w:rPr>
              <w:t>获得记录的“</w:t>
            </w:r>
            <w:r w:rsidRPr="005B3848">
              <w:t>NEW_PRICE_TOTAL</w:t>
            </w:r>
            <w:r>
              <w:rPr>
                <w:rFonts w:hint="eastAsia"/>
              </w:rPr>
              <w:t>”输出</w:t>
            </w:r>
          </w:p>
          <w:p w14:paraId="09C2A3F7" w14:textId="77777777" w:rsidR="00B97356" w:rsidRPr="00613FBD" w:rsidRDefault="00B97356" w:rsidP="00F36554">
            <w:r>
              <w:rPr>
                <w:rFonts w:hint="eastAsia"/>
              </w:rPr>
              <w:t>（与新增编辑页面逻辑一致，请封私有方法）</w:t>
            </w:r>
          </w:p>
        </w:tc>
      </w:tr>
      <w:tr w:rsidR="00B97356" w14:paraId="2354B22B" w14:textId="77777777" w:rsidTr="00F36554">
        <w:tc>
          <w:tcPr>
            <w:tcW w:w="2235" w:type="dxa"/>
            <w:shd w:val="clear" w:color="auto" w:fill="BFBFBF"/>
          </w:tcPr>
          <w:p w14:paraId="57E456E1" w14:textId="77777777" w:rsidR="00B97356" w:rsidRDefault="00B97356" w:rsidP="00F36554">
            <w:r>
              <w:rPr>
                <w:rFonts w:hint="eastAsia"/>
              </w:rPr>
              <w:t>操作</w:t>
            </w:r>
          </w:p>
        </w:tc>
        <w:tc>
          <w:tcPr>
            <w:tcW w:w="6287" w:type="dxa"/>
            <w:shd w:val="clear" w:color="auto" w:fill="BFBFBF"/>
          </w:tcPr>
          <w:p w14:paraId="6DE5C8C9" w14:textId="77777777" w:rsidR="00B97356" w:rsidRDefault="00B97356" w:rsidP="00F36554"/>
        </w:tc>
      </w:tr>
      <w:tr w:rsidR="00B97356" w14:paraId="230C63A8" w14:textId="77777777" w:rsidTr="00F36554">
        <w:tc>
          <w:tcPr>
            <w:tcW w:w="2235" w:type="dxa"/>
          </w:tcPr>
          <w:p w14:paraId="0343EBE0" w14:textId="77777777" w:rsidR="00B97356" w:rsidRDefault="00B97356" w:rsidP="00F36554">
            <w:r>
              <w:rPr>
                <w:rFonts w:hint="eastAsia"/>
              </w:rPr>
              <w:t>页面加载</w:t>
            </w:r>
          </w:p>
        </w:tc>
        <w:tc>
          <w:tcPr>
            <w:tcW w:w="6287" w:type="dxa"/>
          </w:tcPr>
          <w:p w14:paraId="5FBC9217" w14:textId="77777777" w:rsidR="00B97356" w:rsidRDefault="00B97356" w:rsidP="00F36554">
            <w:r>
              <w:rPr>
                <w:rFonts w:hint="eastAsia"/>
              </w:rPr>
              <w:t>根据</w:t>
            </w:r>
            <w:r w:rsidRPr="00F91B6B">
              <w:t>FUTURE_PRESALE_CHANGE_SEQ</w:t>
            </w:r>
            <w:r>
              <w:rPr>
                <w:rFonts w:hint="eastAsia"/>
              </w:rPr>
              <w:t>，获取远期改期信息，</w:t>
            </w:r>
          </w:p>
          <w:p w14:paraId="603D7285" w14:textId="77777777" w:rsidR="00B97356" w:rsidRDefault="00B97356" w:rsidP="00F36554">
            <w:r>
              <w:rPr>
                <w:rFonts w:hint="eastAsia"/>
              </w:rPr>
              <w:t>调用接口：</w:t>
            </w:r>
            <w:r w:rsidRPr="00AF4C23">
              <w:t>IOMTFutureChange</w:t>
            </w:r>
            <w:r>
              <w:rPr>
                <w:rFonts w:hint="eastAsia"/>
              </w:rPr>
              <w:t>.</w:t>
            </w:r>
            <w:r w:rsidRPr="00AF4C23">
              <w:t>QueryChangeByHeadSeq</w:t>
            </w:r>
          </w:p>
          <w:p w14:paraId="305F33F4" w14:textId="77777777" w:rsidR="00B97356" w:rsidRDefault="00B97356" w:rsidP="00F36554">
            <w:r>
              <w:rPr>
                <w:rFonts w:hint="eastAsia"/>
              </w:rPr>
              <w:t>参数</w:t>
            </w:r>
            <w:r>
              <w:rPr>
                <w:rFonts w:hint="eastAsia"/>
              </w:rPr>
              <w:t xml:space="preserve"> headSeq = </w:t>
            </w:r>
            <w:r w:rsidRPr="00F91B6B">
              <w:t>FUTURE_PRESALE_CHANGE_SEQ</w:t>
            </w:r>
          </w:p>
          <w:p w14:paraId="4F58F719" w14:textId="77777777" w:rsidR="00B97356" w:rsidRDefault="00B97356" w:rsidP="00F36554">
            <w:r w:rsidRPr="00BC5298">
              <w:t>Data</w:t>
            </w:r>
            <w:r>
              <w:rPr>
                <w:rFonts w:hint="eastAsia"/>
              </w:rPr>
              <w:t xml:space="preserve"> </w:t>
            </w:r>
            <w:r w:rsidRPr="00BC5298">
              <w:t>FutureChangeEntity</w:t>
            </w:r>
            <w:r>
              <w:rPr>
                <w:rFonts w:hint="eastAsia"/>
              </w:rPr>
              <w:t xml:space="preserve"> </w:t>
            </w:r>
            <w:r>
              <w:t>–</w:t>
            </w:r>
            <w:r>
              <w:rPr>
                <w:rFonts w:hint="eastAsia"/>
              </w:rPr>
              <w:t xml:space="preserve"> output</w:t>
            </w:r>
            <w:r>
              <w:rPr>
                <w:rFonts w:hint="eastAsia"/>
              </w:rPr>
              <w:t>（包括改期信息和远期预售订舱信息）</w:t>
            </w:r>
          </w:p>
        </w:tc>
      </w:tr>
      <w:tr w:rsidR="00B97356" w14:paraId="369971DC" w14:textId="77777777" w:rsidTr="00F36554">
        <w:tc>
          <w:tcPr>
            <w:tcW w:w="2235" w:type="dxa"/>
          </w:tcPr>
          <w:p w14:paraId="2D57FB40" w14:textId="77777777" w:rsidR="00B97356" w:rsidRDefault="00B97356" w:rsidP="00F36554">
            <w:r>
              <w:rPr>
                <w:rFonts w:hint="eastAsia"/>
              </w:rPr>
              <w:t>点击“改期历史”</w:t>
            </w:r>
          </w:p>
        </w:tc>
        <w:tc>
          <w:tcPr>
            <w:tcW w:w="6287" w:type="dxa"/>
          </w:tcPr>
          <w:p w14:paraId="234E8A36" w14:textId="77777777" w:rsidR="00B97356" w:rsidRDefault="00B97356" w:rsidP="00F36554">
            <w:r>
              <w:rPr>
                <w:rFonts w:hint="eastAsia"/>
              </w:rPr>
              <w:t>弹出窗口，链接到远期订舱改期申请</w:t>
            </w:r>
            <w:r>
              <w:rPr>
                <w:rFonts w:hint="eastAsia"/>
              </w:rPr>
              <w:t xml:space="preserve"> &gt;&gt;</w:t>
            </w:r>
            <w:r>
              <w:rPr>
                <w:rFonts w:hint="eastAsia"/>
              </w:rPr>
              <w:t>“改期申请历史”</w:t>
            </w:r>
          </w:p>
          <w:p w14:paraId="171909CB" w14:textId="77777777" w:rsidR="00B97356" w:rsidRDefault="00B97356" w:rsidP="00F36554">
            <w:r>
              <w:rPr>
                <w:rFonts w:hint="eastAsia"/>
              </w:rPr>
              <w:t>传参</w:t>
            </w:r>
            <w:r>
              <w:rPr>
                <w:rFonts w:hint="eastAsia"/>
              </w:rPr>
              <w:t xml:space="preserve"> ORDER_NO&lt;</w:t>
            </w:r>
            <w:r>
              <w:rPr>
                <w:rFonts w:hint="eastAsia"/>
              </w:rPr>
              <w:t>远期预售订舱单</w:t>
            </w:r>
            <w:r>
              <w:rPr>
                <w:rFonts w:hint="eastAsia"/>
              </w:rPr>
              <w:t>&gt;</w:t>
            </w:r>
          </w:p>
        </w:tc>
      </w:tr>
      <w:tr w:rsidR="00B97356" w14:paraId="7B08C854" w14:textId="77777777" w:rsidTr="00F36554">
        <w:tc>
          <w:tcPr>
            <w:tcW w:w="2235" w:type="dxa"/>
          </w:tcPr>
          <w:p w14:paraId="37B1D8D8" w14:textId="77777777" w:rsidR="00B97356" w:rsidRDefault="00B97356" w:rsidP="00F36554">
            <w:r>
              <w:rPr>
                <w:rFonts w:hint="eastAsia"/>
              </w:rPr>
              <w:t>审批通过</w:t>
            </w:r>
          </w:p>
        </w:tc>
        <w:tc>
          <w:tcPr>
            <w:tcW w:w="6287" w:type="dxa"/>
          </w:tcPr>
          <w:p w14:paraId="3CD89ABB" w14:textId="77777777" w:rsidR="00B97356" w:rsidRDefault="00B97356" w:rsidP="00F36554">
            <w:pPr>
              <w:numPr>
                <w:ilvl w:val="0"/>
                <w:numId w:val="178"/>
              </w:numPr>
            </w:pPr>
            <w:r>
              <w:rPr>
                <w:rFonts w:hint="eastAsia"/>
              </w:rPr>
              <w:t>调用接口</w:t>
            </w:r>
            <w:r>
              <w:rPr>
                <w:rFonts w:hint="eastAsia"/>
              </w:rPr>
              <w:t>I</w:t>
            </w:r>
            <w:r w:rsidRPr="008B1F92">
              <w:t>OMTFutureChange</w:t>
            </w:r>
            <w:r>
              <w:rPr>
                <w:rFonts w:hint="eastAsia"/>
              </w:rPr>
              <w:t>.Approve</w:t>
            </w:r>
          </w:p>
          <w:p w14:paraId="5CB4BD9E" w14:textId="77777777" w:rsidR="00B97356" w:rsidRDefault="00B97356" w:rsidP="00F36554">
            <w:r>
              <w:rPr>
                <w:rFonts w:hint="eastAsia"/>
              </w:rPr>
              <w:t>参数赋值</w:t>
            </w:r>
          </w:p>
          <w:p w14:paraId="1CDB2D65" w14:textId="77777777" w:rsidR="00B97356" w:rsidRDefault="00B97356" w:rsidP="00F36554">
            <w:r>
              <w:rPr>
                <w:rFonts w:hint="eastAsia"/>
              </w:rPr>
              <w:t xml:space="preserve">ChangeSEQ = </w:t>
            </w:r>
            <w:r>
              <w:rPr>
                <w:rFonts w:hint="eastAsia"/>
              </w:rPr>
              <w:t>当前记录</w:t>
            </w:r>
            <w:r>
              <w:rPr>
                <w:rFonts w:hint="eastAsia"/>
              </w:rPr>
              <w:t>SEQ</w:t>
            </w:r>
          </w:p>
          <w:p w14:paraId="1F692AC0" w14:textId="77777777" w:rsidR="00B97356" w:rsidRPr="00A137C0" w:rsidRDefault="00B97356" w:rsidP="00F36554">
            <w:r>
              <w:t>AppOprtEntity</w:t>
            </w:r>
          </w:p>
          <w:p w14:paraId="2099BDED" w14:textId="77777777" w:rsidR="00B97356" w:rsidRPr="00A137C0" w:rsidRDefault="00B97356" w:rsidP="00F36554">
            <w:r w:rsidRPr="00A137C0">
              <w:rPr>
                <w:rFonts w:hint="eastAsia"/>
              </w:rPr>
              <w:t xml:space="preserve">    - OprtUser</w:t>
            </w:r>
            <w:r w:rsidRPr="00A137C0">
              <w:rPr>
                <w:rFonts w:hint="eastAsia"/>
              </w:rPr>
              <w:t>：</w:t>
            </w:r>
            <w:r>
              <w:rPr>
                <w:rFonts w:hint="eastAsia"/>
              </w:rPr>
              <w:t>当前用户</w:t>
            </w:r>
          </w:p>
          <w:p w14:paraId="4517ED16" w14:textId="77777777" w:rsidR="00B97356" w:rsidRPr="00A137C0" w:rsidRDefault="00B97356" w:rsidP="00F36554">
            <w:r w:rsidRPr="00A137C0">
              <w:rPr>
                <w:rFonts w:hint="eastAsia"/>
              </w:rPr>
              <w:t xml:space="preserve">    - OprtAction: </w:t>
            </w:r>
            <w:r w:rsidRPr="00A137C0">
              <w:rPr>
                <w:rFonts w:hint="eastAsia"/>
              </w:rPr>
              <w:t>枚举类</w:t>
            </w:r>
            <w:r>
              <w:rPr>
                <w:rFonts w:hint="eastAsia"/>
              </w:rPr>
              <w:t>EnumActionType.A</w:t>
            </w:r>
            <w:r w:rsidRPr="00A137C0">
              <w:rPr>
                <w:rFonts w:hint="eastAsia"/>
              </w:rPr>
              <w:t>(</w:t>
            </w:r>
            <w:r>
              <w:rPr>
                <w:rFonts w:hint="eastAsia"/>
              </w:rPr>
              <w:t>审批</w:t>
            </w:r>
            <w:r w:rsidRPr="00A137C0">
              <w:rPr>
                <w:rFonts w:hint="eastAsia"/>
              </w:rPr>
              <w:t>操作</w:t>
            </w:r>
            <w:r w:rsidRPr="00A137C0">
              <w:rPr>
                <w:rFonts w:hint="eastAsia"/>
              </w:rPr>
              <w:t>)</w:t>
            </w:r>
          </w:p>
          <w:p w14:paraId="41EF437A" w14:textId="77777777" w:rsidR="00B97356" w:rsidRPr="00A137C0" w:rsidRDefault="00B97356" w:rsidP="00F36554">
            <w:r w:rsidRPr="00A137C0">
              <w:rPr>
                <w:rFonts w:hint="eastAsia"/>
              </w:rPr>
              <w:t xml:space="preserve">    - OprtRemark</w:t>
            </w:r>
            <w:r w:rsidRPr="00A137C0">
              <w:rPr>
                <w:rFonts w:hint="eastAsia"/>
              </w:rPr>
              <w:t>：</w:t>
            </w:r>
            <w:r>
              <w:rPr>
                <w:rFonts w:hint="eastAsia"/>
              </w:rPr>
              <w:t>审批意见</w:t>
            </w:r>
          </w:p>
          <w:p w14:paraId="12FC7B09" w14:textId="77777777" w:rsidR="00B97356" w:rsidRDefault="00B97356" w:rsidP="00F36554">
            <w:r w:rsidRPr="00A137C0">
              <w:rPr>
                <w:rFonts w:hint="eastAsia"/>
              </w:rPr>
              <w:t xml:space="preserve">    - OprtRole : </w:t>
            </w:r>
            <w:r w:rsidRPr="00A137C0">
              <w:rPr>
                <w:rFonts w:hint="eastAsia"/>
              </w:rPr>
              <w:t>枚举类</w:t>
            </w:r>
            <w:r w:rsidRPr="00A137C0">
              <w:rPr>
                <w:rFonts w:hint="eastAsia"/>
              </w:rPr>
              <w:t>EnumAppActionRole.A</w:t>
            </w:r>
            <w:r w:rsidRPr="00A137C0">
              <w:rPr>
                <w:rFonts w:hint="eastAsia"/>
              </w:rPr>
              <w:t>（审批人）</w:t>
            </w:r>
          </w:p>
        </w:tc>
      </w:tr>
      <w:tr w:rsidR="00B97356" w14:paraId="3AF2E95D" w14:textId="77777777" w:rsidTr="00F36554">
        <w:tc>
          <w:tcPr>
            <w:tcW w:w="2235" w:type="dxa"/>
          </w:tcPr>
          <w:p w14:paraId="1AFA4A56" w14:textId="77777777" w:rsidR="00B97356" w:rsidRDefault="00B97356" w:rsidP="00F36554">
            <w:r>
              <w:rPr>
                <w:rFonts w:hint="eastAsia"/>
              </w:rPr>
              <w:t>拒绝</w:t>
            </w:r>
          </w:p>
        </w:tc>
        <w:tc>
          <w:tcPr>
            <w:tcW w:w="6287" w:type="dxa"/>
          </w:tcPr>
          <w:p w14:paraId="0F0276A0" w14:textId="77777777" w:rsidR="00B97356" w:rsidRDefault="00B97356" w:rsidP="00F36554">
            <w:pPr>
              <w:numPr>
                <w:ilvl w:val="0"/>
                <w:numId w:val="178"/>
              </w:numPr>
            </w:pPr>
            <w:r>
              <w:rPr>
                <w:rFonts w:hint="eastAsia"/>
              </w:rPr>
              <w:t>审批意见必填，否则弹出提示信息</w:t>
            </w:r>
            <w:r>
              <w:rPr>
                <w:rFonts w:hint="eastAsia"/>
              </w:rPr>
              <w:t xml:space="preserve"> </w:t>
            </w:r>
            <w:r w:rsidRPr="007C56CC">
              <w:t>BKM100280</w:t>
            </w:r>
            <w:r>
              <w:rPr>
                <w:rFonts w:hint="eastAsia"/>
              </w:rPr>
              <w:t>|</w:t>
            </w:r>
            <w:r>
              <w:rPr>
                <w:rFonts w:hint="eastAsia"/>
              </w:rPr>
              <w:t>审批意见</w:t>
            </w:r>
          </w:p>
          <w:p w14:paraId="6C8D8022" w14:textId="77777777" w:rsidR="00B97356" w:rsidRDefault="00B97356" w:rsidP="00F36554">
            <w:pPr>
              <w:numPr>
                <w:ilvl w:val="0"/>
                <w:numId w:val="178"/>
              </w:numPr>
            </w:pPr>
            <w:r>
              <w:rPr>
                <w:rFonts w:hint="eastAsia"/>
              </w:rPr>
              <w:t>调用接口</w:t>
            </w:r>
            <w:r>
              <w:rPr>
                <w:rFonts w:hint="eastAsia"/>
              </w:rPr>
              <w:t>I</w:t>
            </w:r>
            <w:r w:rsidRPr="008B1F92">
              <w:t>OMTFutureChange</w:t>
            </w:r>
            <w:r>
              <w:rPr>
                <w:rFonts w:hint="eastAsia"/>
              </w:rPr>
              <w:t>.Reject</w:t>
            </w:r>
          </w:p>
          <w:p w14:paraId="0B799868" w14:textId="77777777" w:rsidR="00B97356" w:rsidRDefault="00B97356" w:rsidP="00F36554">
            <w:r>
              <w:rPr>
                <w:rFonts w:hint="eastAsia"/>
              </w:rPr>
              <w:t>参数赋值</w:t>
            </w:r>
          </w:p>
          <w:p w14:paraId="52D89197" w14:textId="77777777" w:rsidR="00B97356" w:rsidRDefault="00B97356" w:rsidP="00F36554">
            <w:r>
              <w:rPr>
                <w:rFonts w:hint="eastAsia"/>
              </w:rPr>
              <w:t xml:space="preserve">ChangeSEQ = </w:t>
            </w:r>
            <w:r>
              <w:rPr>
                <w:rFonts w:hint="eastAsia"/>
              </w:rPr>
              <w:t>当前记录</w:t>
            </w:r>
            <w:r>
              <w:rPr>
                <w:rFonts w:hint="eastAsia"/>
              </w:rPr>
              <w:t>SEQ</w:t>
            </w:r>
          </w:p>
          <w:p w14:paraId="59563674" w14:textId="77777777" w:rsidR="00B97356" w:rsidRPr="00A137C0" w:rsidRDefault="00B97356" w:rsidP="00F36554">
            <w:r>
              <w:t>AppOprtEntity</w:t>
            </w:r>
          </w:p>
          <w:p w14:paraId="5B73EFDB" w14:textId="77777777" w:rsidR="00B97356" w:rsidRPr="00A137C0" w:rsidRDefault="00B97356" w:rsidP="00F36554">
            <w:r w:rsidRPr="00A137C0">
              <w:rPr>
                <w:rFonts w:hint="eastAsia"/>
              </w:rPr>
              <w:t xml:space="preserve">    - OprtUser</w:t>
            </w:r>
            <w:r w:rsidRPr="00A137C0">
              <w:rPr>
                <w:rFonts w:hint="eastAsia"/>
              </w:rPr>
              <w:t>：</w:t>
            </w:r>
            <w:r>
              <w:rPr>
                <w:rFonts w:hint="eastAsia"/>
              </w:rPr>
              <w:t>当前用户</w:t>
            </w:r>
          </w:p>
          <w:p w14:paraId="09C59E19" w14:textId="77777777" w:rsidR="00B97356" w:rsidRPr="00A137C0" w:rsidRDefault="00B97356" w:rsidP="00F36554">
            <w:r w:rsidRPr="00A137C0">
              <w:rPr>
                <w:rFonts w:hint="eastAsia"/>
              </w:rPr>
              <w:t xml:space="preserve">    - OprtAction: </w:t>
            </w:r>
            <w:r w:rsidRPr="00A137C0">
              <w:rPr>
                <w:rFonts w:hint="eastAsia"/>
              </w:rPr>
              <w:t>枚举类</w:t>
            </w:r>
            <w:r w:rsidRPr="00A137C0">
              <w:rPr>
                <w:rFonts w:hint="eastAsia"/>
              </w:rPr>
              <w:t>EnumActionType.R(</w:t>
            </w:r>
            <w:r w:rsidRPr="00A137C0">
              <w:rPr>
                <w:rFonts w:hint="eastAsia"/>
              </w:rPr>
              <w:t>拒绝操作</w:t>
            </w:r>
            <w:r w:rsidRPr="00A137C0">
              <w:rPr>
                <w:rFonts w:hint="eastAsia"/>
              </w:rPr>
              <w:t>)</w:t>
            </w:r>
          </w:p>
          <w:p w14:paraId="7D4ECA05" w14:textId="77777777" w:rsidR="00B97356" w:rsidRPr="00A137C0" w:rsidRDefault="00B97356" w:rsidP="00F36554">
            <w:r w:rsidRPr="00A137C0">
              <w:rPr>
                <w:rFonts w:hint="eastAsia"/>
              </w:rPr>
              <w:t xml:space="preserve">    - OprtRemark</w:t>
            </w:r>
            <w:r w:rsidRPr="00A137C0">
              <w:rPr>
                <w:rFonts w:hint="eastAsia"/>
              </w:rPr>
              <w:t>：</w:t>
            </w:r>
            <w:r>
              <w:rPr>
                <w:rFonts w:hint="eastAsia"/>
              </w:rPr>
              <w:t>审批意见</w:t>
            </w:r>
          </w:p>
          <w:p w14:paraId="52A910B6" w14:textId="77777777" w:rsidR="00B97356" w:rsidRDefault="00B97356" w:rsidP="00F36554">
            <w:r w:rsidRPr="00A137C0">
              <w:rPr>
                <w:rFonts w:hint="eastAsia"/>
              </w:rPr>
              <w:t xml:space="preserve">    - OprtRole : </w:t>
            </w:r>
            <w:r w:rsidRPr="00A137C0">
              <w:rPr>
                <w:rFonts w:hint="eastAsia"/>
              </w:rPr>
              <w:t>枚举类</w:t>
            </w:r>
            <w:r w:rsidRPr="00A137C0">
              <w:rPr>
                <w:rFonts w:hint="eastAsia"/>
              </w:rPr>
              <w:t>EnumAppActionRole.A</w:t>
            </w:r>
            <w:r w:rsidRPr="00A137C0">
              <w:rPr>
                <w:rFonts w:hint="eastAsia"/>
              </w:rPr>
              <w:t>（审批人）</w:t>
            </w:r>
          </w:p>
        </w:tc>
      </w:tr>
      <w:tr w:rsidR="00B97356" w14:paraId="6916C18A" w14:textId="77777777" w:rsidTr="00F36554">
        <w:tc>
          <w:tcPr>
            <w:tcW w:w="2235" w:type="dxa"/>
          </w:tcPr>
          <w:p w14:paraId="13EF670F" w14:textId="77777777" w:rsidR="00B97356" w:rsidRDefault="00B97356" w:rsidP="00F36554">
            <w:r>
              <w:rPr>
                <w:rFonts w:hint="eastAsia"/>
              </w:rPr>
              <w:t>关闭</w:t>
            </w:r>
          </w:p>
        </w:tc>
        <w:tc>
          <w:tcPr>
            <w:tcW w:w="6287" w:type="dxa"/>
          </w:tcPr>
          <w:p w14:paraId="62516EDB" w14:textId="77777777" w:rsidR="00B97356" w:rsidRDefault="00B97356" w:rsidP="00F36554">
            <w:r>
              <w:rPr>
                <w:rFonts w:hint="eastAsia"/>
              </w:rPr>
              <w:t>关闭当前窗口</w:t>
            </w:r>
          </w:p>
        </w:tc>
      </w:tr>
    </w:tbl>
    <w:p w14:paraId="290BC03F" w14:textId="77777777" w:rsidR="00B97356" w:rsidRPr="0044690D" w:rsidRDefault="00B97356" w:rsidP="00B97356">
      <w:pPr>
        <w:rPr>
          <w:lang w:val="x-none"/>
        </w:rPr>
      </w:pPr>
    </w:p>
    <w:p w14:paraId="42DB070E" w14:textId="77777777" w:rsidR="00B97356" w:rsidRDefault="00B97356" w:rsidP="00B97356">
      <w:pPr>
        <w:pStyle w:val="3"/>
        <w:ind w:right="180"/>
      </w:pPr>
      <w:r>
        <w:rPr>
          <w:rFonts w:hint="eastAsia"/>
        </w:rPr>
        <w:t>改期申请历史</w:t>
      </w:r>
    </w:p>
    <w:p w14:paraId="67AA7994" w14:textId="77777777" w:rsidR="00B97356" w:rsidRDefault="00B97356" w:rsidP="00B97356">
      <w:pPr>
        <w:rPr>
          <w:noProof/>
        </w:rPr>
      </w:pPr>
      <w:r w:rsidRPr="001162F3">
        <w:rPr>
          <w:noProof/>
        </w:rPr>
        <w:drawing>
          <wp:inline distT="0" distB="0" distL="0" distR="0" wp14:anchorId="388F95E3" wp14:editId="7775FAF4">
            <wp:extent cx="5492115" cy="1191895"/>
            <wp:effectExtent l="0" t="0" r="0"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92115" cy="1191895"/>
                    </a:xfrm>
                    <a:prstGeom prst="rect">
                      <a:avLst/>
                    </a:prstGeom>
                    <a:noFill/>
                    <a:ln>
                      <a:noFill/>
                    </a:ln>
                  </pic:spPr>
                </pic:pic>
              </a:graphicData>
            </a:graphic>
          </wp:inline>
        </w:drawing>
      </w:r>
    </w:p>
    <w:p w14:paraId="12070646" w14:textId="77777777" w:rsidR="00B97356" w:rsidRPr="00826CE5" w:rsidRDefault="00B97356" w:rsidP="00B97356">
      <w:pPr>
        <w:rPr>
          <w:lang w:val="x-none"/>
        </w:rPr>
      </w:pPr>
      <w:r>
        <w:rPr>
          <w:rFonts w:hint="eastAsia"/>
          <w:noProof/>
        </w:rPr>
        <w:lastRenderedPageBreak/>
        <w:t>（不需要分页显示）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46DEACC9" w14:textId="77777777" w:rsidTr="00F36554">
        <w:tc>
          <w:tcPr>
            <w:tcW w:w="2235" w:type="dxa"/>
            <w:shd w:val="clear" w:color="auto" w:fill="BFBFBF"/>
          </w:tcPr>
          <w:p w14:paraId="3288674C" w14:textId="77777777" w:rsidR="00B97356" w:rsidRDefault="00B97356" w:rsidP="00F36554">
            <w:r>
              <w:rPr>
                <w:rFonts w:hint="eastAsia"/>
              </w:rPr>
              <w:t>页面元素</w:t>
            </w:r>
          </w:p>
        </w:tc>
        <w:tc>
          <w:tcPr>
            <w:tcW w:w="6287" w:type="dxa"/>
            <w:shd w:val="clear" w:color="auto" w:fill="BFBFBF"/>
          </w:tcPr>
          <w:p w14:paraId="35EFAD78" w14:textId="77777777" w:rsidR="00B97356" w:rsidRDefault="00B97356" w:rsidP="00F36554">
            <w:r>
              <w:rPr>
                <w:rFonts w:hint="eastAsia"/>
              </w:rPr>
              <w:t>元素说明</w:t>
            </w:r>
          </w:p>
        </w:tc>
      </w:tr>
      <w:tr w:rsidR="00B97356" w14:paraId="61BB774E" w14:textId="77777777" w:rsidTr="00F36554">
        <w:tc>
          <w:tcPr>
            <w:tcW w:w="2235" w:type="dxa"/>
            <w:shd w:val="clear" w:color="auto" w:fill="BFBFBF"/>
          </w:tcPr>
          <w:p w14:paraId="67976CD7" w14:textId="77777777" w:rsidR="00B97356" w:rsidRDefault="00B97356" w:rsidP="00F36554">
            <w:r>
              <w:rPr>
                <w:rFonts w:hint="eastAsia"/>
              </w:rPr>
              <w:t>页面显示</w:t>
            </w:r>
          </w:p>
        </w:tc>
        <w:tc>
          <w:tcPr>
            <w:tcW w:w="6287" w:type="dxa"/>
            <w:shd w:val="clear" w:color="auto" w:fill="BFBFBF"/>
          </w:tcPr>
          <w:p w14:paraId="37375B6F" w14:textId="77777777" w:rsidR="00B97356" w:rsidRDefault="00B97356" w:rsidP="00F36554">
            <w:r>
              <w:rPr>
                <w:rFonts w:hint="eastAsia"/>
              </w:rPr>
              <w:t>（无特别说明，以</w:t>
            </w:r>
            <w:r w:rsidRPr="00386466">
              <w:rPr>
                <w:rFonts w:hint="eastAsia"/>
                <w:u w:val="single"/>
              </w:rPr>
              <w:t>标签显示</w:t>
            </w:r>
            <w:r>
              <w:rPr>
                <w:rFonts w:hint="eastAsia"/>
              </w:rPr>
              <w:t>）</w:t>
            </w:r>
          </w:p>
        </w:tc>
      </w:tr>
      <w:tr w:rsidR="00B97356" w14:paraId="052EBDB1" w14:textId="77777777" w:rsidTr="00F36554">
        <w:tc>
          <w:tcPr>
            <w:tcW w:w="2235" w:type="dxa"/>
          </w:tcPr>
          <w:p w14:paraId="6FDCDE33" w14:textId="77777777" w:rsidR="00B97356" w:rsidRDefault="00B97356" w:rsidP="00F36554">
            <w:r>
              <w:rPr>
                <w:rFonts w:hint="eastAsia"/>
              </w:rPr>
              <w:t>次数</w:t>
            </w:r>
          </w:p>
        </w:tc>
        <w:tc>
          <w:tcPr>
            <w:tcW w:w="6287" w:type="dxa"/>
          </w:tcPr>
          <w:p w14:paraId="074535D4" w14:textId="77777777" w:rsidR="00B97356" w:rsidRDefault="00B97356" w:rsidP="00F36554">
            <w:r>
              <w:rPr>
                <w:rFonts w:hint="eastAsia"/>
              </w:rPr>
              <w:t>根据记录自动生成</w:t>
            </w:r>
          </w:p>
        </w:tc>
      </w:tr>
      <w:tr w:rsidR="00B97356" w14:paraId="748CD67D" w14:textId="77777777" w:rsidTr="00F36554">
        <w:tc>
          <w:tcPr>
            <w:tcW w:w="2235" w:type="dxa"/>
          </w:tcPr>
          <w:p w14:paraId="6D2FE133" w14:textId="77777777" w:rsidR="00B97356" w:rsidRDefault="00B97356" w:rsidP="00F36554">
            <w:r>
              <w:rPr>
                <w:rFonts w:hint="eastAsia"/>
              </w:rPr>
              <w:t>申请时间</w:t>
            </w:r>
          </w:p>
        </w:tc>
        <w:tc>
          <w:tcPr>
            <w:tcW w:w="6287" w:type="dxa"/>
          </w:tcPr>
          <w:p w14:paraId="60DF60AE" w14:textId="77777777" w:rsidR="00B97356" w:rsidRDefault="00B97356" w:rsidP="00F36554">
            <w:r w:rsidRPr="003339B5">
              <w:rPr>
                <w:rFonts w:hint="eastAsia"/>
              </w:rPr>
              <w:t>SUBMIT_DATE</w:t>
            </w:r>
          </w:p>
        </w:tc>
      </w:tr>
      <w:tr w:rsidR="00B97356" w14:paraId="5A65DE67" w14:textId="77777777" w:rsidTr="00F36554">
        <w:tc>
          <w:tcPr>
            <w:tcW w:w="2235" w:type="dxa"/>
          </w:tcPr>
          <w:p w14:paraId="5A0D6D19" w14:textId="77777777" w:rsidR="00B97356" w:rsidRDefault="00B97356" w:rsidP="00F36554">
            <w:r>
              <w:rPr>
                <w:rFonts w:hint="eastAsia"/>
              </w:rPr>
              <w:t>原计划出运日期</w:t>
            </w:r>
          </w:p>
        </w:tc>
        <w:tc>
          <w:tcPr>
            <w:tcW w:w="6287" w:type="dxa"/>
          </w:tcPr>
          <w:p w14:paraId="501F434E" w14:textId="77777777" w:rsidR="00B97356" w:rsidRPr="00480F97" w:rsidRDefault="00B97356" w:rsidP="00F36554">
            <w:r w:rsidRPr="00032972">
              <w:rPr>
                <w:rFonts w:hint="eastAsia"/>
              </w:rPr>
              <w:t>WEEK_NO</w:t>
            </w:r>
            <w:r>
              <w:rPr>
                <w:rFonts w:hint="eastAsia"/>
              </w:rPr>
              <w:t>（</w:t>
            </w:r>
            <w:r w:rsidRPr="00032972">
              <w:t>WEEK_BEGIN_DATE</w:t>
            </w:r>
            <w:r>
              <w:rPr>
                <w:rFonts w:hint="eastAsia"/>
              </w:rPr>
              <w:t>~</w:t>
            </w:r>
            <w:r w:rsidRPr="00032972">
              <w:t>WEEK_END_DATE</w:t>
            </w:r>
            <w:r>
              <w:rPr>
                <w:rFonts w:hint="eastAsia"/>
              </w:rPr>
              <w:t>）</w:t>
            </w:r>
          </w:p>
        </w:tc>
      </w:tr>
      <w:tr w:rsidR="00B97356" w14:paraId="6C2531F9" w14:textId="77777777" w:rsidTr="00F36554">
        <w:tc>
          <w:tcPr>
            <w:tcW w:w="2235" w:type="dxa"/>
          </w:tcPr>
          <w:p w14:paraId="1111F1CF" w14:textId="77777777" w:rsidR="00B97356" w:rsidRDefault="00B97356" w:rsidP="00F36554">
            <w:r>
              <w:rPr>
                <w:rFonts w:hint="eastAsia"/>
              </w:rPr>
              <w:t>申请更改出运日期</w:t>
            </w:r>
          </w:p>
        </w:tc>
        <w:tc>
          <w:tcPr>
            <w:tcW w:w="6287" w:type="dxa"/>
          </w:tcPr>
          <w:p w14:paraId="78764440" w14:textId="77777777" w:rsidR="00B97356" w:rsidRDefault="00B97356" w:rsidP="00F36554">
            <w:r w:rsidRPr="00032972">
              <w:rPr>
                <w:rFonts w:hint="eastAsia"/>
              </w:rPr>
              <w:t>NEW_WEEK_NO</w:t>
            </w:r>
            <w:r>
              <w:rPr>
                <w:rFonts w:hint="eastAsia"/>
              </w:rPr>
              <w:t>（</w:t>
            </w:r>
            <w:r w:rsidRPr="006554C0">
              <w:t>NEW_WEEK_BEGIN_DATE</w:t>
            </w:r>
            <w:r>
              <w:rPr>
                <w:rFonts w:hint="eastAsia"/>
              </w:rPr>
              <w:t>~</w:t>
            </w:r>
            <w:r w:rsidRPr="006554C0">
              <w:t>NEW_WEEK_END_DATE</w:t>
            </w:r>
            <w:r>
              <w:rPr>
                <w:rFonts w:hint="eastAsia"/>
              </w:rPr>
              <w:t>）</w:t>
            </w:r>
          </w:p>
        </w:tc>
      </w:tr>
      <w:tr w:rsidR="00B97356" w14:paraId="436519B0" w14:textId="77777777" w:rsidTr="00F36554">
        <w:tc>
          <w:tcPr>
            <w:tcW w:w="2235" w:type="dxa"/>
          </w:tcPr>
          <w:p w14:paraId="69FB1EDB" w14:textId="77777777" w:rsidR="00B97356" w:rsidRDefault="00B97356" w:rsidP="00F36554">
            <w:r>
              <w:rPr>
                <w:rFonts w:hint="eastAsia"/>
              </w:rPr>
              <w:t>改期原因</w:t>
            </w:r>
          </w:p>
        </w:tc>
        <w:tc>
          <w:tcPr>
            <w:tcW w:w="6287" w:type="dxa"/>
          </w:tcPr>
          <w:p w14:paraId="61DBAC12" w14:textId="77777777" w:rsidR="00B97356" w:rsidRDefault="00B97356" w:rsidP="00F36554">
            <w:r w:rsidRPr="006554C0">
              <w:t>CHANGE_REASON</w:t>
            </w:r>
          </w:p>
        </w:tc>
      </w:tr>
      <w:tr w:rsidR="00B97356" w14:paraId="03818C56" w14:textId="77777777" w:rsidTr="00F36554">
        <w:tc>
          <w:tcPr>
            <w:tcW w:w="2235" w:type="dxa"/>
          </w:tcPr>
          <w:p w14:paraId="1897450A" w14:textId="77777777" w:rsidR="00B97356" w:rsidRDefault="00B97356" w:rsidP="00F36554">
            <w:r>
              <w:rPr>
                <w:rFonts w:hint="eastAsia"/>
              </w:rPr>
              <w:t>审批人</w:t>
            </w:r>
          </w:p>
        </w:tc>
        <w:tc>
          <w:tcPr>
            <w:tcW w:w="6287" w:type="dxa"/>
          </w:tcPr>
          <w:p w14:paraId="7E404AC6" w14:textId="77777777" w:rsidR="00B97356" w:rsidRDefault="00B97356" w:rsidP="00F36554">
            <w:r w:rsidRPr="006554C0">
              <w:t>APPROVER</w:t>
            </w:r>
          </w:p>
        </w:tc>
      </w:tr>
      <w:tr w:rsidR="00B97356" w14:paraId="7BE47749" w14:textId="77777777" w:rsidTr="00F36554">
        <w:tc>
          <w:tcPr>
            <w:tcW w:w="2235" w:type="dxa"/>
          </w:tcPr>
          <w:p w14:paraId="1BF18334" w14:textId="77777777" w:rsidR="00B97356" w:rsidRDefault="00B97356" w:rsidP="00F36554">
            <w:r>
              <w:rPr>
                <w:rFonts w:hint="eastAsia"/>
              </w:rPr>
              <w:t>审批时间</w:t>
            </w:r>
          </w:p>
        </w:tc>
        <w:tc>
          <w:tcPr>
            <w:tcW w:w="6287" w:type="dxa"/>
          </w:tcPr>
          <w:p w14:paraId="1B433211" w14:textId="77777777" w:rsidR="00B97356" w:rsidRDefault="00B97356" w:rsidP="00F36554">
            <w:r w:rsidRPr="006554C0">
              <w:t>APPROVED_DATE</w:t>
            </w:r>
          </w:p>
        </w:tc>
      </w:tr>
      <w:tr w:rsidR="00B97356" w14:paraId="7513C8C3" w14:textId="77777777" w:rsidTr="00F36554">
        <w:tc>
          <w:tcPr>
            <w:tcW w:w="2235" w:type="dxa"/>
          </w:tcPr>
          <w:p w14:paraId="06C125CE" w14:textId="77777777" w:rsidR="00B97356" w:rsidRDefault="00B97356" w:rsidP="00F36554">
            <w:r>
              <w:rPr>
                <w:rFonts w:hint="eastAsia"/>
              </w:rPr>
              <w:t>审批意见</w:t>
            </w:r>
          </w:p>
        </w:tc>
        <w:tc>
          <w:tcPr>
            <w:tcW w:w="6287" w:type="dxa"/>
          </w:tcPr>
          <w:p w14:paraId="3AD41419" w14:textId="77777777" w:rsidR="00B97356" w:rsidRDefault="00B97356" w:rsidP="00F36554">
            <w:r w:rsidRPr="009A2DF7">
              <w:rPr>
                <w:rFonts w:hint="eastAsia"/>
              </w:rPr>
              <w:t>APPROVED_COMMENT&lt;</w:t>
            </w:r>
            <w:r w:rsidRPr="009A2DF7">
              <w:rPr>
                <w:rFonts w:hint="eastAsia"/>
              </w:rPr>
              <w:t>审批意见</w:t>
            </w:r>
            <w:r w:rsidRPr="009A2DF7">
              <w:rPr>
                <w:rFonts w:hint="eastAsia"/>
              </w:rPr>
              <w:t>&gt;</w:t>
            </w:r>
          </w:p>
        </w:tc>
      </w:tr>
      <w:tr w:rsidR="00B97356" w14:paraId="537F8589" w14:textId="77777777" w:rsidTr="00F36554">
        <w:tc>
          <w:tcPr>
            <w:tcW w:w="2235" w:type="dxa"/>
            <w:shd w:val="clear" w:color="auto" w:fill="BFBFBF"/>
          </w:tcPr>
          <w:p w14:paraId="1309DE33" w14:textId="77777777" w:rsidR="00B97356" w:rsidRDefault="00B97356" w:rsidP="00F36554">
            <w:r>
              <w:rPr>
                <w:rFonts w:hint="eastAsia"/>
              </w:rPr>
              <w:t>操作</w:t>
            </w:r>
          </w:p>
        </w:tc>
        <w:tc>
          <w:tcPr>
            <w:tcW w:w="6287" w:type="dxa"/>
            <w:shd w:val="clear" w:color="auto" w:fill="BFBFBF"/>
          </w:tcPr>
          <w:p w14:paraId="7C9DF9A7" w14:textId="77777777" w:rsidR="00B97356" w:rsidRDefault="00B97356" w:rsidP="00F36554"/>
        </w:tc>
      </w:tr>
      <w:tr w:rsidR="00B97356" w14:paraId="40ABAF5B" w14:textId="77777777" w:rsidTr="00F36554">
        <w:tc>
          <w:tcPr>
            <w:tcW w:w="2235" w:type="dxa"/>
          </w:tcPr>
          <w:p w14:paraId="5E32BB00" w14:textId="77777777" w:rsidR="00B97356" w:rsidRDefault="00B97356" w:rsidP="00F36554">
            <w:r>
              <w:rPr>
                <w:rFonts w:hint="eastAsia"/>
              </w:rPr>
              <w:t>页面初始化</w:t>
            </w:r>
          </w:p>
        </w:tc>
        <w:tc>
          <w:tcPr>
            <w:tcW w:w="6287" w:type="dxa"/>
          </w:tcPr>
          <w:p w14:paraId="5B3CCDDC" w14:textId="77777777" w:rsidR="00B97356" w:rsidRDefault="00B97356" w:rsidP="00F36554">
            <w:r>
              <w:rPr>
                <w:rFonts w:hint="eastAsia"/>
              </w:rPr>
              <w:t>调用接口</w:t>
            </w:r>
            <w:r w:rsidRPr="007E1501">
              <w:t>IOMTFutureChange</w:t>
            </w:r>
            <w:r>
              <w:rPr>
                <w:rFonts w:hint="eastAsia"/>
              </w:rPr>
              <w:t>.</w:t>
            </w:r>
            <w:r w:rsidRPr="007E1501">
              <w:t>QueryChangeHis</w:t>
            </w:r>
          </w:p>
          <w:p w14:paraId="46B2491D" w14:textId="77777777" w:rsidR="00B97356" w:rsidRDefault="00B97356" w:rsidP="00F36554">
            <w:r>
              <w:rPr>
                <w:rFonts w:hint="eastAsia"/>
              </w:rPr>
              <w:t>参数</w:t>
            </w:r>
            <w:r>
              <w:rPr>
                <w:rFonts w:hint="eastAsia"/>
              </w:rPr>
              <w:t xml:space="preserve">OrderNo = </w:t>
            </w:r>
            <w:r>
              <w:rPr>
                <w:rFonts w:hint="eastAsia"/>
              </w:rPr>
              <w:t>页面传递参数</w:t>
            </w:r>
          </w:p>
        </w:tc>
      </w:tr>
      <w:tr w:rsidR="00B97356" w14:paraId="04054AC8" w14:textId="77777777" w:rsidTr="00F36554">
        <w:tc>
          <w:tcPr>
            <w:tcW w:w="2235" w:type="dxa"/>
          </w:tcPr>
          <w:p w14:paraId="15731D63" w14:textId="77777777" w:rsidR="00B97356" w:rsidRDefault="00B97356" w:rsidP="00F36554">
            <w:r>
              <w:rPr>
                <w:rFonts w:hint="eastAsia"/>
              </w:rPr>
              <w:t>关闭</w:t>
            </w:r>
          </w:p>
        </w:tc>
        <w:tc>
          <w:tcPr>
            <w:tcW w:w="6287" w:type="dxa"/>
          </w:tcPr>
          <w:p w14:paraId="7C3B24F2" w14:textId="77777777" w:rsidR="00B97356" w:rsidRDefault="00B97356" w:rsidP="00F36554">
            <w:r>
              <w:rPr>
                <w:rFonts w:hint="eastAsia"/>
              </w:rPr>
              <w:t>关闭当前窗口</w:t>
            </w:r>
          </w:p>
        </w:tc>
      </w:tr>
    </w:tbl>
    <w:p w14:paraId="5A129FAA" w14:textId="77777777" w:rsidR="00B97356" w:rsidRDefault="00B97356" w:rsidP="00B97356"/>
    <w:p w14:paraId="178421C4" w14:textId="77777777" w:rsidR="00B97356" w:rsidRDefault="00B97356" w:rsidP="00B97356">
      <w:pPr>
        <w:pStyle w:val="3"/>
        <w:ind w:right="180"/>
      </w:pPr>
      <w:r>
        <w:rPr>
          <w:rFonts w:hint="eastAsia"/>
        </w:rPr>
        <w:t>详情页面</w:t>
      </w:r>
    </w:p>
    <w:p w14:paraId="431009FC" w14:textId="77777777" w:rsidR="00B97356" w:rsidRDefault="00B97356" w:rsidP="00B97356">
      <w:pPr>
        <w:rPr>
          <w:noProof/>
        </w:rPr>
      </w:pPr>
      <w:r w:rsidRPr="001162F3">
        <w:rPr>
          <w:noProof/>
        </w:rPr>
        <w:drawing>
          <wp:inline distT="0" distB="0" distL="0" distR="0" wp14:anchorId="04296C83" wp14:editId="44349975">
            <wp:extent cx="5492115" cy="373951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92115" cy="373951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4B7FAA97" w14:textId="77777777" w:rsidTr="00F36554">
        <w:tc>
          <w:tcPr>
            <w:tcW w:w="2235" w:type="dxa"/>
            <w:shd w:val="clear" w:color="auto" w:fill="BFBFBF"/>
          </w:tcPr>
          <w:p w14:paraId="595BE1B6" w14:textId="77777777" w:rsidR="00B97356" w:rsidRDefault="00B97356" w:rsidP="00F36554">
            <w:r>
              <w:rPr>
                <w:rFonts w:hint="eastAsia"/>
              </w:rPr>
              <w:t>页面元素</w:t>
            </w:r>
          </w:p>
        </w:tc>
        <w:tc>
          <w:tcPr>
            <w:tcW w:w="6287" w:type="dxa"/>
            <w:shd w:val="clear" w:color="auto" w:fill="BFBFBF"/>
          </w:tcPr>
          <w:p w14:paraId="34EEE2CD" w14:textId="77777777" w:rsidR="00B97356" w:rsidRDefault="00B97356" w:rsidP="00F36554">
            <w:r>
              <w:rPr>
                <w:rFonts w:hint="eastAsia"/>
              </w:rPr>
              <w:t>元素说明</w:t>
            </w:r>
          </w:p>
        </w:tc>
      </w:tr>
      <w:tr w:rsidR="00B97356" w14:paraId="085EE4A7" w14:textId="77777777" w:rsidTr="00F36554">
        <w:tc>
          <w:tcPr>
            <w:tcW w:w="2235" w:type="dxa"/>
            <w:shd w:val="clear" w:color="auto" w:fill="BFBFBF"/>
          </w:tcPr>
          <w:p w14:paraId="7BC02DB5" w14:textId="77777777" w:rsidR="00B97356" w:rsidRDefault="00B97356" w:rsidP="00F36554">
            <w:r>
              <w:rPr>
                <w:rFonts w:hint="eastAsia"/>
              </w:rPr>
              <w:t>页面显示</w:t>
            </w:r>
          </w:p>
        </w:tc>
        <w:tc>
          <w:tcPr>
            <w:tcW w:w="6287" w:type="dxa"/>
            <w:shd w:val="clear" w:color="auto" w:fill="BFBFBF"/>
          </w:tcPr>
          <w:p w14:paraId="16A66434" w14:textId="77777777" w:rsidR="00B97356" w:rsidRDefault="00B97356" w:rsidP="00F36554">
            <w:r>
              <w:rPr>
                <w:rFonts w:hint="eastAsia"/>
              </w:rPr>
              <w:t>（与审批页面字段匹配一致）</w:t>
            </w:r>
          </w:p>
        </w:tc>
      </w:tr>
      <w:tr w:rsidR="00B97356" w14:paraId="049738EA" w14:textId="77777777" w:rsidTr="00F36554">
        <w:tc>
          <w:tcPr>
            <w:tcW w:w="2235" w:type="dxa"/>
            <w:shd w:val="clear" w:color="auto" w:fill="BFBFBF"/>
          </w:tcPr>
          <w:p w14:paraId="3B769244" w14:textId="77777777" w:rsidR="00B97356" w:rsidRDefault="00B97356" w:rsidP="00F36554">
            <w:r>
              <w:rPr>
                <w:rFonts w:hint="eastAsia"/>
              </w:rPr>
              <w:t>操作</w:t>
            </w:r>
          </w:p>
        </w:tc>
        <w:tc>
          <w:tcPr>
            <w:tcW w:w="6287" w:type="dxa"/>
            <w:shd w:val="clear" w:color="auto" w:fill="BFBFBF"/>
          </w:tcPr>
          <w:p w14:paraId="4ED60C00" w14:textId="77777777" w:rsidR="00B97356" w:rsidRDefault="00B97356" w:rsidP="00F36554"/>
        </w:tc>
      </w:tr>
      <w:tr w:rsidR="00B97356" w14:paraId="1493425B" w14:textId="77777777" w:rsidTr="00F36554">
        <w:tc>
          <w:tcPr>
            <w:tcW w:w="2235" w:type="dxa"/>
          </w:tcPr>
          <w:p w14:paraId="386F257A" w14:textId="77777777" w:rsidR="00B97356" w:rsidRDefault="00B97356" w:rsidP="00F36554">
            <w:r>
              <w:rPr>
                <w:rFonts w:hint="eastAsia"/>
              </w:rPr>
              <w:t>页面初始化</w:t>
            </w:r>
          </w:p>
        </w:tc>
        <w:tc>
          <w:tcPr>
            <w:tcW w:w="6287" w:type="dxa"/>
          </w:tcPr>
          <w:p w14:paraId="1AFD8334" w14:textId="77777777" w:rsidR="00B97356" w:rsidRDefault="00B97356" w:rsidP="00F36554">
            <w:r>
              <w:rPr>
                <w:rFonts w:hint="eastAsia"/>
              </w:rPr>
              <w:t>调用接口</w:t>
            </w:r>
            <w:r w:rsidRPr="007E1501">
              <w:t>IOMTFutureChange</w:t>
            </w:r>
            <w:r>
              <w:rPr>
                <w:rFonts w:hint="eastAsia"/>
              </w:rPr>
              <w:t>.</w:t>
            </w:r>
            <w:r w:rsidRPr="00C412AC">
              <w:t>QueryChangeByHeadSeq</w:t>
            </w:r>
          </w:p>
          <w:p w14:paraId="0A9F191E" w14:textId="77777777" w:rsidR="00B97356" w:rsidRDefault="00B97356" w:rsidP="00F36554">
            <w:r>
              <w:rPr>
                <w:rFonts w:hint="eastAsia"/>
              </w:rPr>
              <w:t>参数</w:t>
            </w:r>
            <w:r w:rsidRPr="00C412AC">
              <w:t>HeadSeq</w:t>
            </w:r>
            <w:r>
              <w:rPr>
                <w:rFonts w:hint="eastAsia"/>
              </w:rPr>
              <w:t xml:space="preserve"> = </w:t>
            </w:r>
            <w:r>
              <w:rPr>
                <w:rFonts w:hint="eastAsia"/>
              </w:rPr>
              <w:t>改期主表</w:t>
            </w:r>
            <w:r>
              <w:rPr>
                <w:rFonts w:hint="eastAsia"/>
              </w:rPr>
              <w:t>SEQ</w:t>
            </w:r>
          </w:p>
        </w:tc>
      </w:tr>
      <w:tr w:rsidR="00B97356" w14:paraId="43F7A30A" w14:textId="77777777" w:rsidTr="00F36554">
        <w:tc>
          <w:tcPr>
            <w:tcW w:w="2235" w:type="dxa"/>
          </w:tcPr>
          <w:p w14:paraId="70656836" w14:textId="77777777" w:rsidR="00B97356" w:rsidRDefault="00B97356" w:rsidP="00F36554">
            <w:r>
              <w:rPr>
                <w:rFonts w:hint="eastAsia"/>
              </w:rPr>
              <w:t>关闭</w:t>
            </w:r>
          </w:p>
        </w:tc>
        <w:tc>
          <w:tcPr>
            <w:tcW w:w="6287" w:type="dxa"/>
          </w:tcPr>
          <w:p w14:paraId="7D5BC092" w14:textId="77777777" w:rsidR="00B97356" w:rsidRDefault="00B97356" w:rsidP="00F36554">
            <w:r>
              <w:rPr>
                <w:rFonts w:hint="eastAsia"/>
              </w:rPr>
              <w:t>关闭当前窗口</w:t>
            </w:r>
          </w:p>
        </w:tc>
      </w:tr>
    </w:tbl>
    <w:p w14:paraId="0E36962B" w14:textId="77777777" w:rsidR="00B97356" w:rsidRPr="00970A60" w:rsidRDefault="00B97356" w:rsidP="00B97356">
      <w:pPr>
        <w:rPr>
          <w:lang w:val="x-none"/>
        </w:rPr>
      </w:pPr>
    </w:p>
    <w:p w14:paraId="5F2BB9CC" w14:textId="77777777" w:rsidR="00B97356" w:rsidRPr="0069007A" w:rsidRDefault="00B97356" w:rsidP="00B97356">
      <w:pPr>
        <w:pStyle w:val="3"/>
        <w:ind w:right="180"/>
      </w:pPr>
      <w:r>
        <w:rPr>
          <w:rFonts w:hint="eastAsia"/>
        </w:rPr>
        <w:lastRenderedPageBreak/>
        <w:t>数据测试用例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2268"/>
        <w:gridCol w:w="4536"/>
      </w:tblGrid>
      <w:tr w:rsidR="00B97356" w14:paraId="01926DFE" w14:textId="77777777" w:rsidTr="00F36554">
        <w:tc>
          <w:tcPr>
            <w:tcW w:w="1384" w:type="dxa"/>
            <w:shd w:val="clear" w:color="auto" w:fill="BFBFBF"/>
          </w:tcPr>
          <w:p w14:paraId="2B83C092" w14:textId="77777777" w:rsidR="00B97356" w:rsidRDefault="00B97356" w:rsidP="00F36554">
            <w:r>
              <w:rPr>
                <w:rFonts w:hint="eastAsia"/>
              </w:rPr>
              <w:t>功能名称</w:t>
            </w:r>
          </w:p>
        </w:tc>
        <w:tc>
          <w:tcPr>
            <w:tcW w:w="2268" w:type="dxa"/>
            <w:shd w:val="clear" w:color="auto" w:fill="BFBFBF"/>
          </w:tcPr>
          <w:p w14:paraId="787F655F" w14:textId="77777777" w:rsidR="00B97356" w:rsidRDefault="00B97356" w:rsidP="00F36554">
            <w:r>
              <w:rPr>
                <w:rFonts w:hint="eastAsia"/>
              </w:rPr>
              <w:t>测试过程</w:t>
            </w:r>
          </w:p>
        </w:tc>
        <w:tc>
          <w:tcPr>
            <w:tcW w:w="4536" w:type="dxa"/>
            <w:shd w:val="clear" w:color="auto" w:fill="BFBFBF"/>
          </w:tcPr>
          <w:p w14:paraId="4A60E087" w14:textId="77777777" w:rsidR="00B97356" w:rsidRDefault="00B97356" w:rsidP="00F36554">
            <w:r>
              <w:rPr>
                <w:rFonts w:hint="eastAsia"/>
              </w:rPr>
              <w:t>期望结算</w:t>
            </w:r>
          </w:p>
        </w:tc>
      </w:tr>
      <w:tr w:rsidR="00B97356" w14:paraId="33EFAFDD" w14:textId="77777777" w:rsidTr="00F36554">
        <w:tc>
          <w:tcPr>
            <w:tcW w:w="1384" w:type="dxa"/>
          </w:tcPr>
          <w:p w14:paraId="69925FAB" w14:textId="77777777" w:rsidR="00B97356" w:rsidRDefault="00B97356" w:rsidP="00F36554">
            <w:r>
              <w:rPr>
                <w:rFonts w:hint="eastAsia"/>
              </w:rPr>
              <w:t>审批通过</w:t>
            </w:r>
          </w:p>
        </w:tc>
        <w:tc>
          <w:tcPr>
            <w:tcW w:w="2268" w:type="dxa"/>
          </w:tcPr>
          <w:p w14:paraId="2F6D1E61" w14:textId="77777777" w:rsidR="00B97356" w:rsidRDefault="00B97356" w:rsidP="00F36554">
            <w:r>
              <w:rPr>
                <w:rFonts w:hint="eastAsia"/>
              </w:rPr>
              <w:t>列表页面》查询》</w:t>
            </w:r>
          </w:p>
          <w:p w14:paraId="08334CD4" w14:textId="77777777" w:rsidR="00B97356" w:rsidRDefault="00B97356" w:rsidP="00F36554">
            <w:r>
              <w:rPr>
                <w:rFonts w:hint="eastAsia"/>
              </w:rPr>
              <w:t>选中记录》</w:t>
            </w:r>
          </w:p>
          <w:p w14:paraId="33170F79" w14:textId="77777777" w:rsidR="00B97356" w:rsidRDefault="00B97356" w:rsidP="00F36554">
            <w:r w:rsidRPr="00820F99">
              <w:rPr>
                <w:rFonts w:hint="eastAsia"/>
              </w:rPr>
              <w:t>CNSHK</w:t>
            </w:r>
            <w:r w:rsidRPr="00820F99">
              <w:rPr>
                <w:rFonts w:hint="eastAsia"/>
              </w:rPr>
              <w:t>→</w:t>
            </w:r>
            <w:r w:rsidRPr="00820F99">
              <w:rPr>
                <w:rFonts w:hint="eastAsia"/>
              </w:rPr>
              <w:t xml:space="preserve">SGSIN </w:t>
            </w:r>
            <w:r w:rsidRPr="00820F99">
              <w:rPr>
                <w:rFonts w:hint="eastAsia"/>
              </w:rPr>
              <w:tab/>
            </w:r>
          </w:p>
          <w:p w14:paraId="16B9601D" w14:textId="77777777" w:rsidR="00B97356" w:rsidRDefault="00B97356" w:rsidP="00F36554">
            <w:r>
              <w:rPr>
                <w:rFonts w:hint="eastAsia"/>
              </w:rPr>
              <w:t>中转港：</w:t>
            </w:r>
            <w:r w:rsidRPr="00820F99">
              <w:rPr>
                <w:rFonts w:hint="eastAsia"/>
              </w:rPr>
              <w:t>CSC</w:t>
            </w:r>
          </w:p>
          <w:p w14:paraId="60A8F321" w14:textId="77777777" w:rsidR="00B97356" w:rsidRDefault="00B97356" w:rsidP="00F36554">
            <w:r>
              <w:rPr>
                <w:rFonts w:hint="eastAsia"/>
              </w:rPr>
              <w:t>出运日期：</w:t>
            </w:r>
          </w:p>
          <w:p w14:paraId="4C84147A" w14:textId="77777777" w:rsidR="00B97356" w:rsidRDefault="00B97356" w:rsidP="00F36554">
            <w:r>
              <w:t>W04(2014/01/1</w:t>
            </w:r>
            <w:r>
              <w:rPr>
                <w:rFonts w:hint="eastAsia"/>
              </w:rPr>
              <w:t>9</w:t>
            </w:r>
            <w:r>
              <w:t>~01/</w:t>
            </w:r>
            <w:r>
              <w:rPr>
                <w:rFonts w:hint="eastAsia"/>
              </w:rPr>
              <w:t>25</w:t>
            </w:r>
            <w:r>
              <w:t>)</w:t>
            </w:r>
          </w:p>
          <w:p w14:paraId="02125DD9" w14:textId="77777777" w:rsidR="00B97356" w:rsidRDefault="00B97356" w:rsidP="00F36554">
            <w:r>
              <w:rPr>
                <w:rFonts w:hint="eastAsia"/>
              </w:rPr>
              <w:t>的远期预售订舱单</w:t>
            </w:r>
          </w:p>
          <w:p w14:paraId="15A6F2ED" w14:textId="77777777" w:rsidR="00B97356" w:rsidRDefault="00B97356" w:rsidP="00F36554">
            <w:r>
              <w:rPr>
                <w:rFonts w:hint="eastAsia"/>
              </w:rPr>
              <w:t>（一个</w:t>
            </w:r>
            <w:r>
              <w:rPr>
                <w:rFonts w:hint="eastAsia"/>
              </w:rPr>
              <w:t>20GP</w:t>
            </w:r>
            <w:r>
              <w:rPr>
                <w:rFonts w:hint="eastAsia"/>
              </w:rPr>
              <w:t>的箱，</w:t>
            </w:r>
            <w:r>
              <w:rPr>
                <w:rFonts w:hint="eastAsia"/>
              </w:rPr>
              <w:t>100USD</w:t>
            </w:r>
            <w:r>
              <w:rPr>
                <w:rFonts w:hint="eastAsia"/>
              </w:rPr>
              <w:t>）</w:t>
            </w:r>
          </w:p>
          <w:p w14:paraId="40C21E34" w14:textId="77777777" w:rsidR="00B97356" w:rsidRDefault="00B97356" w:rsidP="00F36554"/>
          <w:p w14:paraId="720D92E5" w14:textId="77777777" w:rsidR="00B97356" w:rsidRDefault="00B97356" w:rsidP="00F36554">
            <w:r>
              <w:rPr>
                <w:rFonts w:hint="eastAsia"/>
              </w:rPr>
              <w:t>点击改期</w:t>
            </w:r>
          </w:p>
          <w:p w14:paraId="0DC94B83" w14:textId="77777777" w:rsidR="00B97356" w:rsidRDefault="00B97356" w:rsidP="00F36554">
            <w:r>
              <w:rPr>
                <w:rFonts w:hint="eastAsia"/>
              </w:rPr>
              <w:t>改期至</w:t>
            </w:r>
          </w:p>
          <w:p w14:paraId="7E629EDA" w14:textId="77777777" w:rsidR="00B97356" w:rsidRDefault="00B97356" w:rsidP="00F36554">
            <w:r>
              <w:rPr>
                <w:rFonts w:hint="eastAsia"/>
              </w:rPr>
              <w:t>W05(2014/01/26~02/01)</w:t>
            </w:r>
          </w:p>
          <w:p w14:paraId="28750F3A" w14:textId="77777777" w:rsidR="00B97356" w:rsidRDefault="00B97356" w:rsidP="00F36554">
            <w:r>
              <w:rPr>
                <w:rFonts w:hint="eastAsia"/>
              </w:rPr>
              <w:t>改期原因：交货延误</w:t>
            </w:r>
          </w:p>
          <w:p w14:paraId="2DD5EBA1" w14:textId="77777777" w:rsidR="00B97356" w:rsidRDefault="00B97356" w:rsidP="00F36554">
            <w:r>
              <w:rPr>
                <w:rFonts w:hint="eastAsia"/>
              </w:rPr>
              <w:t>(</w:t>
            </w:r>
            <w:r>
              <w:rPr>
                <w:rFonts w:hint="eastAsia"/>
              </w:rPr>
              <w:t>远期运价的</w:t>
            </w:r>
            <w:r>
              <w:rPr>
                <w:rFonts w:hint="eastAsia"/>
              </w:rPr>
              <w:t>SEQ=10000)</w:t>
            </w:r>
          </w:p>
          <w:p w14:paraId="02BD44E0" w14:textId="77777777" w:rsidR="00B97356" w:rsidRDefault="00B97356" w:rsidP="00F36554">
            <w:r>
              <w:rPr>
                <w:rFonts w:hint="eastAsia"/>
              </w:rPr>
              <w:t>(20GP 120USD)</w:t>
            </w:r>
          </w:p>
          <w:p w14:paraId="3208007F" w14:textId="77777777" w:rsidR="00B97356" w:rsidRDefault="00B97356" w:rsidP="00F36554"/>
          <w:p w14:paraId="7807C7AD" w14:textId="77777777" w:rsidR="00B97356" w:rsidRDefault="00B97356" w:rsidP="00F36554">
            <w:r>
              <w:rPr>
                <w:rFonts w:hint="eastAsia"/>
              </w:rPr>
              <w:t>应用新价钱</w:t>
            </w:r>
          </w:p>
          <w:p w14:paraId="5D8429E3" w14:textId="77777777" w:rsidR="00B97356" w:rsidRDefault="00B97356" w:rsidP="00F36554"/>
          <w:p w14:paraId="3247D4FD" w14:textId="77777777" w:rsidR="00B97356" w:rsidRDefault="00B97356" w:rsidP="00F36554">
            <w:r>
              <w:rPr>
                <w:rFonts w:hint="eastAsia"/>
              </w:rPr>
              <w:t>审批通过</w:t>
            </w:r>
          </w:p>
        </w:tc>
        <w:tc>
          <w:tcPr>
            <w:tcW w:w="4536" w:type="dxa"/>
          </w:tcPr>
          <w:p w14:paraId="08C2BA7E" w14:textId="77777777" w:rsidR="00B97356" w:rsidRDefault="00B97356" w:rsidP="00F36554">
            <w:r>
              <w:rPr>
                <w:rFonts w:hint="eastAsia"/>
              </w:rPr>
              <w:t>*</w:t>
            </w:r>
            <w:r>
              <w:rPr>
                <w:rFonts w:hint="eastAsia"/>
              </w:rPr>
              <w:t>更新</w:t>
            </w:r>
            <w:r w:rsidRPr="00987BB6">
              <w:t>FUTURE_PRESALE_CHANGE</w:t>
            </w:r>
          </w:p>
          <w:p w14:paraId="31791950" w14:textId="77777777" w:rsidR="00B97356" w:rsidRDefault="00B97356" w:rsidP="00F36554">
            <w:r w:rsidRPr="007631B5">
              <w:t>FINAL_FUTURE_PRICE_HEAD_SEQ</w:t>
            </w:r>
            <w:r>
              <w:rPr>
                <w:rFonts w:hint="eastAsia"/>
              </w:rPr>
              <w:t>=10000</w:t>
            </w:r>
          </w:p>
          <w:p w14:paraId="0DCCEBFB" w14:textId="77777777" w:rsidR="00B97356" w:rsidRDefault="00B97356" w:rsidP="00F36554">
            <w:r w:rsidRPr="00285223">
              <w:t>IS_APPLYNEWPRICE</w:t>
            </w:r>
            <w:r>
              <w:rPr>
                <w:rFonts w:hint="eastAsia"/>
              </w:rPr>
              <w:t>=1</w:t>
            </w:r>
          </w:p>
          <w:p w14:paraId="0985AE77" w14:textId="77777777" w:rsidR="00B97356" w:rsidRDefault="00B97356" w:rsidP="00F36554">
            <w:r w:rsidRPr="006D1F0C">
              <w:t>STATUS</w:t>
            </w:r>
            <w:r>
              <w:rPr>
                <w:rFonts w:hint="eastAsia"/>
              </w:rPr>
              <w:t>=100</w:t>
            </w:r>
          </w:p>
          <w:p w14:paraId="6882BA22" w14:textId="77777777" w:rsidR="00B97356" w:rsidRDefault="00B97356" w:rsidP="00F36554">
            <w:r w:rsidRPr="00926759">
              <w:rPr>
                <w:rFonts w:hint="eastAsia"/>
              </w:rPr>
              <w:t>APPROVER&lt;</w:t>
            </w:r>
            <w:r w:rsidRPr="00926759">
              <w:rPr>
                <w:rFonts w:hint="eastAsia"/>
              </w:rPr>
              <w:t>审批人</w:t>
            </w:r>
            <w:r w:rsidRPr="00926759">
              <w:rPr>
                <w:rFonts w:hint="eastAsia"/>
              </w:rPr>
              <w:t>&gt;</w:t>
            </w:r>
            <w:r>
              <w:rPr>
                <w:rFonts w:hint="eastAsia"/>
              </w:rPr>
              <w:t xml:space="preserve"> = </w:t>
            </w:r>
            <w:r>
              <w:rPr>
                <w:rFonts w:hint="eastAsia"/>
              </w:rPr>
              <w:t>当前用户</w:t>
            </w:r>
          </w:p>
          <w:p w14:paraId="7A2B9F50" w14:textId="77777777" w:rsidR="00B97356" w:rsidRDefault="00B97356" w:rsidP="00F36554">
            <w:r w:rsidRPr="0058316B">
              <w:rPr>
                <w:rFonts w:hint="eastAsia"/>
              </w:rPr>
              <w:t>APPROVED_DATE&lt;</w:t>
            </w:r>
            <w:r w:rsidRPr="0058316B">
              <w:rPr>
                <w:rFonts w:hint="eastAsia"/>
              </w:rPr>
              <w:t>审批时间</w:t>
            </w:r>
            <w:r w:rsidRPr="0058316B">
              <w:rPr>
                <w:rFonts w:hint="eastAsia"/>
              </w:rPr>
              <w:t>&gt;</w:t>
            </w:r>
            <w:r>
              <w:rPr>
                <w:rFonts w:hint="eastAsia"/>
              </w:rPr>
              <w:t>=</w:t>
            </w:r>
            <w:r>
              <w:rPr>
                <w:rFonts w:hint="eastAsia"/>
              </w:rPr>
              <w:t>当前时间</w:t>
            </w:r>
          </w:p>
          <w:p w14:paraId="768BAEA7" w14:textId="77777777" w:rsidR="00B97356" w:rsidRDefault="00B97356" w:rsidP="00F36554">
            <w:r w:rsidRPr="00B91B8A">
              <w:rPr>
                <w:rFonts w:hint="eastAsia"/>
              </w:rPr>
              <w:t>APPROVED_COMMENT&lt;</w:t>
            </w:r>
            <w:r w:rsidRPr="00B91B8A">
              <w:rPr>
                <w:rFonts w:hint="eastAsia"/>
              </w:rPr>
              <w:t>审批意见</w:t>
            </w:r>
            <w:r w:rsidRPr="00B91B8A">
              <w:rPr>
                <w:rFonts w:hint="eastAsia"/>
              </w:rPr>
              <w:t>&gt;</w:t>
            </w:r>
            <w:r>
              <w:rPr>
                <w:rFonts w:hint="eastAsia"/>
              </w:rPr>
              <w:t xml:space="preserve"> = </w:t>
            </w:r>
            <w:r>
              <w:rPr>
                <w:rFonts w:hint="eastAsia"/>
              </w:rPr>
              <w:t>页面录入</w:t>
            </w:r>
          </w:p>
          <w:p w14:paraId="67B840C4" w14:textId="77777777" w:rsidR="00B97356" w:rsidRDefault="00B97356" w:rsidP="00F36554">
            <w:r>
              <w:rPr>
                <w:rFonts w:hint="eastAsia"/>
              </w:rPr>
              <w:t>时间戳</w:t>
            </w:r>
          </w:p>
          <w:p w14:paraId="22998209" w14:textId="77777777" w:rsidR="00B97356" w:rsidRDefault="00B97356" w:rsidP="00F36554"/>
          <w:p w14:paraId="761E5D25" w14:textId="77777777" w:rsidR="00B97356" w:rsidRDefault="00B97356" w:rsidP="00F36554">
            <w:r>
              <w:rPr>
                <w:rFonts w:hint="eastAsia"/>
              </w:rPr>
              <w:t>*</w:t>
            </w:r>
            <w:r>
              <w:rPr>
                <w:rFonts w:hint="eastAsia"/>
              </w:rPr>
              <w:t>更新</w:t>
            </w:r>
            <w:r>
              <w:t xml:space="preserve"> </w:t>
            </w:r>
            <w:r w:rsidRPr="00BC6BB6">
              <w:t>FUTURE_PRESALE_CHANGEDETAIL</w:t>
            </w:r>
          </w:p>
          <w:p w14:paraId="05E85865" w14:textId="77777777" w:rsidR="00B97356" w:rsidRDefault="00B97356" w:rsidP="00F36554">
            <w:r w:rsidRPr="0098509A">
              <w:rPr>
                <w:rFonts w:hint="eastAsia"/>
              </w:rPr>
              <w:t>FINAL_PRICE_TOTAL&lt;</w:t>
            </w:r>
            <w:r w:rsidRPr="0098509A">
              <w:rPr>
                <w:rFonts w:hint="eastAsia"/>
              </w:rPr>
              <w:t>最终成交价</w:t>
            </w:r>
            <w:r w:rsidRPr="0098509A">
              <w:rPr>
                <w:rFonts w:hint="eastAsia"/>
              </w:rPr>
              <w:t>&gt;</w:t>
            </w:r>
            <w:r>
              <w:rPr>
                <w:rFonts w:hint="eastAsia"/>
              </w:rPr>
              <w:t>=120</w:t>
            </w:r>
          </w:p>
          <w:p w14:paraId="3D93C939" w14:textId="77777777" w:rsidR="00B97356" w:rsidRDefault="00B97356" w:rsidP="00F36554">
            <w:r w:rsidRPr="002272A8">
              <w:t>FINAL_FP_CONTADETAIL_SEQ</w:t>
            </w:r>
            <w:r>
              <w:rPr>
                <w:rFonts w:hint="eastAsia"/>
              </w:rPr>
              <w:t>=</w:t>
            </w:r>
            <w:r w:rsidRPr="009A0792">
              <w:t>NEW_FP_CONTADETAIL_SEQ</w:t>
            </w:r>
          </w:p>
          <w:p w14:paraId="699B61D4" w14:textId="77777777" w:rsidR="00B97356" w:rsidRDefault="00B97356" w:rsidP="00F36554">
            <w:r>
              <w:rPr>
                <w:rFonts w:hint="eastAsia"/>
              </w:rPr>
              <w:t>时间戳</w:t>
            </w:r>
          </w:p>
          <w:p w14:paraId="0904DEDB" w14:textId="77777777" w:rsidR="00B97356" w:rsidRDefault="00B97356" w:rsidP="00F36554"/>
          <w:p w14:paraId="1AE62D0F" w14:textId="77777777" w:rsidR="00B97356" w:rsidRDefault="00B97356" w:rsidP="00F36554">
            <w:r>
              <w:rPr>
                <w:rFonts w:hint="eastAsia"/>
              </w:rPr>
              <w:t xml:space="preserve">* </w:t>
            </w:r>
            <w:r w:rsidRPr="00267EE4">
              <w:rPr>
                <w:rFonts w:hint="eastAsia"/>
              </w:rPr>
              <w:t>FUTURE_PRESALE_CHANGELOG&lt;</w:t>
            </w:r>
            <w:r w:rsidRPr="00267EE4">
              <w:rPr>
                <w:rFonts w:hint="eastAsia"/>
              </w:rPr>
              <w:t>改期申请操作日志</w:t>
            </w:r>
            <w:r w:rsidRPr="00267EE4">
              <w:rPr>
                <w:rFonts w:hint="eastAsia"/>
              </w:rPr>
              <w:t>&gt;</w:t>
            </w:r>
            <w:r>
              <w:rPr>
                <w:rFonts w:hint="eastAsia"/>
              </w:rPr>
              <w:t>新增一条记录</w:t>
            </w:r>
          </w:p>
          <w:p w14:paraId="0B5B6674" w14:textId="77777777" w:rsidR="00B97356" w:rsidRDefault="00B97356" w:rsidP="00F36554">
            <w:r w:rsidRPr="00DE5D92">
              <w:t>FUTURE_PRESALE_CHANGELOG_SEQ</w:t>
            </w:r>
            <w:r>
              <w:rPr>
                <w:rFonts w:hint="eastAsia"/>
              </w:rPr>
              <w:t>=</w:t>
            </w:r>
            <w:r>
              <w:rPr>
                <w:rFonts w:hint="eastAsia"/>
              </w:rPr>
              <w:t>数据库生成</w:t>
            </w:r>
          </w:p>
          <w:p w14:paraId="4C7626FD" w14:textId="77777777" w:rsidR="00B97356" w:rsidRDefault="00B97356" w:rsidP="00F36554">
            <w:r w:rsidRPr="001332C3">
              <w:t>FUTURE_PRESALE_CHANGE_SEQ</w:t>
            </w:r>
            <w:r>
              <w:rPr>
                <w:rFonts w:hint="eastAsia"/>
              </w:rPr>
              <w:t>=</w:t>
            </w:r>
            <w:r w:rsidRPr="00987BB6">
              <w:t xml:space="preserve"> FUTURE_PRESALE_CHANGE</w:t>
            </w:r>
            <w:r>
              <w:rPr>
                <w:rFonts w:hint="eastAsia"/>
              </w:rPr>
              <w:t>表</w:t>
            </w:r>
            <w:r>
              <w:rPr>
                <w:rFonts w:hint="eastAsia"/>
              </w:rPr>
              <w:t>SEQ</w:t>
            </w:r>
          </w:p>
          <w:p w14:paraId="6BC29040" w14:textId="77777777" w:rsidR="00B97356" w:rsidRDefault="00B97356" w:rsidP="00F36554">
            <w:r w:rsidRPr="00CB2A59">
              <w:t>OPRT_USER</w:t>
            </w:r>
            <w:r>
              <w:rPr>
                <w:rFonts w:hint="eastAsia"/>
              </w:rPr>
              <w:t>=</w:t>
            </w:r>
            <w:r>
              <w:rPr>
                <w:rFonts w:hint="eastAsia"/>
              </w:rPr>
              <w:t>当前用户</w:t>
            </w:r>
          </w:p>
          <w:p w14:paraId="2224C703" w14:textId="77777777" w:rsidR="00B97356" w:rsidRDefault="00B97356" w:rsidP="00F36554">
            <w:r w:rsidRPr="001F44DE">
              <w:t>OPRT_DATE</w:t>
            </w:r>
            <w:r>
              <w:rPr>
                <w:rFonts w:hint="eastAsia"/>
              </w:rPr>
              <w:t>=</w:t>
            </w:r>
            <w:r>
              <w:rPr>
                <w:rFonts w:hint="eastAsia"/>
              </w:rPr>
              <w:t>当前时间</w:t>
            </w:r>
          </w:p>
          <w:p w14:paraId="77F376F5" w14:textId="77777777" w:rsidR="00B97356" w:rsidRDefault="00B97356" w:rsidP="00F36554">
            <w:r w:rsidRPr="00C8419B">
              <w:t>OPRT_ACTION</w:t>
            </w:r>
            <w:r>
              <w:rPr>
                <w:rFonts w:hint="eastAsia"/>
              </w:rPr>
              <w:t>=A</w:t>
            </w:r>
            <w:r w:rsidRPr="00D5739B">
              <w:rPr>
                <w:rFonts w:hint="eastAsia"/>
              </w:rPr>
              <w:t>:</w:t>
            </w:r>
            <w:r>
              <w:rPr>
                <w:rFonts w:hint="eastAsia"/>
              </w:rPr>
              <w:t>审批通过</w:t>
            </w:r>
          </w:p>
          <w:p w14:paraId="52279009" w14:textId="77777777" w:rsidR="00B97356" w:rsidRDefault="00B97356" w:rsidP="00F36554">
            <w:r w:rsidRPr="000912FA">
              <w:t>OPRT_REMARK</w:t>
            </w:r>
            <w:r>
              <w:rPr>
                <w:rFonts w:hint="eastAsia"/>
              </w:rPr>
              <w:t>=</w:t>
            </w:r>
            <w:r w:rsidRPr="00B91B8A">
              <w:rPr>
                <w:rFonts w:hint="eastAsia"/>
              </w:rPr>
              <w:t xml:space="preserve"> APPROVED_COMMENT</w:t>
            </w:r>
          </w:p>
          <w:p w14:paraId="52CD8D00" w14:textId="77777777" w:rsidR="00B97356" w:rsidRDefault="00B97356" w:rsidP="00F36554">
            <w:r w:rsidRPr="000E5C42">
              <w:t>OPRT_ROLE</w:t>
            </w:r>
            <w:r>
              <w:rPr>
                <w:rFonts w:hint="eastAsia"/>
              </w:rPr>
              <w:t>=A</w:t>
            </w:r>
          </w:p>
          <w:p w14:paraId="32A709C6" w14:textId="77777777" w:rsidR="00B97356" w:rsidRDefault="00B97356" w:rsidP="00F36554">
            <w:r w:rsidRPr="00B23E75">
              <w:t>STATUS</w:t>
            </w:r>
            <w:r>
              <w:rPr>
                <w:rFonts w:hint="eastAsia"/>
              </w:rPr>
              <w:t>=10</w:t>
            </w:r>
          </w:p>
          <w:p w14:paraId="4D2EC36D" w14:textId="77777777" w:rsidR="00B97356" w:rsidRDefault="00B97356" w:rsidP="00F36554">
            <w:r>
              <w:rPr>
                <w:rFonts w:hint="eastAsia"/>
              </w:rPr>
              <w:t>时间戳</w:t>
            </w:r>
          </w:p>
          <w:p w14:paraId="160C05EA" w14:textId="77777777" w:rsidR="00B97356" w:rsidRDefault="00B97356" w:rsidP="00F36554"/>
          <w:p w14:paraId="664BA943" w14:textId="77777777" w:rsidR="00B97356" w:rsidRDefault="00B97356" w:rsidP="00F36554">
            <w:r>
              <w:rPr>
                <w:rFonts w:hint="eastAsia"/>
              </w:rPr>
              <w:t>*</w:t>
            </w:r>
            <w:r>
              <w:rPr>
                <w:rFonts w:hint="eastAsia"/>
              </w:rPr>
              <w:t>更新</w:t>
            </w:r>
            <w:r>
              <w:rPr>
                <w:rFonts w:hint="eastAsia"/>
              </w:rPr>
              <w:t xml:space="preserve"> </w:t>
            </w:r>
            <w:r w:rsidRPr="006F68EB">
              <w:rPr>
                <w:rFonts w:hint="eastAsia"/>
              </w:rPr>
              <w:t>FUTURE_PRESALE_HEAD&lt;</w:t>
            </w:r>
            <w:r w:rsidRPr="006F68EB">
              <w:rPr>
                <w:rFonts w:hint="eastAsia"/>
              </w:rPr>
              <w:t>远期预售主表</w:t>
            </w:r>
            <w:r w:rsidRPr="006F68EB">
              <w:rPr>
                <w:rFonts w:hint="eastAsia"/>
              </w:rPr>
              <w:t>&gt;</w:t>
            </w:r>
          </w:p>
          <w:p w14:paraId="7FA96593" w14:textId="77777777" w:rsidR="00B97356" w:rsidRDefault="00B97356" w:rsidP="00F36554">
            <w:r>
              <w:rPr>
                <w:rFonts w:hint="eastAsia"/>
              </w:rPr>
              <w:t>(</w:t>
            </w:r>
            <w:r>
              <w:rPr>
                <w:rFonts w:hint="eastAsia"/>
              </w:rPr>
              <w:t>改期的预售订舱单</w:t>
            </w:r>
            <w:r>
              <w:rPr>
                <w:rFonts w:hint="eastAsia"/>
              </w:rPr>
              <w:t>)</w:t>
            </w:r>
          </w:p>
          <w:p w14:paraId="20AAAA5F" w14:textId="77777777" w:rsidR="00B97356" w:rsidRDefault="00B97356" w:rsidP="00F36554">
            <w:r>
              <w:rPr>
                <w:rFonts w:hint="eastAsia"/>
              </w:rPr>
              <w:t>STATUS = -40</w:t>
            </w:r>
          </w:p>
          <w:p w14:paraId="4E56BCA0" w14:textId="77777777" w:rsidR="00B97356" w:rsidRDefault="00B97356" w:rsidP="00F36554">
            <w:r>
              <w:rPr>
                <w:rFonts w:hint="eastAsia"/>
              </w:rPr>
              <w:t>时间戳</w:t>
            </w:r>
          </w:p>
          <w:p w14:paraId="708F3637" w14:textId="77777777" w:rsidR="00B97356" w:rsidRDefault="00B97356" w:rsidP="00F36554"/>
          <w:p w14:paraId="411FD1FE" w14:textId="77777777" w:rsidR="00B97356" w:rsidRDefault="00B97356" w:rsidP="00F36554">
            <w:r>
              <w:rPr>
                <w:rFonts w:hint="eastAsia"/>
              </w:rPr>
              <w:t>*</w:t>
            </w:r>
            <w:r>
              <w:rPr>
                <w:rFonts w:hint="eastAsia"/>
              </w:rPr>
              <w:t>新增记录</w:t>
            </w:r>
            <w:r>
              <w:rPr>
                <w:rFonts w:hint="eastAsia"/>
              </w:rPr>
              <w:t xml:space="preserve"> </w:t>
            </w:r>
            <w:r>
              <w:rPr>
                <w:rFonts w:hint="eastAsia"/>
              </w:rPr>
              <w:t>“</w:t>
            </w:r>
            <w:r w:rsidRPr="008A1D6B">
              <w:rPr>
                <w:rFonts w:hint="eastAsia"/>
              </w:rPr>
              <w:t>FUTURE_PRESALE_HEAD&lt;</w:t>
            </w:r>
            <w:r w:rsidRPr="008A1D6B">
              <w:rPr>
                <w:rFonts w:hint="eastAsia"/>
              </w:rPr>
              <w:t>远期预售主表</w:t>
            </w:r>
            <w:r w:rsidRPr="008A1D6B">
              <w:rPr>
                <w:rFonts w:hint="eastAsia"/>
              </w:rPr>
              <w:t>&gt;</w:t>
            </w:r>
            <w:r>
              <w:rPr>
                <w:rFonts w:hint="eastAsia"/>
              </w:rPr>
              <w:t>”</w:t>
            </w:r>
          </w:p>
          <w:p w14:paraId="7CC7DA68" w14:textId="77777777" w:rsidR="00B97356" w:rsidRDefault="00B97356" w:rsidP="00F36554">
            <w:r w:rsidRPr="00DA4C40">
              <w:t>FUTURE_PRESALE_HEAD_SEQ</w:t>
            </w:r>
            <w:r>
              <w:rPr>
                <w:rFonts w:hint="eastAsia"/>
              </w:rPr>
              <w:t>=</w:t>
            </w:r>
            <w:r>
              <w:rPr>
                <w:rFonts w:hint="eastAsia"/>
              </w:rPr>
              <w:t>数据库生成</w:t>
            </w:r>
          </w:p>
          <w:p w14:paraId="1A12BF85" w14:textId="77777777" w:rsidR="00B97356" w:rsidRDefault="00B97356" w:rsidP="00F36554">
            <w:r w:rsidRPr="000C05AD">
              <w:rPr>
                <w:rFonts w:hint="eastAsia"/>
              </w:rPr>
              <w:t>PUBLISH_PRICE_SUM&lt;</w:t>
            </w:r>
            <w:r w:rsidRPr="000C05AD">
              <w:rPr>
                <w:rFonts w:hint="eastAsia"/>
              </w:rPr>
              <w:t>发布价格概要</w:t>
            </w:r>
            <w:r w:rsidRPr="000C05AD">
              <w:rPr>
                <w:rFonts w:hint="eastAsia"/>
              </w:rPr>
              <w:t>&gt;</w:t>
            </w:r>
            <w:r>
              <w:rPr>
                <w:rFonts w:hint="eastAsia"/>
              </w:rPr>
              <w:t>=</w:t>
            </w:r>
            <w:r>
              <w:rPr>
                <w:rFonts w:hint="eastAsia"/>
              </w:rPr>
              <w:t>新远期运价的发布价格概要</w:t>
            </w:r>
          </w:p>
          <w:p w14:paraId="5C4A0EFB" w14:textId="77777777" w:rsidR="00B97356" w:rsidRDefault="00B97356" w:rsidP="00F36554">
            <w:r w:rsidRPr="00125797">
              <w:rPr>
                <w:rFonts w:hint="eastAsia"/>
              </w:rPr>
              <w:t>WEEK_NO&lt;</w:t>
            </w:r>
            <w:r w:rsidRPr="00125797">
              <w:rPr>
                <w:rFonts w:hint="eastAsia"/>
              </w:rPr>
              <w:t>出运周数</w:t>
            </w:r>
            <w:r w:rsidRPr="00125797">
              <w:rPr>
                <w:rFonts w:hint="eastAsia"/>
              </w:rPr>
              <w:t>&gt;</w:t>
            </w:r>
            <w:r>
              <w:rPr>
                <w:rFonts w:hint="eastAsia"/>
              </w:rPr>
              <w:t>=W05</w:t>
            </w:r>
          </w:p>
          <w:p w14:paraId="202D9FD5" w14:textId="77777777" w:rsidR="00B97356" w:rsidRDefault="00B97356" w:rsidP="00F36554">
            <w:r w:rsidRPr="00F05574">
              <w:t>WEEK_BEGIN</w:t>
            </w:r>
            <w:r>
              <w:rPr>
                <w:rFonts w:hint="eastAsia"/>
              </w:rPr>
              <w:t>=2014/01/26</w:t>
            </w:r>
          </w:p>
          <w:p w14:paraId="11597065" w14:textId="77777777" w:rsidR="00B97356" w:rsidRDefault="00B97356" w:rsidP="00F36554">
            <w:r w:rsidRPr="00F972D2">
              <w:t>WEEK_END</w:t>
            </w:r>
            <w:r>
              <w:rPr>
                <w:rFonts w:hint="eastAsia"/>
              </w:rPr>
              <w:t>=2014/02/01</w:t>
            </w:r>
          </w:p>
          <w:p w14:paraId="2F398724" w14:textId="77777777" w:rsidR="00B97356" w:rsidRDefault="00B97356" w:rsidP="00F36554">
            <w:r w:rsidRPr="00F2594D">
              <w:t>FUTURE_PRICE_HEAD_SEQ</w:t>
            </w:r>
            <w:r>
              <w:rPr>
                <w:rFonts w:hint="eastAsia"/>
              </w:rPr>
              <w:t>=10000</w:t>
            </w:r>
          </w:p>
          <w:p w14:paraId="4D024F9C" w14:textId="77777777" w:rsidR="00B97356" w:rsidRDefault="00B97356" w:rsidP="00F36554">
            <w:r w:rsidRPr="00DD609E">
              <w:rPr>
                <w:rFonts w:hint="eastAsia"/>
              </w:rPr>
              <w:lastRenderedPageBreak/>
              <w:t>FUTURE_PRICE_NO&lt;</w:t>
            </w:r>
            <w:r w:rsidRPr="00DD609E">
              <w:rPr>
                <w:rFonts w:hint="eastAsia"/>
              </w:rPr>
              <w:t>运价编号</w:t>
            </w:r>
            <w:r w:rsidRPr="00DD609E">
              <w:rPr>
                <w:rFonts w:hint="eastAsia"/>
              </w:rPr>
              <w:t>&gt;</w:t>
            </w:r>
            <w:r>
              <w:rPr>
                <w:rFonts w:hint="eastAsia"/>
              </w:rPr>
              <w:t>=</w:t>
            </w:r>
            <w:r>
              <w:rPr>
                <w:rFonts w:hint="eastAsia"/>
              </w:rPr>
              <w:t>新远期运价主表</w:t>
            </w:r>
            <w:r w:rsidRPr="00467B99">
              <w:rPr>
                <w:rFonts w:hint="eastAsia"/>
              </w:rPr>
              <w:t>FUTURE_PRICE_NO&lt;</w:t>
            </w:r>
            <w:r w:rsidRPr="00467B99">
              <w:rPr>
                <w:rFonts w:hint="eastAsia"/>
              </w:rPr>
              <w:t>运价编号</w:t>
            </w:r>
            <w:r w:rsidRPr="00467B99">
              <w:rPr>
                <w:rFonts w:hint="eastAsia"/>
              </w:rPr>
              <w:t>&gt;</w:t>
            </w:r>
          </w:p>
          <w:p w14:paraId="6CB50436" w14:textId="77777777" w:rsidR="00B97356" w:rsidRDefault="00B97356" w:rsidP="00F36554">
            <w:r w:rsidRPr="0011609F">
              <w:rPr>
                <w:rFonts w:hint="eastAsia"/>
              </w:rPr>
              <w:t>LAST_CHANGE_SEQ&lt;</w:t>
            </w:r>
            <w:r w:rsidRPr="0011609F">
              <w:rPr>
                <w:rFonts w:hint="eastAsia"/>
              </w:rPr>
              <w:t>最近改期的</w:t>
            </w:r>
            <w:r w:rsidRPr="0011609F">
              <w:rPr>
                <w:rFonts w:hint="eastAsia"/>
              </w:rPr>
              <w:t>SEQ&gt;</w:t>
            </w:r>
            <w:r>
              <w:rPr>
                <w:rFonts w:hint="eastAsia"/>
              </w:rPr>
              <w:t>=</w:t>
            </w:r>
            <w:r>
              <w:rPr>
                <w:rFonts w:hint="eastAsia"/>
              </w:rPr>
              <w:t>当前</w:t>
            </w:r>
            <w:r w:rsidRPr="00987BB6">
              <w:t>FUTURE_PRESALE_CHANGE</w:t>
            </w:r>
            <w:r>
              <w:rPr>
                <w:rFonts w:hint="eastAsia"/>
              </w:rPr>
              <w:t>的</w:t>
            </w:r>
            <w:r>
              <w:rPr>
                <w:rFonts w:hint="eastAsia"/>
              </w:rPr>
              <w:t>SEQ</w:t>
            </w:r>
          </w:p>
          <w:p w14:paraId="776F8513" w14:textId="77777777" w:rsidR="00B97356" w:rsidRDefault="00B97356" w:rsidP="00F36554">
            <w:r w:rsidRPr="005F27C4">
              <w:rPr>
                <w:rFonts w:hint="eastAsia"/>
              </w:rPr>
              <w:t>CHANGE_COUNT&lt;</w:t>
            </w:r>
            <w:r w:rsidRPr="005F27C4">
              <w:rPr>
                <w:rFonts w:hint="eastAsia"/>
              </w:rPr>
              <w:t>改期次数</w:t>
            </w:r>
            <w:r w:rsidRPr="005F27C4">
              <w:rPr>
                <w:rFonts w:hint="eastAsia"/>
              </w:rPr>
              <w:t>&gt;</w:t>
            </w:r>
            <w:r>
              <w:rPr>
                <w:rFonts w:hint="eastAsia"/>
              </w:rPr>
              <w:t>=</w:t>
            </w:r>
            <w:r w:rsidRPr="005F27C4">
              <w:rPr>
                <w:rFonts w:hint="eastAsia"/>
              </w:rPr>
              <w:t>CHANGE_COUNT&lt;</w:t>
            </w:r>
            <w:r w:rsidRPr="005F27C4">
              <w:rPr>
                <w:rFonts w:hint="eastAsia"/>
              </w:rPr>
              <w:t>改期次数</w:t>
            </w:r>
            <w:r w:rsidRPr="005F27C4">
              <w:rPr>
                <w:rFonts w:hint="eastAsia"/>
              </w:rPr>
              <w:t>&gt;</w:t>
            </w:r>
            <w:r>
              <w:rPr>
                <w:rFonts w:hint="eastAsia"/>
              </w:rPr>
              <w:t>+1</w:t>
            </w:r>
          </w:p>
          <w:p w14:paraId="0C5114AE" w14:textId="77777777" w:rsidR="00B97356" w:rsidRDefault="00B97356" w:rsidP="00F36554">
            <w:r w:rsidRPr="009F20A7">
              <w:t>STATUS</w:t>
            </w:r>
            <w:r>
              <w:rPr>
                <w:rFonts w:hint="eastAsia"/>
              </w:rPr>
              <w:t>=100</w:t>
            </w:r>
          </w:p>
          <w:p w14:paraId="1D93048C" w14:textId="77777777" w:rsidR="00B97356" w:rsidRDefault="00B97356" w:rsidP="00F36554">
            <w:r>
              <w:rPr>
                <w:rFonts w:hint="eastAsia"/>
              </w:rPr>
              <w:t>时间戳</w:t>
            </w:r>
          </w:p>
          <w:p w14:paraId="2C221E37" w14:textId="77777777" w:rsidR="00B97356" w:rsidRDefault="00B97356" w:rsidP="00F36554">
            <w:r>
              <w:rPr>
                <w:rFonts w:hint="eastAsia"/>
              </w:rPr>
              <w:t>（其他字段与改期前的远期预售订舱单一致）</w:t>
            </w:r>
          </w:p>
          <w:p w14:paraId="33EDF607" w14:textId="77777777" w:rsidR="00B97356" w:rsidRDefault="00B97356" w:rsidP="00F36554">
            <w:r>
              <w:rPr>
                <w:rFonts w:hint="eastAsia"/>
              </w:rPr>
              <w:t>（</w:t>
            </w:r>
            <w:r>
              <w:rPr>
                <w:rFonts w:hint="eastAsia"/>
              </w:rPr>
              <w:t>PS</w:t>
            </w:r>
            <w:r>
              <w:rPr>
                <w:rFonts w:hint="eastAsia"/>
              </w:rPr>
              <w:t>：如果应用旧价格，</w:t>
            </w:r>
            <w:r w:rsidRPr="000C05AD">
              <w:rPr>
                <w:rFonts w:hint="eastAsia"/>
              </w:rPr>
              <w:t>PUBLISH_PRICE_SUM</w:t>
            </w:r>
            <w:r w:rsidRPr="00F2594D">
              <w:t xml:space="preserve"> </w:t>
            </w:r>
            <w:r>
              <w:rPr>
                <w:rFonts w:hint="eastAsia"/>
              </w:rPr>
              <w:t>、</w:t>
            </w:r>
            <w:r w:rsidRPr="00F2594D">
              <w:t>FUTURE_PRICE_HEAD_SEQ</w:t>
            </w:r>
            <w:r>
              <w:rPr>
                <w:rFonts w:hint="eastAsia"/>
              </w:rPr>
              <w:t>、</w:t>
            </w:r>
            <w:r w:rsidRPr="00DD609E">
              <w:rPr>
                <w:rFonts w:hint="eastAsia"/>
              </w:rPr>
              <w:t>FUTURE_PRICE_NO</w:t>
            </w:r>
            <w:r>
              <w:rPr>
                <w:rFonts w:hint="eastAsia"/>
              </w:rPr>
              <w:t>不变）</w:t>
            </w:r>
          </w:p>
          <w:p w14:paraId="4B044069" w14:textId="77777777" w:rsidR="00B97356" w:rsidRDefault="00B97356" w:rsidP="00F36554"/>
          <w:p w14:paraId="7D27DC20" w14:textId="77777777" w:rsidR="00B97356" w:rsidRDefault="00B97356" w:rsidP="00F36554">
            <w:r>
              <w:rPr>
                <w:rFonts w:hint="eastAsia"/>
              </w:rPr>
              <w:t>*</w:t>
            </w:r>
            <w:r>
              <w:rPr>
                <w:rFonts w:hint="eastAsia"/>
              </w:rPr>
              <w:t>新增记录到“</w:t>
            </w:r>
            <w:r w:rsidRPr="00353691">
              <w:t>FUTURE_PRESALE_DETAIL</w:t>
            </w:r>
            <w:r>
              <w:rPr>
                <w:rFonts w:hint="eastAsia"/>
              </w:rPr>
              <w:t>”</w:t>
            </w:r>
          </w:p>
          <w:p w14:paraId="7D34AB9C" w14:textId="77777777" w:rsidR="00B97356" w:rsidRDefault="00B97356" w:rsidP="00F36554">
            <w:r w:rsidRPr="00353691">
              <w:t>FUTURE_PRESALE_DETAIL_SEQ</w:t>
            </w:r>
            <w:r>
              <w:rPr>
                <w:rFonts w:hint="eastAsia"/>
              </w:rPr>
              <w:t>=</w:t>
            </w:r>
            <w:r>
              <w:rPr>
                <w:rFonts w:hint="eastAsia"/>
              </w:rPr>
              <w:t>数据库自动生成</w:t>
            </w:r>
          </w:p>
          <w:p w14:paraId="68A886C4" w14:textId="77777777" w:rsidR="00B97356" w:rsidRDefault="00B97356" w:rsidP="00F36554">
            <w:r w:rsidRPr="00FF6991">
              <w:t>FUTURE_PRESALE_HEAD_SEQ</w:t>
            </w:r>
            <w:r>
              <w:rPr>
                <w:rFonts w:hint="eastAsia"/>
              </w:rPr>
              <w:t>=</w:t>
            </w:r>
            <w:r w:rsidRPr="00DA4C40">
              <w:t xml:space="preserve"> FUTURE_PRESALE_HEAD_SEQ</w:t>
            </w:r>
          </w:p>
          <w:p w14:paraId="2446FA3A" w14:textId="77777777" w:rsidR="00B97356" w:rsidRDefault="00B97356" w:rsidP="00F36554">
            <w:r w:rsidRPr="00DC40F0">
              <w:t>FUTURE_PRICE_CONTADETAIL_SEQ</w:t>
            </w:r>
            <w:r>
              <w:rPr>
                <w:rFonts w:hint="eastAsia"/>
              </w:rPr>
              <w:t>=20GP 120USD</w:t>
            </w:r>
            <w:r>
              <w:rPr>
                <w:rFonts w:hint="eastAsia"/>
              </w:rPr>
              <w:t>的远期运价箱表</w:t>
            </w:r>
            <w:r>
              <w:rPr>
                <w:rFonts w:hint="eastAsia"/>
              </w:rPr>
              <w:t>SEQ</w:t>
            </w:r>
          </w:p>
          <w:p w14:paraId="51FA418F" w14:textId="77777777" w:rsidR="00B97356" w:rsidRDefault="00B97356" w:rsidP="00F36554">
            <w:r w:rsidRPr="000B3C5A">
              <w:rPr>
                <w:rFonts w:hint="eastAsia"/>
              </w:rPr>
              <w:t>IS_APPLYNEWPRICE&lt;</w:t>
            </w:r>
            <w:r w:rsidRPr="000B3C5A">
              <w:rPr>
                <w:rFonts w:hint="eastAsia"/>
              </w:rPr>
              <w:t>是否应用新价格</w:t>
            </w:r>
            <w:r w:rsidRPr="000B3C5A">
              <w:rPr>
                <w:rFonts w:hint="eastAsia"/>
              </w:rPr>
              <w:t>&gt;</w:t>
            </w:r>
            <w:r>
              <w:rPr>
                <w:rFonts w:hint="eastAsia"/>
              </w:rPr>
              <w:t>=1</w:t>
            </w:r>
          </w:p>
          <w:p w14:paraId="08B1F786" w14:textId="77777777" w:rsidR="00B97356" w:rsidRDefault="00B97356" w:rsidP="00F36554">
            <w:r w:rsidRPr="003E41F6">
              <w:rPr>
                <w:rFonts w:hint="eastAsia"/>
              </w:rPr>
              <w:t>FINAL_PRICE_TOTAL&lt;</w:t>
            </w:r>
            <w:r w:rsidRPr="003E41F6">
              <w:rPr>
                <w:rFonts w:hint="eastAsia"/>
              </w:rPr>
              <w:t>最终成交价</w:t>
            </w:r>
            <w:r w:rsidRPr="003E41F6">
              <w:rPr>
                <w:rFonts w:hint="eastAsia"/>
              </w:rPr>
              <w:t>&gt;</w:t>
            </w:r>
            <w:r>
              <w:rPr>
                <w:rFonts w:hint="eastAsia"/>
              </w:rPr>
              <w:t>=120</w:t>
            </w:r>
          </w:p>
          <w:p w14:paraId="2E718AB9" w14:textId="77777777" w:rsidR="00B97356" w:rsidRDefault="00B97356" w:rsidP="00F36554">
            <w:r>
              <w:rPr>
                <w:rFonts w:hint="eastAsia"/>
              </w:rPr>
              <w:t>时间戳</w:t>
            </w:r>
          </w:p>
          <w:p w14:paraId="54E3BA24" w14:textId="77777777" w:rsidR="00B97356" w:rsidRDefault="00B97356" w:rsidP="00F36554">
            <w:r>
              <w:rPr>
                <w:rFonts w:hint="eastAsia"/>
              </w:rPr>
              <w:t>（其他字段与改期前的远期预售订舱单一致）</w:t>
            </w:r>
          </w:p>
          <w:p w14:paraId="3F68D63D" w14:textId="77777777" w:rsidR="00B97356" w:rsidRPr="003E41F6" w:rsidRDefault="00B97356" w:rsidP="00F36554"/>
        </w:tc>
      </w:tr>
      <w:tr w:rsidR="00B97356" w14:paraId="26AA3540" w14:textId="77777777" w:rsidTr="00F36554">
        <w:tc>
          <w:tcPr>
            <w:tcW w:w="1384" w:type="dxa"/>
          </w:tcPr>
          <w:p w14:paraId="0D3A72A0" w14:textId="77777777" w:rsidR="00B97356" w:rsidRDefault="00B97356" w:rsidP="00F36554">
            <w:r>
              <w:rPr>
                <w:rFonts w:hint="eastAsia"/>
              </w:rPr>
              <w:lastRenderedPageBreak/>
              <w:t>拒绝改期申请</w:t>
            </w:r>
          </w:p>
        </w:tc>
        <w:tc>
          <w:tcPr>
            <w:tcW w:w="2268" w:type="dxa"/>
          </w:tcPr>
          <w:p w14:paraId="164C2697" w14:textId="77777777" w:rsidR="00B97356" w:rsidRDefault="00B97356" w:rsidP="00F36554"/>
        </w:tc>
        <w:tc>
          <w:tcPr>
            <w:tcW w:w="4536" w:type="dxa"/>
          </w:tcPr>
          <w:p w14:paraId="027126C2" w14:textId="77777777" w:rsidR="00B97356" w:rsidRDefault="00B97356" w:rsidP="00F36554">
            <w:r>
              <w:rPr>
                <w:rFonts w:hint="eastAsia"/>
              </w:rPr>
              <w:t>*</w:t>
            </w:r>
            <w:r>
              <w:rPr>
                <w:rFonts w:hint="eastAsia"/>
              </w:rPr>
              <w:t>更新</w:t>
            </w:r>
            <w:r w:rsidRPr="00987BB6">
              <w:t>FUTURE_PRESALE_CHANGE</w:t>
            </w:r>
          </w:p>
          <w:p w14:paraId="49E880EC" w14:textId="77777777" w:rsidR="00B97356" w:rsidRDefault="00B97356" w:rsidP="00F36554">
            <w:r>
              <w:rPr>
                <w:rFonts w:hint="eastAsia"/>
              </w:rPr>
              <w:t>STATUS=90</w:t>
            </w:r>
          </w:p>
          <w:p w14:paraId="77A6AA29" w14:textId="77777777" w:rsidR="00B97356" w:rsidRDefault="00B97356" w:rsidP="00F36554">
            <w:r w:rsidRPr="00926759">
              <w:rPr>
                <w:rFonts w:hint="eastAsia"/>
              </w:rPr>
              <w:t>APPROVER&lt;</w:t>
            </w:r>
            <w:r w:rsidRPr="00926759">
              <w:rPr>
                <w:rFonts w:hint="eastAsia"/>
              </w:rPr>
              <w:t>审批人</w:t>
            </w:r>
            <w:r w:rsidRPr="00926759">
              <w:rPr>
                <w:rFonts w:hint="eastAsia"/>
              </w:rPr>
              <w:t>&gt;</w:t>
            </w:r>
            <w:r>
              <w:rPr>
                <w:rFonts w:hint="eastAsia"/>
              </w:rPr>
              <w:t xml:space="preserve"> = </w:t>
            </w:r>
            <w:r>
              <w:rPr>
                <w:rFonts w:hint="eastAsia"/>
              </w:rPr>
              <w:t>当前用户</w:t>
            </w:r>
          </w:p>
          <w:p w14:paraId="4FDAE23A" w14:textId="77777777" w:rsidR="00B97356" w:rsidRDefault="00B97356" w:rsidP="00F36554">
            <w:r w:rsidRPr="0058316B">
              <w:rPr>
                <w:rFonts w:hint="eastAsia"/>
              </w:rPr>
              <w:t>APPROVED_DATE&lt;</w:t>
            </w:r>
            <w:r w:rsidRPr="0058316B">
              <w:rPr>
                <w:rFonts w:hint="eastAsia"/>
              </w:rPr>
              <w:t>审批时间</w:t>
            </w:r>
            <w:r w:rsidRPr="0058316B">
              <w:rPr>
                <w:rFonts w:hint="eastAsia"/>
              </w:rPr>
              <w:t>&gt;</w:t>
            </w:r>
            <w:r>
              <w:rPr>
                <w:rFonts w:hint="eastAsia"/>
              </w:rPr>
              <w:t>=</w:t>
            </w:r>
            <w:r>
              <w:rPr>
                <w:rFonts w:hint="eastAsia"/>
              </w:rPr>
              <w:t>当前时间</w:t>
            </w:r>
          </w:p>
          <w:p w14:paraId="1B25A450" w14:textId="77777777" w:rsidR="00B97356" w:rsidRDefault="00B97356" w:rsidP="00F36554">
            <w:r w:rsidRPr="00B91B8A">
              <w:rPr>
                <w:rFonts w:hint="eastAsia"/>
              </w:rPr>
              <w:t>APPROVED_COMMENT&lt;</w:t>
            </w:r>
            <w:r w:rsidRPr="00B91B8A">
              <w:rPr>
                <w:rFonts w:hint="eastAsia"/>
              </w:rPr>
              <w:t>审批意见</w:t>
            </w:r>
            <w:r w:rsidRPr="00B91B8A">
              <w:rPr>
                <w:rFonts w:hint="eastAsia"/>
              </w:rPr>
              <w:t>&gt;</w:t>
            </w:r>
            <w:r>
              <w:rPr>
                <w:rFonts w:hint="eastAsia"/>
              </w:rPr>
              <w:t xml:space="preserve"> = </w:t>
            </w:r>
            <w:r>
              <w:rPr>
                <w:rFonts w:hint="eastAsia"/>
              </w:rPr>
              <w:t>页面录入</w:t>
            </w:r>
          </w:p>
          <w:p w14:paraId="0E1D515B" w14:textId="77777777" w:rsidR="00B97356" w:rsidRDefault="00B97356" w:rsidP="00F36554">
            <w:r>
              <w:rPr>
                <w:rFonts w:hint="eastAsia"/>
              </w:rPr>
              <w:t>时间戳</w:t>
            </w:r>
          </w:p>
          <w:p w14:paraId="15C6BDB1" w14:textId="77777777" w:rsidR="00B97356" w:rsidRDefault="00B97356" w:rsidP="00F36554"/>
          <w:p w14:paraId="0467FA88" w14:textId="77777777" w:rsidR="00B97356" w:rsidRPr="00962DBB" w:rsidRDefault="00B97356" w:rsidP="00F36554">
            <w:pPr>
              <w:rPr>
                <w:highlight w:val="yellow"/>
              </w:rPr>
            </w:pPr>
            <w:r w:rsidRPr="00962DBB">
              <w:rPr>
                <w:rFonts w:hint="eastAsia"/>
                <w:highlight w:val="yellow"/>
              </w:rPr>
              <w:t>*</w:t>
            </w:r>
            <w:r w:rsidRPr="00962DBB">
              <w:rPr>
                <w:rFonts w:hint="eastAsia"/>
                <w:highlight w:val="yellow"/>
              </w:rPr>
              <w:t>更新</w:t>
            </w:r>
            <w:r w:rsidRPr="00962DBB">
              <w:rPr>
                <w:rFonts w:hint="eastAsia"/>
                <w:highlight w:val="yellow"/>
              </w:rPr>
              <w:t>FUTURE_PRESALE_HEAD</w:t>
            </w:r>
          </w:p>
          <w:p w14:paraId="2402F4F8" w14:textId="77777777" w:rsidR="00B97356" w:rsidRPr="00962DBB" w:rsidRDefault="00B97356" w:rsidP="00F36554">
            <w:pPr>
              <w:rPr>
                <w:highlight w:val="yellow"/>
              </w:rPr>
            </w:pPr>
            <w:r w:rsidRPr="00962DBB">
              <w:rPr>
                <w:rFonts w:hint="eastAsia"/>
                <w:highlight w:val="yellow"/>
              </w:rPr>
              <w:t>CHANGE_COUNT = CHANGE_COUNT+1</w:t>
            </w:r>
          </w:p>
          <w:p w14:paraId="207CA576" w14:textId="77777777" w:rsidR="00B97356" w:rsidRDefault="00B97356" w:rsidP="00F36554">
            <w:r w:rsidRPr="00962DBB">
              <w:rPr>
                <w:rFonts w:hint="eastAsia"/>
                <w:highlight w:val="yellow"/>
              </w:rPr>
              <w:t>时间戳</w:t>
            </w:r>
          </w:p>
          <w:p w14:paraId="68E471C3" w14:textId="77777777" w:rsidR="00B97356" w:rsidRDefault="00B97356" w:rsidP="00F36554"/>
          <w:p w14:paraId="1EED3423" w14:textId="77777777" w:rsidR="00B97356" w:rsidRDefault="00B97356" w:rsidP="00F36554">
            <w:r>
              <w:rPr>
                <w:rFonts w:hint="eastAsia"/>
              </w:rPr>
              <w:t xml:space="preserve">* </w:t>
            </w:r>
            <w:r w:rsidRPr="00267EE4">
              <w:rPr>
                <w:rFonts w:hint="eastAsia"/>
              </w:rPr>
              <w:t>FUTURE_PRESALE_CHANGELOG&lt;</w:t>
            </w:r>
            <w:r w:rsidRPr="00267EE4">
              <w:rPr>
                <w:rFonts w:hint="eastAsia"/>
              </w:rPr>
              <w:t>改期申请操作日志</w:t>
            </w:r>
            <w:r w:rsidRPr="00267EE4">
              <w:rPr>
                <w:rFonts w:hint="eastAsia"/>
              </w:rPr>
              <w:t>&gt;</w:t>
            </w:r>
            <w:r>
              <w:rPr>
                <w:rFonts w:hint="eastAsia"/>
              </w:rPr>
              <w:t>新增一条记录</w:t>
            </w:r>
          </w:p>
          <w:p w14:paraId="0CF5E495" w14:textId="77777777" w:rsidR="00B97356" w:rsidRDefault="00B97356" w:rsidP="00F36554">
            <w:r w:rsidRPr="00DE5D92">
              <w:t>FUTURE_PRESALE_CHANGELOG_SEQ</w:t>
            </w:r>
            <w:r>
              <w:rPr>
                <w:rFonts w:hint="eastAsia"/>
              </w:rPr>
              <w:t>=</w:t>
            </w:r>
            <w:r>
              <w:rPr>
                <w:rFonts w:hint="eastAsia"/>
              </w:rPr>
              <w:t>数据库生成</w:t>
            </w:r>
          </w:p>
          <w:p w14:paraId="504ECEA4" w14:textId="77777777" w:rsidR="00B97356" w:rsidRDefault="00B97356" w:rsidP="00F36554">
            <w:r w:rsidRPr="001332C3">
              <w:t>FUTURE_PRESALE_CHANGE_SEQ</w:t>
            </w:r>
            <w:r>
              <w:rPr>
                <w:rFonts w:hint="eastAsia"/>
              </w:rPr>
              <w:t>=</w:t>
            </w:r>
            <w:r w:rsidRPr="00987BB6">
              <w:t xml:space="preserve"> FUTURE_PRESALE_CHANGE</w:t>
            </w:r>
            <w:r>
              <w:rPr>
                <w:rFonts w:hint="eastAsia"/>
              </w:rPr>
              <w:t>表</w:t>
            </w:r>
            <w:r>
              <w:rPr>
                <w:rFonts w:hint="eastAsia"/>
              </w:rPr>
              <w:t>SEQ</w:t>
            </w:r>
          </w:p>
          <w:p w14:paraId="7A5A515A" w14:textId="77777777" w:rsidR="00B97356" w:rsidRDefault="00B97356" w:rsidP="00F36554">
            <w:r w:rsidRPr="00CB2A59">
              <w:t>OPRT_USER</w:t>
            </w:r>
            <w:r>
              <w:rPr>
                <w:rFonts w:hint="eastAsia"/>
              </w:rPr>
              <w:t>=</w:t>
            </w:r>
            <w:r>
              <w:rPr>
                <w:rFonts w:hint="eastAsia"/>
              </w:rPr>
              <w:t>当前用户</w:t>
            </w:r>
          </w:p>
          <w:p w14:paraId="75EFD97C" w14:textId="77777777" w:rsidR="00B97356" w:rsidRDefault="00B97356" w:rsidP="00F36554">
            <w:r w:rsidRPr="001F44DE">
              <w:t>OPRT_DATE</w:t>
            </w:r>
            <w:r>
              <w:rPr>
                <w:rFonts w:hint="eastAsia"/>
              </w:rPr>
              <w:t>=</w:t>
            </w:r>
            <w:r>
              <w:rPr>
                <w:rFonts w:hint="eastAsia"/>
              </w:rPr>
              <w:t>当前时间</w:t>
            </w:r>
          </w:p>
          <w:p w14:paraId="0D776A8D" w14:textId="77777777" w:rsidR="00B97356" w:rsidRDefault="00B97356" w:rsidP="00F36554">
            <w:r w:rsidRPr="00C8419B">
              <w:t>OPRT_ACTION</w:t>
            </w:r>
            <w:r>
              <w:rPr>
                <w:rFonts w:hint="eastAsia"/>
              </w:rPr>
              <w:t>=R</w:t>
            </w:r>
            <w:r w:rsidRPr="00D5739B">
              <w:rPr>
                <w:rFonts w:hint="eastAsia"/>
              </w:rPr>
              <w:t>:</w:t>
            </w:r>
            <w:r>
              <w:rPr>
                <w:rFonts w:hint="eastAsia"/>
              </w:rPr>
              <w:t>拒绝</w:t>
            </w:r>
          </w:p>
          <w:p w14:paraId="393F6A7B" w14:textId="77777777" w:rsidR="00B97356" w:rsidRDefault="00B97356" w:rsidP="00F36554">
            <w:r w:rsidRPr="000912FA">
              <w:t>OPRT_REMARK</w:t>
            </w:r>
            <w:r>
              <w:rPr>
                <w:rFonts w:hint="eastAsia"/>
              </w:rPr>
              <w:t>=</w:t>
            </w:r>
            <w:r w:rsidRPr="00B91B8A">
              <w:rPr>
                <w:rFonts w:hint="eastAsia"/>
              </w:rPr>
              <w:t xml:space="preserve"> APPROVED_COMMENT</w:t>
            </w:r>
          </w:p>
          <w:p w14:paraId="50E4C08E" w14:textId="77777777" w:rsidR="00B97356" w:rsidRDefault="00B97356" w:rsidP="00F36554">
            <w:r w:rsidRPr="000E5C42">
              <w:lastRenderedPageBreak/>
              <w:t>OPRT_ROLE</w:t>
            </w:r>
            <w:r>
              <w:rPr>
                <w:rFonts w:hint="eastAsia"/>
              </w:rPr>
              <w:t>=A</w:t>
            </w:r>
          </w:p>
          <w:p w14:paraId="72BBF98D" w14:textId="77777777" w:rsidR="00B97356" w:rsidRDefault="00B97356" w:rsidP="00F36554">
            <w:r w:rsidRPr="00B23E75">
              <w:t>STATUS</w:t>
            </w:r>
            <w:r>
              <w:rPr>
                <w:rFonts w:hint="eastAsia"/>
              </w:rPr>
              <w:t>=10</w:t>
            </w:r>
          </w:p>
          <w:p w14:paraId="30617AA1" w14:textId="77777777" w:rsidR="00B97356" w:rsidRPr="00E81F41" w:rsidRDefault="00B97356" w:rsidP="00F36554">
            <w:r>
              <w:rPr>
                <w:rFonts w:hint="eastAsia"/>
              </w:rPr>
              <w:t>时间戳</w:t>
            </w:r>
          </w:p>
        </w:tc>
      </w:tr>
    </w:tbl>
    <w:p w14:paraId="6AC9AC04" w14:textId="77777777" w:rsidR="00B97356" w:rsidRDefault="00B97356" w:rsidP="00B97356">
      <w:pPr>
        <w:rPr>
          <w:lang w:val="x-none"/>
        </w:rPr>
      </w:pPr>
    </w:p>
    <w:p w14:paraId="55D91880" w14:textId="77777777" w:rsidR="00B97356" w:rsidRDefault="00B97356" w:rsidP="00B97356"/>
    <w:p w14:paraId="048DDADE" w14:textId="77777777" w:rsidR="00B97356" w:rsidRDefault="00B97356" w:rsidP="00B97356">
      <w:pPr>
        <w:rPr>
          <w:lang w:val="x-none"/>
        </w:rPr>
      </w:pPr>
    </w:p>
    <w:p w14:paraId="51122D7F" w14:textId="77777777" w:rsidR="00B97356" w:rsidRPr="00240122" w:rsidRDefault="00B97356" w:rsidP="00B97356">
      <w:pPr>
        <w:rPr>
          <w:lang w:val="x-none"/>
        </w:rPr>
      </w:pPr>
    </w:p>
    <w:p w14:paraId="4168397A" w14:textId="77777777" w:rsidR="00B97356" w:rsidRPr="00197F11" w:rsidRDefault="00B97356" w:rsidP="00B97356"/>
    <w:p w14:paraId="5671DD14" w14:textId="77777777" w:rsidR="00B97356" w:rsidRDefault="00B97356" w:rsidP="00B97356"/>
    <w:p w14:paraId="693B2759" w14:textId="77777777" w:rsidR="00B97356" w:rsidRDefault="00B97356" w:rsidP="00B97356">
      <w:pPr>
        <w:pStyle w:val="1"/>
        <w:tabs>
          <w:tab w:val="clear" w:pos="432"/>
        </w:tabs>
      </w:pPr>
      <w:r>
        <w:rPr>
          <w:rFonts w:hint="eastAsia"/>
        </w:rPr>
        <w:t>运维站点详细设计</w:t>
      </w:r>
    </w:p>
    <w:p w14:paraId="1D616E6E" w14:textId="77777777" w:rsidR="00B97356" w:rsidRDefault="00B97356" w:rsidP="00B97356">
      <w:pPr>
        <w:pStyle w:val="2"/>
        <w:ind w:right="180"/>
      </w:pPr>
      <w:r>
        <w:rPr>
          <w:rFonts w:hint="eastAsia"/>
        </w:rPr>
        <w:t>菜单定义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2"/>
        <w:gridCol w:w="2134"/>
        <w:gridCol w:w="2131"/>
      </w:tblGrid>
      <w:tr w:rsidR="00B97356" w14:paraId="0B76A775" w14:textId="77777777" w:rsidTr="00F36554">
        <w:tc>
          <w:tcPr>
            <w:tcW w:w="2132" w:type="dxa"/>
            <w:shd w:val="clear" w:color="auto" w:fill="CCCCCC"/>
          </w:tcPr>
          <w:p w14:paraId="3DD6376C" w14:textId="77777777" w:rsidR="00B97356" w:rsidRDefault="00B97356" w:rsidP="00F36554">
            <w:pPr>
              <w:rPr>
                <w:b/>
              </w:rPr>
            </w:pPr>
            <w:r>
              <w:rPr>
                <w:rFonts w:hint="eastAsia"/>
                <w:b/>
              </w:rPr>
              <w:t>运维功能</w:t>
            </w:r>
          </w:p>
        </w:tc>
        <w:tc>
          <w:tcPr>
            <w:tcW w:w="2134" w:type="dxa"/>
            <w:shd w:val="clear" w:color="auto" w:fill="CCCCCC"/>
          </w:tcPr>
          <w:p w14:paraId="5E18EC52" w14:textId="77777777" w:rsidR="00B97356" w:rsidRDefault="00B97356" w:rsidP="00F36554">
            <w:pPr>
              <w:rPr>
                <w:b/>
              </w:rPr>
            </w:pPr>
          </w:p>
        </w:tc>
        <w:tc>
          <w:tcPr>
            <w:tcW w:w="2131" w:type="dxa"/>
            <w:shd w:val="clear" w:color="auto" w:fill="CCCCCC"/>
          </w:tcPr>
          <w:p w14:paraId="7D2EE791" w14:textId="77777777" w:rsidR="00B97356" w:rsidRDefault="00B97356" w:rsidP="00F36554">
            <w:pPr>
              <w:rPr>
                <w:b/>
                <w:color w:val="000000"/>
              </w:rPr>
            </w:pPr>
          </w:p>
        </w:tc>
      </w:tr>
      <w:tr w:rsidR="00B97356" w14:paraId="08C0ED24" w14:textId="77777777" w:rsidTr="00F36554">
        <w:tc>
          <w:tcPr>
            <w:tcW w:w="2132" w:type="dxa"/>
          </w:tcPr>
          <w:p w14:paraId="6202D7B1" w14:textId="77777777" w:rsidR="00B97356" w:rsidRDefault="00B97356" w:rsidP="00F36554"/>
        </w:tc>
        <w:tc>
          <w:tcPr>
            <w:tcW w:w="2134" w:type="dxa"/>
          </w:tcPr>
          <w:p w14:paraId="2219973D" w14:textId="77777777" w:rsidR="00B97356" w:rsidRDefault="00B97356" w:rsidP="00F36554">
            <w:r>
              <w:rPr>
                <w:rFonts w:hint="eastAsia"/>
              </w:rPr>
              <w:t>船期管理</w:t>
            </w:r>
          </w:p>
        </w:tc>
        <w:tc>
          <w:tcPr>
            <w:tcW w:w="2131" w:type="dxa"/>
          </w:tcPr>
          <w:p w14:paraId="4ACBD541" w14:textId="77777777" w:rsidR="00B97356" w:rsidRDefault="00B97356" w:rsidP="00F36554">
            <w:pPr>
              <w:rPr>
                <w:color w:val="000000"/>
              </w:rPr>
            </w:pPr>
          </w:p>
        </w:tc>
      </w:tr>
      <w:tr w:rsidR="00B97356" w14:paraId="297C886D" w14:textId="77777777" w:rsidTr="00F36554">
        <w:tc>
          <w:tcPr>
            <w:tcW w:w="2132" w:type="dxa"/>
          </w:tcPr>
          <w:p w14:paraId="6C563F57" w14:textId="77777777" w:rsidR="00B97356" w:rsidRDefault="00B97356" w:rsidP="00F36554"/>
        </w:tc>
        <w:tc>
          <w:tcPr>
            <w:tcW w:w="2134" w:type="dxa"/>
          </w:tcPr>
          <w:p w14:paraId="43C8CE76" w14:textId="77777777" w:rsidR="00B97356" w:rsidRDefault="00B97356" w:rsidP="00F36554"/>
        </w:tc>
        <w:tc>
          <w:tcPr>
            <w:tcW w:w="2131" w:type="dxa"/>
          </w:tcPr>
          <w:p w14:paraId="09A56767" w14:textId="77777777" w:rsidR="00B97356" w:rsidRDefault="00B97356" w:rsidP="00F36554">
            <w:pPr>
              <w:rPr>
                <w:color w:val="000000"/>
              </w:rPr>
            </w:pPr>
            <w:r>
              <w:rPr>
                <w:rFonts w:hint="eastAsia"/>
              </w:rPr>
              <w:t>船舶管理</w:t>
            </w:r>
          </w:p>
        </w:tc>
      </w:tr>
      <w:tr w:rsidR="00B97356" w14:paraId="5F5DDFB7" w14:textId="77777777" w:rsidTr="00F36554">
        <w:trPr>
          <w:trHeight w:val="90"/>
        </w:trPr>
        <w:tc>
          <w:tcPr>
            <w:tcW w:w="2132" w:type="dxa"/>
          </w:tcPr>
          <w:p w14:paraId="298A854E" w14:textId="77777777" w:rsidR="00B97356" w:rsidRDefault="00B97356" w:rsidP="00F36554"/>
        </w:tc>
        <w:tc>
          <w:tcPr>
            <w:tcW w:w="2134" w:type="dxa"/>
          </w:tcPr>
          <w:p w14:paraId="4228D4A8" w14:textId="77777777" w:rsidR="00B97356" w:rsidRDefault="00B97356" w:rsidP="00F36554"/>
        </w:tc>
        <w:tc>
          <w:tcPr>
            <w:tcW w:w="2131" w:type="dxa"/>
          </w:tcPr>
          <w:p w14:paraId="33730A46" w14:textId="77777777" w:rsidR="00B97356" w:rsidRDefault="00B97356" w:rsidP="00F36554">
            <w:pPr>
              <w:rPr>
                <w:color w:val="000000"/>
              </w:rPr>
            </w:pPr>
            <w:r>
              <w:rPr>
                <w:rFonts w:hint="eastAsia"/>
              </w:rPr>
              <w:t>航线管理</w:t>
            </w:r>
          </w:p>
        </w:tc>
      </w:tr>
      <w:tr w:rsidR="00B97356" w14:paraId="3A38B234" w14:textId="77777777" w:rsidTr="00F36554">
        <w:tc>
          <w:tcPr>
            <w:tcW w:w="2132" w:type="dxa"/>
          </w:tcPr>
          <w:p w14:paraId="2F5C69D7" w14:textId="77777777" w:rsidR="00B97356" w:rsidRDefault="00B97356" w:rsidP="00F36554"/>
        </w:tc>
        <w:tc>
          <w:tcPr>
            <w:tcW w:w="2134" w:type="dxa"/>
          </w:tcPr>
          <w:p w14:paraId="07552856" w14:textId="77777777" w:rsidR="00B97356" w:rsidRDefault="00B97356" w:rsidP="00F36554"/>
        </w:tc>
        <w:tc>
          <w:tcPr>
            <w:tcW w:w="2131" w:type="dxa"/>
          </w:tcPr>
          <w:p w14:paraId="68F92CCD" w14:textId="77777777" w:rsidR="00B97356" w:rsidRDefault="00B97356" w:rsidP="00F36554">
            <w:pPr>
              <w:rPr>
                <w:color w:val="000000"/>
              </w:rPr>
            </w:pPr>
            <w:r>
              <w:rPr>
                <w:rFonts w:hint="eastAsia"/>
              </w:rPr>
              <w:t>船期管理</w:t>
            </w:r>
          </w:p>
        </w:tc>
      </w:tr>
      <w:tr w:rsidR="00B97356" w14:paraId="42B5A7C2" w14:textId="77777777" w:rsidTr="00F36554">
        <w:tc>
          <w:tcPr>
            <w:tcW w:w="2132" w:type="dxa"/>
          </w:tcPr>
          <w:p w14:paraId="2C1946CA" w14:textId="77777777" w:rsidR="00B97356" w:rsidRDefault="00B97356" w:rsidP="00F36554"/>
        </w:tc>
        <w:tc>
          <w:tcPr>
            <w:tcW w:w="2134" w:type="dxa"/>
          </w:tcPr>
          <w:p w14:paraId="60BD7B50" w14:textId="77777777" w:rsidR="00B97356" w:rsidRDefault="00B97356" w:rsidP="00F36554"/>
        </w:tc>
        <w:tc>
          <w:tcPr>
            <w:tcW w:w="2131" w:type="dxa"/>
          </w:tcPr>
          <w:p w14:paraId="60309449" w14:textId="77777777" w:rsidR="00B97356" w:rsidRDefault="00B97356" w:rsidP="00F36554">
            <w:pPr>
              <w:rPr>
                <w:color w:val="000000"/>
              </w:rPr>
            </w:pPr>
            <w:r>
              <w:rPr>
                <w:rFonts w:hint="eastAsia"/>
              </w:rPr>
              <w:t>舱位管理</w:t>
            </w:r>
          </w:p>
        </w:tc>
      </w:tr>
      <w:tr w:rsidR="00B97356" w14:paraId="0351BDE7" w14:textId="77777777" w:rsidTr="00F36554">
        <w:tc>
          <w:tcPr>
            <w:tcW w:w="2132" w:type="dxa"/>
          </w:tcPr>
          <w:p w14:paraId="4DF1A540" w14:textId="77777777" w:rsidR="00B97356" w:rsidRDefault="00B97356" w:rsidP="00F36554"/>
        </w:tc>
        <w:tc>
          <w:tcPr>
            <w:tcW w:w="2134" w:type="dxa"/>
          </w:tcPr>
          <w:p w14:paraId="4A5D780B" w14:textId="77777777" w:rsidR="00B97356" w:rsidRDefault="00B97356" w:rsidP="00F36554">
            <w:r>
              <w:rPr>
                <w:rFonts w:hint="eastAsia"/>
              </w:rPr>
              <w:t>设置管理</w:t>
            </w:r>
          </w:p>
        </w:tc>
        <w:tc>
          <w:tcPr>
            <w:tcW w:w="2131" w:type="dxa"/>
          </w:tcPr>
          <w:p w14:paraId="7ED31822" w14:textId="77777777" w:rsidR="00B97356" w:rsidRDefault="00B97356" w:rsidP="00F36554">
            <w:pPr>
              <w:rPr>
                <w:color w:val="000000"/>
              </w:rPr>
            </w:pPr>
          </w:p>
        </w:tc>
      </w:tr>
      <w:tr w:rsidR="00B97356" w14:paraId="01653266" w14:textId="77777777" w:rsidTr="00F36554">
        <w:tc>
          <w:tcPr>
            <w:tcW w:w="2132" w:type="dxa"/>
          </w:tcPr>
          <w:p w14:paraId="71EEE99B" w14:textId="77777777" w:rsidR="00B97356" w:rsidRDefault="00B97356" w:rsidP="00F36554"/>
        </w:tc>
        <w:tc>
          <w:tcPr>
            <w:tcW w:w="2134" w:type="dxa"/>
          </w:tcPr>
          <w:p w14:paraId="7584E355" w14:textId="77777777" w:rsidR="00B97356" w:rsidRDefault="00B97356" w:rsidP="00F36554"/>
        </w:tc>
        <w:tc>
          <w:tcPr>
            <w:tcW w:w="2131" w:type="dxa"/>
          </w:tcPr>
          <w:p w14:paraId="061226BF" w14:textId="77777777" w:rsidR="00B97356" w:rsidRDefault="00B97356" w:rsidP="00F36554">
            <w:pPr>
              <w:rPr>
                <w:color w:val="000000"/>
              </w:rPr>
            </w:pPr>
            <w:r>
              <w:rPr>
                <w:rFonts w:hint="eastAsia"/>
              </w:rPr>
              <w:t>基础资料维护</w:t>
            </w:r>
          </w:p>
        </w:tc>
      </w:tr>
      <w:tr w:rsidR="00B97356" w14:paraId="46FB2694" w14:textId="77777777" w:rsidTr="00F36554">
        <w:tc>
          <w:tcPr>
            <w:tcW w:w="2132" w:type="dxa"/>
          </w:tcPr>
          <w:p w14:paraId="224B31B2" w14:textId="77777777" w:rsidR="00B97356" w:rsidRDefault="00B97356" w:rsidP="00F36554"/>
        </w:tc>
        <w:tc>
          <w:tcPr>
            <w:tcW w:w="2134" w:type="dxa"/>
          </w:tcPr>
          <w:p w14:paraId="39BE4DCF" w14:textId="77777777" w:rsidR="00B97356" w:rsidRDefault="00B97356" w:rsidP="00F36554"/>
        </w:tc>
        <w:tc>
          <w:tcPr>
            <w:tcW w:w="2131" w:type="dxa"/>
          </w:tcPr>
          <w:p w14:paraId="54BBE2DD" w14:textId="77777777" w:rsidR="00B97356" w:rsidRDefault="00B97356" w:rsidP="00F36554">
            <w:pPr>
              <w:rPr>
                <w:color w:val="000000"/>
              </w:rPr>
            </w:pPr>
            <w:r>
              <w:rPr>
                <w:rFonts w:hint="eastAsia"/>
              </w:rPr>
              <w:t>账户信息管理</w:t>
            </w:r>
          </w:p>
        </w:tc>
      </w:tr>
      <w:tr w:rsidR="00B97356" w14:paraId="7D1EA68E" w14:textId="77777777" w:rsidTr="00F36554">
        <w:tc>
          <w:tcPr>
            <w:tcW w:w="2132" w:type="dxa"/>
          </w:tcPr>
          <w:p w14:paraId="2C03E3FE" w14:textId="77777777" w:rsidR="00B97356" w:rsidRDefault="00B97356" w:rsidP="00F36554"/>
        </w:tc>
        <w:tc>
          <w:tcPr>
            <w:tcW w:w="2134" w:type="dxa"/>
          </w:tcPr>
          <w:p w14:paraId="2C4E5427" w14:textId="77777777" w:rsidR="00B97356" w:rsidRDefault="00B97356" w:rsidP="00F36554"/>
        </w:tc>
        <w:tc>
          <w:tcPr>
            <w:tcW w:w="2131" w:type="dxa"/>
          </w:tcPr>
          <w:p w14:paraId="53FF1D94" w14:textId="77777777" w:rsidR="00B97356" w:rsidRDefault="00B97356" w:rsidP="00F36554">
            <w:r>
              <w:rPr>
                <w:rFonts w:hint="eastAsia"/>
              </w:rPr>
              <w:t>公司组织架构维护</w:t>
            </w:r>
          </w:p>
        </w:tc>
      </w:tr>
      <w:tr w:rsidR="00B97356" w14:paraId="7FB3A33E" w14:textId="77777777" w:rsidTr="00F36554">
        <w:tc>
          <w:tcPr>
            <w:tcW w:w="2132" w:type="dxa"/>
          </w:tcPr>
          <w:p w14:paraId="1BE89617" w14:textId="77777777" w:rsidR="00B97356" w:rsidRDefault="00B97356" w:rsidP="00F36554"/>
        </w:tc>
        <w:tc>
          <w:tcPr>
            <w:tcW w:w="2134" w:type="dxa"/>
          </w:tcPr>
          <w:p w14:paraId="44D2B79D" w14:textId="77777777" w:rsidR="00B97356" w:rsidRDefault="00B97356" w:rsidP="00F36554"/>
        </w:tc>
        <w:tc>
          <w:tcPr>
            <w:tcW w:w="2131" w:type="dxa"/>
          </w:tcPr>
          <w:p w14:paraId="62DAD1E8" w14:textId="77777777" w:rsidR="00B97356" w:rsidRDefault="00B97356" w:rsidP="00F36554">
            <w:r>
              <w:rPr>
                <w:rFonts w:hint="eastAsia"/>
              </w:rPr>
              <w:t>公司权限设置</w:t>
            </w:r>
          </w:p>
        </w:tc>
      </w:tr>
      <w:tr w:rsidR="00B97356" w14:paraId="509140D3" w14:textId="77777777" w:rsidTr="00F36554">
        <w:trPr>
          <w:trHeight w:val="384"/>
        </w:trPr>
        <w:tc>
          <w:tcPr>
            <w:tcW w:w="2132" w:type="dxa"/>
          </w:tcPr>
          <w:p w14:paraId="298A8C4B" w14:textId="77777777" w:rsidR="00B97356" w:rsidRDefault="00B97356" w:rsidP="00F36554"/>
        </w:tc>
        <w:tc>
          <w:tcPr>
            <w:tcW w:w="2134" w:type="dxa"/>
          </w:tcPr>
          <w:p w14:paraId="4334DC02" w14:textId="77777777" w:rsidR="00B97356" w:rsidRDefault="00B97356" w:rsidP="00F36554"/>
        </w:tc>
        <w:tc>
          <w:tcPr>
            <w:tcW w:w="2131" w:type="dxa"/>
          </w:tcPr>
          <w:p w14:paraId="5DE90C7F" w14:textId="77777777" w:rsidR="00B97356" w:rsidRDefault="00B97356" w:rsidP="00F36554">
            <w:pPr>
              <w:rPr>
                <w:rFonts w:ascii="宋体" w:hAnsi="宋体"/>
              </w:rPr>
            </w:pPr>
            <w:r>
              <w:rPr>
                <w:rFonts w:hint="eastAsia"/>
              </w:rPr>
              <w:t>箱型管理</w:t>
            </w:r>
          </w:p>
        </w:tc>
      </w:tr>
      <w:tr w:rsidR="00B97356" w14:paraId="7EFA55B0" w14:textId="77777777" w:rsidTr="00F36554">
        <w:trPr>
          <w:trHeight w:val="384"/>
        </w:trPr>
        <w:tc>
          <w:tcPr>
            <w:tcW w:w="2132" w:type="dxa"/>
          </w:tcPr>
          <w:p w14:paraId="6F70AC93" w14:textId="77777777" w:rsidR="00B97356" w:rsidRDefault="00B97356" w:rsidP="00F36554"/>
        </w:tc>
        <w:tc>
          <w:tcPr>
            <w:tcW w:w="2134" w:type="dxa"/>
          </w:tcPr>
          <w:p w14:paraId="50998002" w14:textId="77777777" w:rsidR="00B97356" w:rsidRDefault="00B97356" w:rsidP="00F36554"/>
        </w:tc>
        <w:tc>
          <w:tcPr>
            <w:tcW w:w="2131" w:type="dxa"/>
          </w:tcPr>
          <w:p w14:paraId="2BD0A944" w14:textId="77777777" w:rsidR="00B97356" w:rsidRDefault="00B97356" w:rsidP="00F36554">
            <w:r>
              <w:rPr>
                <w:rFonts w:hint="eastAsia"/>
              </w:rPr>
              <w:t>提示消息与字符集维护</w:t>
            </w:r>
          </w:p>
        </w:tc>
      </w:tr>
      <w:tr w:rsidR="00B97356" w14:paraId="4C0E77C4" w14:textId="77777777" w:rsidTr="00F36554">
        <w:trPr>
          <w:trHeight w:val="384"/>
        </w:trPr>
        <w:tc>
          <w:tcPr>
            <w:tcW w:w="2132" w:type="dxa"/>
          </w:tcPr>
          <w:p w14:paraId="64B645C9" w14:textId="77777777" w:rsidR="00B97356" w:rsidRDefault="00B97356" w:rsidP="00F36554"/>
        </w:tc>
        <w:tc>
          <w:tcPr>
            <w:tcW w:w="2134" w:type="dxa"/>
          </w:tcPr>
          <w:p w14:paraId="3FA00BCF" w14:textId="77777777" w:rsidR="00B97356" w:rsidRDefault="00B97356" w:rsidP="00F36554"/>
        </w:tc>
        <w:tc>
          <w:tcPr>
            <w:tcW w:w="2131" w:type="dxa"/>
          </w:tcPr>
          <w:p w14:paraId="79F1CB3A" w14:textId="77777777" w:rsidR="00B97356" w:rsidRDefault="00B97356" w:rsidP="00F36554">
            <w:r>
              <w:rPr>
                <w:rFonts w:hint="eastAsia"/>
              </w:rPr>
              <w:t>日志查询</w:t>
            </w:r>
          </w:p>
        </w:tc>
      </w:tr>
    </w:tbl>
    <w:p w14:paraId="6215723E" w14:textId="77777777" w:rsidR="00B97356" w:rsidRDefault="00B97356" w:rsidP="00B97356">
      <w:pPr>
        <w:pStyle w:val="2"/>
        <w:ind w:right="180"/>
      </w:pPr>
      <w:r>
        <w:rPr>
          <w:rFonts w:hint="eastAsia"/>
        </w:rPr>
        <w:t>基础资料维护（运维）</w:t>
      </w:r>
    </w:p>
    <w:p w14:paraId="6BCC9EC5" w14:textId="77777777" w:rsidR="00B97356" w:rsidRDefault="00B97356" w:rsidP="00B97356">
      <w:pPr>
        <w:pStyle w:val="3"/>
        <w:ind w:left="481" w:right="180"/>
      </w:pPr>
      <w:r>
        <w:rPr>
          <w:rFonts w:hint="eastAsia"/>
        </w:rPr>
        <w:t>字典维护</w:t>
      </w:r>
    </w:p>
    <w:p w14:paraId="23F3DB23" w14:textId="77777777" w:rsidR="00B97356" w:rsidRDefault="00B97356" w:rsidP="00B97356">
      <w:pPr>
        <w:pStyle w:val="4"/>
        <w:tabs>
          <w:tab w:val="clear" w:pos="864"/>
        </w:tabs>
        <w:ind w:right="180"/>
      </w:pPr>
      <w:r>
        <w:rPr>
          <w:rFonts w:hint="eastAsia"/>
        </w:rPr>
        <w:t>需求说明</w:t>
      </w:r>
    </w:p>
    <w:p w14:paraId="5D2A9306" w14:textId="77777777" w:rsidR="00B97356" w:rsidRDefault="00B97356" w:rsidP="00B97356">
      <w:r>
        <w:rPr>
          <w:rFonts w:hint="eastAsia"/>
        </w:rPr>
        <w:t>船舶、航线等基础数据存在要下拉选择类型的数据字段，如船舶有：“船型”“船舶类别”</w:t>
      </w:r>
      <w:r>
        <w:rPr>
          <w:rFonts w:hint="eastAsia"/>
        </w:rPr>
        <w:t xml:space="preserve"> </w:t>
      </w:r>
      <w:r>
        <w:rPr>
          <w:rFonts w:hint="eastAsia"/>
        </w:rPr>
        <w:t>“船船种类”；航线有：“航线周期”；港口管理：“港口类型”等等一些字段，考虑到这些类型字段的数据量不多特集合到一张表管理。</w:t>
      </w:r>
      <w:r>
        <w:rPr>
          <w:rFonts w:hint="eastAsia"/>
        </w:rPr>
        <w:t>DEMO</w:t>
      </w:r>
      <w:r>
        <w:rPr>
          <w:rFonts w:hint="eastAsia"/>
        </w:rPr>
        <w:t>中的系统管理包括了大量字典类型的数据管理，这里总结了一期使用到的数据表，未使用的数据表待以后与需求确认再建立。对于已使用的功能都已定义出表这期需要实现管理。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62"/>
        <w:gridCol w:w="3456"/>
        <w:gridCol w:w="943"/>
      </w:tblGrid>
      <w:tr w:rsidR="00B97356" w14:paraId="4A2AB886" w14:textId="77777777" w:rsidTr="00F36554">
        <w:trPr>
          <w:trHeight w:val="358"/>
          <w:jc w:val="center"/>
        </w:trPr>
        <w:tc>
          <w:tcPr>
            <w:tcW w:w="3762" w:type="dxa"/>
          </w:tcPr>
          <w:p w14:paraId="455727B1" w14:textId="77777777" w:rsidR="00B97356" w:rsidRDefault="00B97356" w:rsidP="00F36554">
            <w:pPr>
              <w:jc w:val="center"/>
            </w:pPr>
            <w:r>
              <w:rPr>
                <w:rFonts w:hint="eastAsia"/>
              </w:rPr>
              <w:t>功能名称</w:t>
            </w:r>
          </w:p>
        </w:tc>
        <w:tc>
          <w:tcPr>
            <w:tcW w:w="3456" w:type="dxa"/>
          </w:tcPr>
          <w:p w14:paraId="3B9A9B53" w14:textId="77777777" w:rsidR="00B97356" w:rsidRDefault="00B97356" w:rsidP="00F36554">
            <w:pPr>
              <w:jc w:val="center"/>
            </w:pPr>
            <w:r>
              <w:rPr>
                <w:rFonts w:hint="eastAsia"/>
              </w:rPr>
              <w:t>表名称（</w:t>
            </w:r>
            <w:r>
              <w:rPr>
                <w:rFonts w:hint="eastAsia"/>
              </w:rPr>
              <w:t>DICT_TYPE</w:t>
            </w:r>
            <w:r>
              <w:rPr>
                <w:rFonts w:hint="eastAsia"/>
              </w:rPr>
              <w:t>）</w:t>
            </w:r>
          </w:p>
        </w:tc>
        <w:tc>
          <w:tcPr>
            <w:tcW w:w="943" w:type="dxa"/>
          </w:tcPr>
          <w:p w14:paraId="354599D1" w14:textId="77777777" w:rsidR="00B97356" w:rsidRDefault="00B97356" w:rsidP="00F36554">
            <w:pPr>
              <w:jc w:val="center"/>
            </w:pPr>
            <w:r>
              <w:rPr>
                <w:rFonts w:hint="eastAsia"/>
              </w:rPr>
              <w:t>是否使用</w:t>
            </w:r>
          </w:p>
        </w:tc>
      </w:tr>
      <w:tr w:rsidR="00B97356" w14:paraId="622E001F" w14:textId="77777777" w:rsidTr="00F36554">
        <w:trPr>
          <w:trHeight w:val="319"/>
          <w:jc w:val="center"/>
        </w:trPr>
        <w:tc>
          <w:tcPr>
            <w:tcW w:w="3762" w:type="dxa"/>
          </w:tcPr>
          <w:p w14:paraId="63F5BF19" w14:textId="77777777" w:rsidR="00B97356" w:rsidRDefault="00B97356" w:rsidP="00F36554">
            <w:r>
              <w:rPr>
                <w:rFonts w:hint="eastAsia"/>
              </w:rPr>
              <w:t>免费用箱期</w:t>
            </w:r>
          </w:p>
        </w:tc>
        <w:tc>
          <w:tcPr>
            <w:tcW w:w="3456" w:type="dxa"/>
          </w:tcPr>
          <w:p w14:paraId="65B11ACA" w14:textId="77777777" w:rsidR="00B97356" w:rsidRDefault="00B97356" w:rsidP="00F36554">
            <w:r>
              <w:rPr>
                <w:rFonts w:hint="eastAsia"/>
              </w:rPr>
              <w:t>-</w:t>
            </w:r>
          </w:p>
        </w:tc>
        <w:tc>
          <w:tcPr>
            <w:tcW w:w="943" w:type="dxa"/>
          </w:tcPr>
          <w:p w14:paraId="565DA91F" w14:textId="77777777" w:rsidR="00B97356" w:rsidRDefault="00B97356" w:rsidP="00F36554">
            <w:r>
              <w:rPr>
                <w:rFonts w:hint="eastAsia"/>
              </w:rPr>
              <w:t>未使用</w:t>
            </w:r>
          </w:p>
        </w:tc>
      </w:tr>
      <w:tr w:rsidR="00B97356" w14:paraId="6DCCA1ED" w14:textId="77777777" w:rsidTr="00F36554">
        <w:trPr>
          <w:trHeight w:val="319"/>
          <w:jc w:val="center"/>
        </w:trPr>
        <w:tc>
          <w:tcPr>
            <w:tcW w:w="3762" w:type="dxa"/>
          </w:tcPr>
          <w:p w14:paraId="19C79AC0" w14:textId="77777777" w:rsidR="00B97356" w:rsidRDefault="00B97356" w:rsidP="00F36554">
            <w:r>
              <w:rPr>
                <w:rFonts w:hint="eastAsia"/>
              </w:rPr>
              <w:t>结算费率</w:t>
            </w:r>
          </w:p>
        </w:tc>
        <w:tc>
          <w:tcPr>
            <w:tcW w:w="3456" w:type="dxa"/>
          </w:tcPr>
          <w:p w14:paraId="19888A66" w14:textId="77777777" w:rsidR="00B97356" w:rsidRDefault="00B97356" w:rsidP="00F36554">
            <w:r>
              <w:rPr>
                <w:rFonts w:hint="eastAsia"/>
              </w:rPr>
              <w:t>-</w:t>
            </w:r>
          </w:p>
        </w:tc>
        <w:tc>
          <w:tcPr>
            <w:tcW w:w="943" w:type="dxa"/>
          </w:tcPr>
          <w:p w14:paraId="26322BF2" w14:textId="77777777" w:rsidR="00B97356" w:rsidRDefault="00B97356" w:rsidP="00F36554">
            <w:r>
              <w:rPr>
                <w:rFonts w:hint="eastAsia"/>
              </w:rPr>
              <w:t>未使用</w:t>
            </w:r>
          </w:p>
        </w:tc>
      </w:tr>
      <w:tr w:rsidR="00B97356" w14:paraId="701EE129" w14:textId="77777777" w:rsidTr="00F36554">
        <w:trPr>
          <w:trHeight w:val="319"/>
          <w:jc w:val="center"/>
        </w:trPr>
        <w:tc>
          <w:tcPr>
            <w:tcW w:w="3762" w:type="dxa"/>
          </w:tcPr>
          <w:p w14:paraId="5E6CF815" w14:textId="77777777" w:rsidR="00B97356" w:rsidRDefault="00B97356" w:rsidP="00F36554">
            <w:r>
              <w:rPr>
                <w:rFonts w:hint="eastAsia"/>
              </w:rPr>
              <w:t>币种管理</w:t>
            </w:r>
          </w:p>
        </w:tc>
        <w:tc>
          <w:tcPr>
            <w:tcW w:w="3456" w:type="dxa"/>
          </w:tcPr>
          <w:p w14:paraId="1576288E" w14:textId="77777777" w:rsidR="00B97356" w:rsidRDefault="00B97356" w:rsidP="00F36554">
            <w:r>
              <w:rPr>
                <w:rFonts w:hint="eastAsia"/>
              </w:rPr>
              <w:t>DICT_CODE(MONEY_TYPE)</w:t>
            </w:r>
          </w:p>
        </w:tc>
        <w:tc>
          <w:tcPr>
            <w:tcW w:w="943" w:type="dxa"/>
          </w:tcPr>
          <w:p w14:paraId="70FE8AC7" w14:textId="77777777" w:rsidR="00B97356" w:rsidRDefault="00B97356" w:rsidP="00F36554">
            <w:r>
              <w:rPr>
                <w:rFonts w:hint="eastAsia"/>
                <w:b/>
                <w:color w:val="0000FF"/>
              </w:rPr>
              <w:t>已使用</w:t>
            </w:r>
          </w:p>
        </w:tc>
      </w:tr>
      <w:tr w:rsidR="00B97356" w14:paraId="18D59039" w14:textId="77777777" w:rsidTr="00F36554">
        <w:trPr>
          <w:trHeight w:val="319"/>
          <w:jc w:val="center"/>
        </w:trPr>
        <w:tc>
          <w:tcPr>
            <w:tcW w:w="3762" w:type="dxa"/>
          </w:tcPr>
          <w:p w14:paraId="6BB0DF3F" w14:textId="77777777" w:rsidR="00B97356" w:rsidRDefault="00B97356" w:rsidP="00F36554">
            <w:r>
              <w:rPr>
                <w:rFonts w:hint="eastAsia"/>
              </w:rPr>
              <w:t>费用种类管理</w:t>
            </w:r>
          </w:p>
        </w:tc>
        <w:tc>
          <w:tcPr>
            <w:tcW w:w="3456" w:type="dxa"/>
          </w:tcPr>
          <w:p w14:paraId="7B716FBD" w14:textId="77777777" w:rsidR="00B97356" w:rsidRDefault="00B97356" w:rsidP="00F36554">
            <w:r>
              <w:rPr>
                <w:rFonts w:hint="eastAsia"/>
              </w:rPr>
              <w:t>DICT_CODE(COST_TYPE)</w:t>
            </w:r>
          </w:p>
        </w:tc>
        <w:tc>
          <w:tcPr>
            <w:tcW w:w="943" w:type="dxa"/>
          </w:tcPr>
          <w:p w14:paraId="49D8AF9A" w14:textId="77777777" w:rsidR="00B97356" w:rsidRDefault="00B97356" w:rsidP="00F36554">
            <w:r>
              <w:rPr>
                <w:rFonts w:hint="eastAsia"/>
                <w:b/>
                <w:color w:val="0000FF"/>
              </w:rPr>
              <w:t>已使用</w:t>
            </w:r>
          </w:p>
        </w:tc>
      </w:tr>
      <w:tr w:rsidR="00B97356" w14:paraId="78809FCE" w14:textId="77777777" w:rsidTr="00F36554">
        <w:trPr>
          <w:trHeight w:val="319"/>
          <w:jc w:val="center"/>
        </w:trPr>
        <w:tc>
          <w:tcPr>
            <w:tcW w:w="3762" w:type="dxa"/>
          </w:tcPr>
          <w:p w14:paraId="540A960D" w14:textId="77777777" w:rsidR="00B97356" w:rsidRDefault="00B97356" w:rsidP="00F36554">
            <w:r>
              <w:rPr>
                <w:rFonts w:hint="eastAsia"/>
              </w:rPr>
              <w:t>运费条款</w:t>
            </w:r>
          </w:p>
        </w:tc>
        <w:tc>
          <w:tcPr>
            <w:tcW w:w="3456" w:type="dxa"/>
          </w:tcPr>
          <w:p w14:paraId="352B452B" w14:textId="77777777" w:rsidR="00B97356" w:rsidRDefault="00B97356" w:rsidP="00F36554">
            <w:r>
              <w:rPr>
                <w:rFonts w:hint="eastAsia"/>
              </w:rPr>
              <w:t>DICT_CODE(TRAN_COST_CLAUSE)</w:t>
            </w:r>
          </w:p>
        </w:tc>
        <w:tc>
          <w:tcPr>
            <w:tcW w:w="943" w:type="dxa"/>
          </w:tcPr>
          <w:p w14:paraId="5809514B" w14:textId="77777777" w:rsidR="00B97356" w:rsidRDefault="00B97356" w:rsidP="00F36554">
            <w:pPr>
              <w:rPr>
                <w:b/>
                <w:color w:val="0000FF"/>
              </w:rPr>
            </w:pPr>
            <w:r>
              <w:rPr>
                <w:rFonts w:hint="eastAsia"/>
                <w:b/>
                <w:color w:val="0000FF"/>
              </w:rPr>
              <w:t>已使用</w:t>
            </w:r>
          </w:p>
        </w:tc>
      </w:tr>
      <w:tr w:rsidR="00B97356" w14:paraId="689F250E" w14:textId="77777777" w:rsidTr="00F36554">
        <w:trPr>
          <w:trHeight w:val="319"/>
          <w:jc w:val="center"/>
        </w:trPr>
        <w:tc>
          <w:tcPr>
            <w:tcW w:w="3762" w:type="dxa"/>
          </w:tcPr>
          <w:p w14:paraId="797FA1CF" w14:textId="77777777" w:rsidR="00B97356" w:rsidRDefault="00B97356" w:rsidP="00F36554">
            <w:r>
              <w:rPr>
                <w:rFonts w:hint="eastAsia"/>
              </w:rPr>
              <w:t>运输条款管理</w:t>
            </w:r>
          </w:p>
        </w:tc>
        <w:tc>
          <w:tcPr>
            <w:tcW w:w="3456" w:type="dxa"/>
          </w:tcPr>
          <w:p w14:paraId="306F8BB2" w14:textId="77777777" w:rsidR="00B97356" w:rsidRDefault="00B97356" w:rsidP="00F36554">
            <w:r>
              <w:rPr>
                <w:rFonts w:hint="eastAsia"/>
              </w:rPr>
              <w:t>DICT_CODE(TRAN_CLAUSE)</w:t>
            </w:r>
          </w:p>
        </w:tc>
        <w:tc>
          <w:tcPr>
            <w:tcW w:w="943" w:type="dxa"/>
          </w:tcPr>
          <w:p w14:paraId="424EEB21" w14:textId="77777777" w:rsidR="00B97356" w:rsidRDefault="00B97356" w:rsidP="00F36554">
            <w:pPr>
              <w:rPr>
                <w:b/>
                <w:color w:val="0000FF"/>
              </w:rPr>
            </w:pPr>
            <w:r>
              <w:rPr>
                <w:rFonts w:hint="eastAsia"/>
                <w:b/>
                <w:color w:val="0000FF"/>
              </w:rPr>
              <w:t>已使用</w:t>
            </w:r>
          </w:p>
        </w:tc>
      </w:tr>
      <w:tr w:rsidR="00B97356" w14:paraId="3AA0CA5D" w14:textId="77777777" w:rsidTr="00F36554">
        <w:trPr>
          <w:trHeight w:val="319"/>
          <w:jc w:val="center"/>
        </w:trPr>
        <w:tc>
          <w:tcPr>
            <w:tcW w:w="3762" w:type="dxa"/>
          </w:tcPr>
          <w:p w14:paraId="3C5D82A5" w14:textId="77777777" w:rsidR="00B97356" w:rsidRDefault="00B97356" w:rsidP="00F36554">
            <w:r>
              <w:rPr>
                <w:rFonts w:hint="eastAsia"/>
              </w:rPr>
              <w:lastRenderedPageBreak/>
              <w:t>航线</w:t>
            </w:r>
            <w:r>
              <w:rPr>
                <w:rFonts w:hint="eastAsia"/>
              </w:rPr>
              <w:t>/</w:t>
            </w:r>
            <w:r>
              <w:rPr>
                <w:rFonts w:hint="eastAsia"/>
              </w:rPr>
              <w:t>包装提示</w:t>
            </w:r>
          </w:p>
        </w:tc>
        <w:tc>
          <w:tcPr>
            <w:tcW w:w="3456" w:type="dxa"/>
          </w:tcPr>
          <w:p w14:paraId="6A69D7BE" w14:textId="77777777" w:rsidR="00B97356" w:rsidRDefault="00B97356" w:rsidP="00F36554">
            <w:r>
              <w:rPr>
                <w:rFonts w:hint="eastAsia"/>
              </w:rPr>
              <w:t>-</w:t>
            </w:r>
          </w:p>
        </w:tc>
        <w:tc>
          <w:tcPr>
            <w:tcW w:w="943" w:type="dxa"/>
          </w:tcPr>
          <w:p w14:paraId="79869220" w14:textId="77777777" w:rsidR="00B97356" w:rsidRDefault="00B97356" w:rsidP="00F36554">
            <w:r>
              <w:rPr>
                <w:rFonts w:hint="eastAsia"/>
              </w:rPr>
              <w:t>未使用</w:t>
            </w:r>
          </w:p>
        </w:tc>
      </w:tr>
      <w:tr w:rsidR="00B97356" w14:paraId="48A315BA" w14:textId="77777777" w:rsidTr="00F36554">
        <w:trPr>
          <w:trHeight w:val="319"/>
          <w:jc w:val="center"/>
        </w:trPr>
        <w:tc>
          <w:tcPr>
            <w:tcW w:w="3762" w:type="dxa"/>
          </w:tcPr>
          <w:p w14:paraId="45802BA0" w14:textId="77777777" w:rsidR="00B97356" w:rsidRDefault="00B97356" w:rsidP="00F36554">
            <w:r>
              <w:rPr>
                <w:rFonts w:hint="eastAsia"/>
              </w:rPr>
              <w:t>新增航线区域</w:t>
            </w:r>
          </w:p>
        </w:tc>
        <w:tc>
          <w:tcPr>
            <w:tcW w:w="3456" w:type="dxa"/>
          </w:tcPr>
          <w:p w14:paraId="61166ACC" w14:textId="77777777" w:rsidR="00B97356" w:rsidRDefault="00B97356" w:rsidP="00F36554">
            <w:r>
              <w:rPr>
                <w:rFonts w:hint="eastAsia"/>
              </w:rPr>
              <w:t>-</w:t>
            </w:r>
          </w:p>
        </w:tc>
        <w:tc>
          <w:tcPr>
            <w:tcW w:w="943" w:type="dxa"/>
          </w:tcPr>
          <w:p w14:paraId="340BED80" w14:textId="77777777" w:rsidR="00B97356" w:rsidRDefault="00B97356" w:rsidP="00F36554">
            <w:r>
              <w:rPr>
                <w:rFonts w:hint="eastAsia"/>
              </w:rPr>
              <w:t>未使用</w:t>
            </w:r>
          </w:p>
        </w:tc>
      </w:tr>
      <w:tr w:rsidR="00B97356" w14:paraId="0AEA2189" w14:textId="77777777" w:rsidTr="00F36554">
        <w:trPr>
          <w:trHeight w:val="319"/>
          <w:jc w:val="center"/>
        </w:trPr>
        <w:tc>
          <w:tcPr>
            <w:tcW w:w="3762" w:type="dxa"/>
          </w:tcPr>
          <w:p w14:paraId="33854C53" w14:textId="77777777" w:rsidR="00B97356" w:rsidRDefault="00B97356" w:rsidP="00F36554">
            <w:r>
              <w:rPr>
                <w:rFonts w:hint="eastAsia"/>
              </w:rPr>
              <w:t>港口管理</w:t>
            </w:r>
          </w:p>
        </w:tc>
        <w:tc>
          <w:tcPr>
            <w:tcW w:w="3456" w:type="dxa"/>
          </w:tcPr>
          <w:p w14:paraId="1BCDD822" w14:textId="77777777" w:rsidR="00B97356" w:rsidRDefault="00B97356" w:rsidP="00F36554">
            <w:r>
              <w:rPr>
                <w:rFonts w:hint="eastAsia"/>
              </w:rPr>
              <w:t>DICT_PORT_CODE</w:t>
            </w:r>
          </w:p>
        </w:tc>
        <w:tc>
          <w:tcPr>
            <w:tcW w:w="943" w:type="dxa"/>
          </w:tcPr>
          <w:p w14:paraId="42E94ADF" w14:textId="77777777" w:rsidR="00B97356" w:rsidRDefault="00B97356" w:rsidP="00F36554">
            <w:pPr>
              <w:rPr>
                <w:b/>
                <w:color w:val="0000FF"/>
              </w:rPr>
            </w:pPr>
            <w:r>
              <w:rPr>
                <w:rFonts w:hint="eastAsia"/>
                <w:b/>
                <w:color w:val="0000FF"/>
              </w:rPr>
              <w:t>已使用</w:t>
            </w:r>
          </w:p>
        </w:tc>
      </w:tr>
      <w:tr w:rsidR="00B97356" w14:paraId="20C4018E" w14:textId="77777777" w:rsidTr="00F36554">
        <w:trPr>
          <w:trHeight w:val="319"/>
          <w:jc w:val="center"/>
        </w:trPr>
        <w:tc>
          <w:tcPr>
            <w:tcW w:w="3762" w:type="dxa"/>
          </w:tcPr>
          <w:p w14:paraId="5315340C" w14:textId="77777777" w:rsidR="00B97356" w:rsidRDefault="00B97356" w:rsidP="00F36554">
            <w:r>
              <w:rPr>
                <w:rFonts w:hint="eastAsia"/>
              </w:rPr>
              <w:t>国家</w:t>
            </w:r>
            <w:r>
              <w:rPr>
                <w:rFonts w:hint="eastAsia"/>
              </w:rPr>
              <w:t>/</w:t>
            </w:r>
            <w:r>
              <w:rPr>
                <w:rFonts w:hint="eastAsia"/>
              </w:rPr>
              <w:t>区域代码</w:t>
            </w:r>
          </w:p>
        </w:tc>
        <w:tc>
          <w:tcPr>
            <w:tcW w:w="3456" w:type="dxa"/>
          </w:tcPr>
          <w:p w14:paraId="6F7AA1CC" w14:textId="77777777" w:rsidR="00B97356" w:rsidRDefault="00B97356" w:rsidP="00F36554">
            <w:r>
              <w:rPr>
                <w:rFonts w:hint="eastAsia"/>
              </w:rPr>
              <w:t>DICT_NATION_AREA</w:t>
            </w:r>
          </w:p>
        </w:tc>
        <w:tc>
          <w:tcPr>
            <w:tcW w:w="943" w:type="dxa"/>
          </w:tcPr>
          <w:p w14:paraId="4E9E0F76" w14:textId="77777777" w:rsidR="00B97356" w:rsidRDefault="00B97356" w:rsidP="00F36554">
            <w:pPr>
              <w:rPr>
                <w:b/>
                <w:color w:val="0000FF"/>
              </w:rPr>
            </w:pPr>
            <w:r>
              <w:rPr>
                <w:rFonts w:hint="eastAsia"/>
                <w:b/>
                <w:color w:val="0000FF"/>
              </w:rPr>
              <w:t>已使用</w:t>
            </w:r>
          </w:p>
        </w:tc>
      </w:tr>
      <w:tr w:rsidR="00B97356" w14:paraId="08BC3F41" w14:textId="77777777" w:rsidTr="00F36554">
        <w:trPr>
          <w:trHeight w:val="319"/>
          <w:jc w:val="center"/>
        </w:trPr>
        <w:tc>
          <w:tcPr>
            <w:tcW w:w="3762" w:type="dxa"/>
          </w:tcPr>
          <w:p w14:paraId="1A7C5657" w14:textId="77777777" w:rsidR="00B97356" w:rsidRDefault="00B97356" w:rsidP="00F36554">
            <w:r>
              <w:rPr>
                <w:rFonts w:hint="eastAsia"/>
              </w:rPr>
              <w:t>集装箱动态类型</w:t>
            </w:r>
          </w:p>
        </w:tc>
        <w:tc>
          <w:tcPr>
            <w:tcW w:w="3456" w:type="dxa"/>
          </w:tcPr>
          <w:p w14:paraId="2F091276" w14:textId="77777777" w:rsidR="00B97356" w:rsidRDefault="00B97356" w:rsidP="00F36554">
            <w:r>
              <w:rPr>
                <w:rFonts w:hint="eastAsia"/>
              </w:rPr>
              <w:t>-</w:t>
            </w:r>
          </w:p>
        </w:tc>
        <w:tc>
          <w:tcPr>
            <w:tcW w:w="943" w:type="dxa"/>
          </w:tcPr>
          <w:p w14:paraId="0A15FDF4" w14:textId="77777777" w:rsidR="00B97356" w:rsidRDefault="00B97356" w:rsidP="00F36554">
            <w:r>
              <w:rPr>
                <w:rFonts w:hint="eastAsia"/>
              </w:rPr>
              <w:t>未使用</w:t>
            </w:r>
          </w:p>
        </w:tc>
      </w:tr>
      <w:tr w:rsidR="00B97356" w14:paraId="3EE7CD7D" w14:textId="77777777" w:rsidTr="00F36554">
        <w:trPr>
          <w:trHeight w:val="264"/>
          <w:jc w:val="center"/>
        </w:trPr>
        <w:tc>
          <w:tcPr>
            <w:tcW w:w="3762" w:type="dxa"/>
          </w:tcPr>
          <w:p w14:paraId="38D34A46" w14:textId="77777777" w:rsidR="00B97356" w:rsidRDefault="00B97356" w:rsidP="00F36554">
            <w:r>
              <w:rPr>
                <w:rFonts w:hint="eastAsia"/>
              </w:rPr>
              <w:t>箱号箱型</w:t>
            </w:r>
          </w:p>
        </w:tc>
        <w:tc>
          <w:tcPr>
            <w:tcW w:w="3456" w:type="dxa"/>
          </w:tcPr>
          <w:p w14:paraId="1CD538F9" w14:textId="77777777" w:rsidR="00B97356" w:rsidRDefault="00B97356" w:rsidP="00F36554">
            <w:r>
              <w:rPr>
                <w:rFonts w:hint="eastAsia"/>
              </w:rPr>
              <w:t>-</w:t>
            </w:r>
          </w:p>
        </w:tc>
        <w:tc>
          <w:tcPr>
            <w:tcW w:w="943" w:type="dxa"/>
          </w:tcPr>
          <w:p w14:paraId="3AF75E42" w14:textId="77777777" w:rsidR="00B97356" w:rsidRDefault="00B97356" w:rsidP="00F36554">
            <w:r>
              <w:rPr>
                <w:rFonts w:hint="eastAsia"/>
              </w:rPr>
              <w:t>未使用</w:t>
            </w:r>
          </w:p>
        </w:tc>
      </w:tr>
      <w:tr w:rsidR="00B97356" w14:paraId="075B7774" w14:textId="77777777" w:rsidTr="00F36554">
        <w:trPr>
          <w:trHeight w:val="328"/>
          <w:jc w:val="center"/>
        </w:trPr>
        <w:tc>
          <w:tcPr>
            <w:tcW w:w="3762" w:type="dxa"/>
          </w:tcPr>
          <w:p w14:paraId="5DC30123" w14:textId="77777777" w:rsidR="00B97356" w:rsidRDefault="00B97356" w:rsidP="00F36554">
            <w:r>
              <w:rPr>
                <w:rFonts w:hint="eastAsia"/>
              </w:rPr>
              <w:t>卸货港与交货地</w:t>
            </w:r>
            <w:r>
              <w:rPr>
                <w:rFonts w:hint="eastAsia"/>
              </w:rPr>
              <w:t xml:space="preserve"> </w:t>
            </w:r>
          </w:p>
          <w:p w14:paraId="1D0F758E" w14:textId="77777777" w:rsidR="00B97356" w:rsidRDefault="00B97356" w:rsidP="00F36554">
            <w:r>
              <w:rPr>
                <w:rFonts w:hint="eastAsia"/>
              </w:rPr>
              <w:t>装货港与收货地</w:t>
            </w:r>
          </w:p>
        </w:tc>
        <w:tc>
          <w:tcPr>
            <w:tcW w:w="3456" w:type="dxa"/>
          </w:tcPr>
          <w:p w14:paraId="751D9A41" w14:textId="77777777" w:rsidR="00B97356" w:rsidRDefault="00B97356" w:rsidP="00F36554">
            <w:r>
              <w:rPr>
                <w:rFonts w:hint="eastAsia"/>
              </w:rPr>
              <w:t>DICT_PORT_CODE</w:t>
            </w:r>
          </w:p>
        </w:tc>
        <w:tc>
          <w:tcPr>
            <w:tcW w:w="943" w:type="dxa"/>
          </w:tcPr>
          <w:p w14:paraId="0BB3AF5F" w14:textId="77777777" w:rsidR="00B97356" w:rsidRDefault="00B97356" w:rsidP="00F36554">
            <w:r>
              <w:rPr>
                <w:rFonts w:hint="eastAsia"/>
                <w:b/>
                <w:color w:val="0000FF"/>
              </w:rPr>
              <w:t>已使用</w:t>
            </w:r>
          </w:p>
        </w:tc>
      </w:tr>
      <w:tr w:rsidR="00B97356" w14:paraId="0D1C7B6E" w14:textId="77777777" w:rsidTr="00F36554">
        <w:trPr>
          <w:trHeight w:val="328"/>
          <w:jc w:val="center"/>
        </w:trPr>
        <w:tc>
          <w:tcPr>
            <w:tcW w:w="3762" w:type="dxa"/>
          </w:tcPr>
          <w:p w14:paraId="5B02497F" w14:textId="77777777" w:rsidR="00B97356" w:rsidRDefault="00B97356" w:rsidP="00F36554">
            <w:r>
              <w:rPr>
                <w:rFonts w:hint="eastAsia"/>
              </w:rPr>
              <w:t>SCAC</w:t>
            </w:r>
            <w:r>
              <w:rPr>
                <w:rFonts w:hint="eastAsia"/>
              </w:rPr>
              <w:t>对照管理</w:t>
            </w:r>
          </w:p>
        </w:tc>
        <w:tc>
          <w:tcPr>
            <w:tcW w:w="3456" w:type="dxa"/>
          </w:tcPr>
          <w:p w14:paraId="01CA7B5C" w14:textId="77777777" w:rsidR="00B97356" w:rsidRDefault="00B97356" w:rsidP="00F36554">
            <w:r>
              <w:rPr>
                <w:rFonts w:hint="eastAsia"/>
              </w:rPr>
              <w:t>-</w:t>
            </w:r>
          </w:p>
        </w:tc>
        <w:tc>
          <w:tcPr>
            <w:tcW w:w="943" w:type="dxa"/>
          </w:tcPr>
          <w:p w14:paraId="4FEB3351" w14:textId="77777777" w:rsidR="00B97356" w:rsidRDefault="00B97356" w:rsidP="00F36554">
            <w:r>
              <w:rPr>
                <w:rFonts w:hint="eastAsia"/>
              </w:rPr>
              <w:t>未使用</w:t>
            </w:r>
          </w:p>
        </w:tc>
      </w:tr>
      <w:tr w:rsidR="00B97356" w14:paraId="3EB48EEC" w14:textId="77777777" w:rsidTr="00F36554">
        <w:trPr>
          <w:trHeight w:val="328"/>
          <w:jc w:val="center"/>
        </w:trPr>
        <w:tc>
          <w:tcPr>
            <w:tcW w:w="3762" w:type="dxa"/>
          </w:tcPr>
          <w:p w14:paraId="18B7DCA4" w14:textId="77777777" w:rsidR="00B97356" w:rsidRDefault="00B97356" w:rsidP="00F36554">
            <w:r>
              <w:rPr>
                <w:rFonts w:hint="eastAsia"/>
              </w:rPr>
              <w:t>集装箱管理</w:t>
            </w:r>
          </w:p>
        </w:tc>
        <w:tc>
          <w:tcPr>
            <w:tcW w:w="3456" w:type="dxa"/>
          </w:tcPr>
          <w:p w14:paraId="60984376" w14:textId="77777777" w:rsidR="00B97356" w:rsidRDefault="00B97356" w:rsidP="00F36554">
            <w:r>
              <w:rPr>
                <w:rFonts w:hint="eastAsia"/>
              </w:rPr>
              <w:t>-</w:t>
            </w:r>
          </w:p>
        </w:tc>
        <w:tc>
          <w:tcPr>
            <w:tcW w:w="943" w:type="dxa"/>
          </w:tcPr>
          <w:p w14:paraId="4C60F56F" w14:textId="77777777" w:rsidR="00B97356" w:rsidRDefault="00B97356" w:rsidP="00F36554">
            <w:r>
              <w:rPr>
                <w:rFonts w:hint="eastAsia"/>
              </w:rPr>
              <w:t>未使用</w:t>
            </w:r>
          </w:p>
        </w:tc>
      </w:tr>
      <w:tr w:rsidR="00B97356" w14:paraId="3D31C670" w14:textId="77777777" w:rsidTr="00F36554">
        <w:trPr>
          <w:trHeight w:val="332"/>
          <w:jc w:val="center"/>
        </w:trPr>
        <w:tc>
          <w:tcPr>
            <w:tcW w:w="3762" w:type="dxa"/>
          </w:tcPr>
          <w:p w14:paraId="2FDBC748" w14:textId="77777777" w:rsidR="00B97356" w:rsidRDefault="00B97356" w:rsidP="00F36554">
            <w:r>
              <w:rPr>
                <w:rFonts w:hint="eastAsia"/>
              </w:rPr>
              <w:t>危品分类管理</w:t>
            </w:r>
          </w:p>
        </w:tc>
        <w:tc>
          <w:tcPr>
            <w:tcW w:w="3456" w:type="dxa"/>
          </w:tcPr>
          <w:p w14:paraId="1D78DCF1" w14:textId="77777777" w:rsidR="00B97356" w:rsidRDefault="00B97356" w:rsidP="00F36554">
            <w:r>
              <w:rPr>
                <w:rFonts w:hint="eastAsia"/>
              </w:rPr>
              <w:t>-</w:t>
            </w:r>
          </w:p>
        </w:tc>
        <w:tc>
          <w:tcPr>
            <w:tcW w:w="943" w:type="dxa"/>
          </w:tcPr>
          <w:p w14:paraId="40C0BD7A" w14:textId="77777777" w:rsidR="00B97356" w:rsidRDefault="00B97356" w:rsidP="00F36554">
            <w:r>
              <w:rPr>
                <w:rFonts w:hint="eastAsia"/>
              </w:rPr>
              <w:t>未使用</w:t>
            </w:r>
          </w:p>
        </w:tc>
      </w:tr>
      <w:tr w:rsidR="00B97356" w14:paraId="4EC3A9EC" w14:textId="77777777" w:rsidTr="00F36554">
        <w:trPr>
          <w:trHeight w:val="328"/>
          <w:jc w:val="center"/>
        </w:trPr>
        <w:tc>
          <w:tcPr>
            <w:tcW w:w="3762" w:type="dxa"/>
          </w:tcPr>
          <w:p w14:paraId="39969DB7" w14:textId="77777777" w:rsidR="00B97356" w:rsidRDefault="00B97356" w:rsidP="00F36554">
            <w:r>
              <w:rPr>
                <w:rFonts w:hint="eastAsia"/>
              </w:rPr>
              <w:t>货物类型管理</w:t>
            </w:r>
          </w:p>
        </w:tc>
        <w:tc>
          <w:tcPr>
            <w:tcW w:w="3456" w:type="dxa"/>
          </w:tcPr>
          <w:p w14:paraId="622D45F4" w14:textId="77777777" w:rsidR="00B97356" w:rsidRDefault="00B97356" w:rsidP="00F36554">
            <w:r>
              <w:rPr>
                <w:rFonts w:hint="eastAsia"/>
              </w:rPr>
              <w:t>DICT_CODE(GOODS_TYPE)</w:t>
            </w:r>
          </w:p>
        </w:tc>
        <w:tc>
          <w:tcPr>
            <w:tcW w:w="943" w:type="dxa"/>
          </w:tcPr>
          <w:p w14:paraId="7DE17EA0" w14:textId="77777777" w:rsidR="00B97356" w:rsidRDefault="00B97356" w:rsidP="00F36554">
            <w:r>
              <w:rPr>
                <w:rFonts w:hint="eastAsia"/>
                <w:b/>
                <w:color w:val="0000FF"/>
              </w:rPr>
              <w:t>已使用</w:t>
            </w:r>
          </w:p>
        </w:tc>
      </w:tr>
      <w:tr w:rsidR="00B97356" w14:paraId="072A93F3" w14:textId="77777777" w:rsidTr="00F36554">
        <w:trPr>
          <w:trHeight w:val="328"/>
          <w:jc w:val="center"/>
        </w:trPr>
        <w:tc>
          <w:tcPr>
            <w:tcW w:w="3762" w:type="dxa"/>
          </w:tcPr>
          <w:p w14:paraId="435AAEDB" w14:textId="77777777" w:rsidR="00B97356" w:rsidRDefault="00B97356" w:rsidP="00F36554">
            <w:r>
              <w:rPr>
                <w:rFonts w:hint="eastAsia"/>
              </w:rPr>
              <w:t>包装类型管理</w:t>
            </w:r>
          </w:p>
        </w:tc>
        <w:tc>
          <w:tcPr>
            <w:tcW w:w="3456" w:type="dxa"/>
          </w:tcPr>
          <w:p w14:paraId="08F2E586" w14:textId="77777777" w:rsidR="00B97356" w:rsidRDefault="00B97356" w:rsidP="00F36554">
            <w:r>
              <w:rPr>
                <w:rFonts w:hint="eastAsia"/>
              </w:rPr>
              <w:t>DICT_CODE(WRAP_TYPE)</w:t>
            </w:r>
          </w:p>
        </w:tc>
        <w:tc>
          <w:tcPr>
            <w:tcW w:w="943" w:type="dxa"/>
          </w:tcPr>
          <w:p w14:paraId="695BF09D" w14:textId="77777777" w:rsidR="00B97356" w:rsidRDefault="00B97356" w:rsidP="00F36554">
            <w:r>
              <w:rPr>
                <w:rFonts w:hint="eastAsia"/>
                <w:b/>
                <w:color w:val="0000FF"/>
              </w:rPr>
              <w:t>已使用</w:t>
            </w:r>
          </w:p>
        </w:tc>
      </w:tr>
      <w:tr w:rsidR="00B97356" w14:paraId="362133B4" w14:textId="77777777" w:rsidTr="00F36554">
        <w:trPr>
          <w:trHeight w:val="328"/>
          <w:jc w:val="center"/>
        </w:trPr>
        <w:tc>
          <w:tcPr>
            <w:tcW w:w="3762" w:type="dxa"/>
          </w:tcPr>
          <w:p w14:paraId="077A8DC0" w14:textId="77777777" w:rsidR="00B97356" w:rsidRDefault="00B97356" w:rsidP="00F36554">
            <w:r>
              <w:rPr>
                <w:rFonts w:hint="eastAsia"/>
              </w:rPr>
              <w:t>装运条款管理</w:t>
            </w:r>
          </w:p>
        </w:tc>
        <w:tc>
          <w:tcPr>
            <w:tcW w:w="3456" w:type="dxa"/>
          </w:tcPr>
          <w:p w14:paraId="039CA245" w14:textId="77777777" w:rsidR="00B97356" w:rsidRDefault="00B97356" w:rsidP="00F36554">
            <w:r>
              <w:rPr>
                <w:rFonts w:hint="eastAsia"/>
              </w:rPr>
              <w:t>-</w:t>
            </w:r>
          </w:p>
        </w:tc>
        <w:tc>
          <w:tcPr>
            <w:tcW w:w="943" w:type="dxa"/>
          </w:tcPr>
          <w:p w14:paraId="2B09E84A" w14:textId="77777777" w:rsidR="00B97356" w:rsidRDefault="00B97356" w:rsidP="00F36554">
            <w:r>
              <w:rPr>
                <w:rFonts w:hint="eastAsia"/>
              </w:rPr>
              <w:t>未使用</w:t>
            </w:r>
          </w:p>
        </w:tc>
      </w:tr>
      <w:tr w:rsidR="00B97356" w14:paraId="3ECDAF16" w14:textId="77777777" w:rsidTr="00F36554">
        <w:trPr>
          <w:trHeight w:val="328"/>
          <w:jc w:val="center"/>
        </w:trPr>
        <w:tc>
          <w:tcPr>
            <w:tcW w:w="3762" w:type="dxa"/>
          </w:tcPr>
          <w:p w14:paraId="32C94B8B" w14:textId="77777777" w:rsidR="00B97356" w:rsidRDefault="00B97356" w:rsidP="00F36554">
            <w:r>
              <w:rPr>
                <w:rFonts w:hint="eastAsia"/>
              </w:rPr>
              <w:t>进口默认委托</w:t>
            </w:r>
          </w:p>
        </w:tc>
        <w:tc>
          <w:tcPr>
            <w:tcW w:w="3456" w:type="dxa"/>
          </w:tcPr>
          <w:p w14:paraId="6F63F473" w14:textId="77777777" w:rsidR="00B97356" w:rsidRDefault="00B97356" w:rsidP="00F36554">
            <w:r>
              <w:rPr>
                <w:rFonts w:hint="eastAsia"/>
              </w:rPr>
              <w:t>-</w:t>
            </w:r>
          </w:p>
        </w:tc>
        <w:tc>
          <w:tcPr>
            <w:tcW w:w="943" w:type="dxa"/>
          </w:tcPr>
          <w:p w14:paraId="68A5E1A0" w14:textId="77777777" w:rsidR="00B97356" w:rsidRDefault="00B97356" w:rsidP="00F36554">
            <w:r>
              <w:rPr>
                <w:rFonts w:hint="eastAsia"/>
              </w:rPr>
              <w:t>未使用</w:t>
            </w:r>
          </w:p>
        </w:tc>
      </w:tr>
      <w:tr w:rsidR="00B97356" w14:paraId="46701B8F" w14:textId="77777777" w:rsidTr="00F36554">
        <w:trPr>
          <w:trHeight w:val="328"/>
          <w:jc w:val="center"/>
        </w:trPr>
        <w:tc>
          <w:tcPr>
            <w:tcW w:w="3762" w:type="dxa"/>
          </w:tcPr>
          <w:p w14:paraId="73C2B169" w14:textId="77777777" w:rsidR="00B97356" w:rsidRDefault="00B97356" w:rsidP="00F36554">
            <w:r>
              <w:rPr>
                <w:rFonts w:hint="eastAsia"/>
              </w:rPr>
              <w:t>美线</w:t>
            </w:r>
            <w:r>
              <w:rPr>
                <w:rFonts w:hint="eastAsia"/>
              </w:rPr>
              <w:t>S/C</w:t>
            </w:r>
            <w:r>
              <w:rPr>
                <w:rFonts w:hint="eastAsia"/>
              </w:rPr>
              <w:t>之</w:t>
            </w:r>
            <w:r>
              <w:rPr>
                <w:rFonts w:hint="eastAsia"/>
              </w:rPr>
              <w:t>S/C</w:t>
            </w:r>
          </w:p>
        </w:tc>
        <w:tc>
          <w:tcPr>
            <w:tcW w:w="3456" w:type="dxa"/>
          </w:tcPr>
          <w:p w14:paraId="0F1D01DB" w14:textId="77777777" w:rsidR="00B97356" w:rsidRDefault="00B97356" w:rsidP="00F36554">
            <w:r>
              <w:rPr>
                <w:rFonts w:hint="eastAsia"/>
              </w:rPr>
              <w:t>-</w:t>
            </w:r>
          </w:p>
        </w:tc>
        <w:tc>
          <w:tcPr>
            <w:tcW w:w="943" w:type="dxa"/>
          </w:tcPr>
          <w:p w14:paraId="66DCFA02" w14:textId="77777777" w:rsidR="00B97356" w:rsidRDefault="00B97356" w:rsidP="00F36554">
            <w:r>
              <w:rPr>
                <w:rFonts w:hint="eastAsia"/>
              </w:rPr>
              <w:t>未使用</w:t>
            </w:r>
          </w:p>
        </w:tc>
      </w:tr>
      <w:tr w:rsidR="00B97356" w14:paraId="38C97566" w14:textId="77777777" w:rsidTr="00F36554">
        <w:trPr>
          <w:trHeight w:val="328"/>
          <w:jc w:val="center"/>
        </w:trPr>
        <w:tc>
          <w:tcPr>
            <w:tcW w:w="3762" w:type="dxa"/>
          </w:tcPr>
          <w:p w14:paraId="55DE07F4" w14:textId="77777777" w:rsidR="00B97356" w:rsidRDefault="00B97356" w:rsidP="00F36554">
            <w:r>
              <w:rPr>
                <w:rFonts w:hint="eastAsia"/>
              </w:rPr>
              <w:t>美线</w:t>
            </w:r>
            <w:r>
              <w:rPr>
                <w:rFonts w:hint="eastAsia"/>
              </w:rPr>
              <w:t>S/C</w:t>
            </w:r>
            <w:r>
              <w:rPr>
                <w:rFonts w:hint="eastAsia"/>
              </w:rPr>
              <w:t>之</w:t>
            </w:r>
            <w:r>
              <w:rPr>
                <w:rFonts w:hint="eastAsia"/>
              </w:rPr>
              <w:t>VIP</w:t>
            </w:r>
          </w:p>
        </w:tc>
        <w:tc>
          <w:tcPr>
            <w:tcW w:w="3456" w:type="dxa"/>
          </w:tcPr>
          <w:p w14:paraId="41E3EEA9" w14:textId="77777777" w:rsidR="00B97356" w:rsidRDefault="00B97356" w:rsidP="00F36554">
            <w:r>
              <w:rPr>
                <w:rFonts w:hint="eastAsia"/>
              </w:rPr>
              <w:t>-</w:t>
            </w:r>
          </w:p>
        </w:tc>
        <w:tc>
          <w:tcPr>
            <w:tcW w:w="943" w:type="dxa"/>
          </w:tcPr>
          <w:p w14:paraId="6047AD1F" w14:textId="77777777" w:rsidR="00B97356" w:rsidRDefault="00B97356" w:rsidP="00F36554">
            <w:r>
              <w:rPr>
                <w:rFonts w:hint="eastAsia"/>
              </w:rPr>
              <w:t>未使用</w:t>
            </w:r>
          </w:p>
        </w:tc>
      </w:tr>
    </w:tbl>
    <w:p w14:paraId="23A99C8E" w14:textId="77777777" w:rsidR="00B97356" w:rsidRDefault="00B97356" w:rsidP="00B97356">
      <w:pPr>
        <w:pStyle w:val="4"/>
        <w:tabs>
          <w:tab w:val="clear" w:pos="864"/>
        </w:tabs>
        <w:ind w:right="180"/>
      </w:pPr>
      <w:r>
        <w:rPr>
          <w:rFonts w:hint="eastAsia"/>
        </w:rPr>
        <w:t>数据表</w:t>
      </w:r>
    </w:p>
    <w:p w14:paraId="3CE7A68A" w14:textId="77777777" w:rsidR="00B97356" w:rsidRDefault="00B97356" w:rsidP="00B97356">
      <w:r>
        <w:rPr>
          <w:noProof/>
        </w:rPr>
        <w:drawing>
          <wp:inline distT="0" distB="0" distL="0" distR="0" wp14:anchorId="30EFFC5D" wp14:editId="01B153FB">
            <wp:extent cx="4468495" cy="3151505"/>
            <wp:effectExtent l="0" t="0" r="825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68495" cy="3151505"/>
                    </a:xfrm>
                    <a:prstGeom prst="rect">
                      <a:avLst/>
                    </a:prstGeom>
                    <a:noFill/>
                    <a:ln>
                      <a:noFill/>
                    </a:ln>
                  </pic:spPr>
                </pic:pic>
              </a:graphicData>
            </a:graphic>
          </wp:inline>
        </w:drawing>
      </w:r>
    </w:p>
    <w:p w14:paraId="1DECC364" w14:textId="77777777" w:rsidR="00B97356" w:rsidRDefault="00B97356" w:rsidP="00B97356">
      <w:pPr>
        <w:numPr>
          <w:ilvl w:val="0"/>
          <w:numId w:val="156"/>
        </w:numPr>
        <w:ind w:left="425" w:hanging="425"/>
      </w:pPr>
      <w:r>
        <w:rPr>
          <w:rFonts w:hint="eastAsia"/>
        </w:rPr>
        <w:t>“</w:t>
      </w:r>
      <w:r>
        <w:rPr>
          <w:rFonts w:hint="eastAsia"/>
        </w:rPr>
        <w:t>OWNER_SEQ</w:t>
      </w:r>
      <w:r>
        <w:rPr>
          <w:rFonts w:hint="eastAsia"/>
        </w:rPr>
        <w:t>”默认取值“</w:t>
      </w:r>
      <w:r>
        <w:rPr>
          <w:rFonts w:hint="eastAsia"/>
        </w:rPr>
        <w:t>0</w:t>
      </w:r>
      <w:r>
        <w:rPr>
          <w:rFonts w:hint="eastAsia"/>
        </w:rPr>
        <w:t>”，取值为</w:t>
      </w:r>
      <w:r>
        <w:rPr>
          <w:rFonts w:hint="eastAsia"/>
        </w:rPr>
        <w:t>0</w:t>
      </w:r>
      <w:r>
        <w:rPr>
          <w:rFonts w:hint="eastAsia"/>
        </w:rPr>
        <w:t>的编码表示所有船公司通用，而船公司特定的编码标记船公司自己的</w:t>
      </w:r>
      <w:r>
        <w:rPr>
          <w:rFonts w:hint="eastAsia"/>
        </w:rPr>
        <w:t>SEQ</w:t>
      </w:r>
      <w:r>
        <w:rPr>
          <w:rFonts w:hint="eastAsia"/>
        </w:rPr>
        <w:t>，不支持对不同的操作公司不同的编码体系，对一家船公司仅能存在一套编码体系。</w:t>
      </w:r>
    </w:p>
    <w:p w14:paraId="1F10A334" w14:textId="77777777" w:rsidR="00B97356" w:rsidRDefault="00B97356" w:rsidP="00B97356">
      <w:pPr>
        <w:numPr>
          <w:ilvl w:val="0"/>
          <w:numId w:val="156"/>
        </w:numPr>
        <w:ind w:left="425" w:hanging="425"/>
      </w:pPr>
      <w:r>
        <w:rPr>
          <w:rFonts w:hint="eastAsia"/>
        </w:rPr>
        <w:t>“</w:t>
      </w:r>
      <w:r>
        <w:t>STATUS</w:t>
      </w:r>
      <w:r>
        <w:rPr>
          <w:rFonts w:hint="eastAsia"/>
        </w:rPr>
        <w:t>”取值为“</w:t>
      </w:r>
      <w:r>
        <w:rPr>
          <w:rFonts w:hint="eastAsia"/>
        </w:rPr>
        <w:t xml:space="preserve">-10 </w:t>
      </w:r>
      <w:r>
        <w:rPr>
          <w:rFonts w:hint="eastAsia"/>
        </w:rPr>
        <w:t>删除</w:t>
      </w:r>
      <w:r>
        <w:rPr>
          <w:rFonts w:hint="eastAsia"/>
        </w:rPr>
        <w:t xml:space="preserve"> 10</w:t>
      </w:r>
      <w:r>
        <w:rPr>
          <w:rFonts w:hint="eastAsia"/>
        </w:rPr>
        <w:t>有效”，采用标记删除方式处理。</w:t>
      </w:r>
    </w:p>
    <w:p w14:paraId="5C51CD7E" w14:textId="77777777" w:rsidR="00B97356" w:rsidRDefault="00B97356" w:rsidP="00B97356">
      <w:pPr>
        <w:numPr>
          <w:ilvl w:val="0"/>
          <w:numId w:val="156"/>
        </w:numPr>
        <w:ind w:left="425" w:hanging="425"/>
      </w:pPr>
      <w:r>
        <w:rPr>
          <w:rFonts w:hint="eastAsia"/>
        </w:rPr>
        <w:t>“</w:t>
      </w:r>
      <w:r>
        <w:rPr>
          <w:rFonts w:hint="eastAsia"/>
        </w:rPr>
        <w:t>COVER_CODES</w:t>
      </w:r>
      <w:r>
        <w:rPr>
          <w:rFonts w:hint="eastAsia"/>
        </w:rPr>
        <w:t>”记录覆盖该条数据被哪家船公司覆盖的作用，数据格式：“</w:t>
      </w:r>
      <w:r>
        <w:rPr>
          <w:rFonts w:hint="eastAsia"/>
        </w:rPr>
        <w:t>,1,2,3,</w:t>
      </w:r>
      <w:r>
        <w:rPr>
          <w:rFonts w:hint="eastAsia"/>
        </w:rPr>
        <w:t>”。</w:t>
      </w:r>
    </w:p>
    <w:p w14:paraId="49453F2D" w14:textId="77777777" w:rsidR="00B97356" w:rsidRDefault="00B97356" w:rsidP="00B97356">
      <w:pPr>
        <w:numPr>
          <w:ilvl w:val="0"/>
          <w:numId w:val="156"/>
        </w:numPr>
        <w:ind w:left="425" w:hanging="425"/>
      </w:pPr>
      <w:r>
        <w:rPr>
          <w:rFonts w:hint="eastAsia"/>
        </w:rPr>
        <w:t>“</w:t>
      </w:r>
      <w:r>
        <w:rPr>
          <w:rFonts w:hint="eastAsia"/>
        </w:rPr>
        <w:t>REPLACE_CODE</w:t>
      </w:r>
      <w:r>
        <w:rPr>
          <w:rFonts w:hint="eastAsia"/>
        </w:rPr>
        <w:t>”参见《</w:t>
      </w:r>
      <w:r>
        <w:rPr>
          <w:rFonts w:hint="eastAsia"/>
        </w:rPr>
        <w:t>BKOnline</w:t>
      </w:r>
      <w:r>
        <w:rPr>
          <w:rFonts w:hint="eastAsia"/>
        </w:rPr>
        <w:t>系统详细设计文档</w:t>
      </w:r>
      <w:r>
        <w:rPr>
          <w:rFonts w:hint="eastAsia"/>
        </w:rPr>
        <w:t>LEVEL2.doc</w:t>
      </w:r>
      <w:r>
        <w:rPr>
          <w:rFonts w:hint="eastAsia"/>
        </w:rPr>
        <w:t>》编码表体系解决方案。</w:t>
      </w:r>
    </w:p>
    <w:p w14:paraId="00958A7A" w14:textId="77777777" w:rsidR="00B97356" w:rsidRDefault="00B97356" w:rsidP="00B97356">
      <w:pPr>
        <w:numPr>
          <w:ilvl w:val="0"/>
          <w:numId w:val="156"/>
        </w:numPr>
        <w:ind w:left="425" w:hanging="425"/>
      </w:pPr>
      <w:r>
        <w:rPr>
          <w:rFonts w:hint="eastAsia"/>
        </w:rPr>
        <w:t>存入表的数据如果是“币种”那么扩展字段</w:t>
      </w:r>
      <w:r>
        <w:rPr>
          <w:rFonts w:hint="eastAsia"/>
        </w:rPr>
        <w:t>1</w:t>
      </w:r>
      <w:r>
        <w:rPr>
          <w:rFonts w:hint="eastAsia"/>
        </w:rPr>
        <w:t>用于存</w:t>
      </w:r>
      <w:r>
        <w:rPr>
          <w:rFonts w:hint="eastAsia"/>
        </w:rPr>
        <w:t>:[</w:t>
      </w:r>
      <w:r>
        <w:rPr>
          <w:rFonts w:hint="eastAsia"/>
        </w:rPr>
        <w:t>币种符号</w:t>
      </w:r>
      <w:r>
        <w:rPr>
          <w:rFonts w:hint="eastAsia"/>
        </w:rPr>
        <w:t>]</w:t>
      </w:r>
      <w:r>
        <w:rPr>
          <w:rFonts w:hint="eastAsia"/>
        </w:rPr>
        <w:t>，扩展字段</w:t>
      </w:r>
      <w:r>
        <w:rPr>
          <w:rFonts w:hint="eastAsia"/>
        </w:rPr>
        <w:t>2</w:t>
      </w:r>
      <w:r>
        <w:rPr>
          <w:rFonts w:hint="eastAsia"/>
        </w:rPr>
        <w:t>用于存</w:t>
      </w:r>
      <w:r>
        <w:rPr>
          <w:rFonts w:hint="eastAsia"/>
        </w:rPr>
        <w:t xml:space="preserve"> [</w:t>
      </w:r>
      <w:r>
        <w:rPr>
          <w:rFonts w:hint="eastAsia"/>
        </w:rPr>
        <w:t>币种：是本位币（</w:t>
      </w:r>
      <w:r>
        <w:rPr>
          <w:rFonts w:hint="eastAsia"/>
        </w:rPr>
        <w:t>10:</w:t>
      </w:r>
      <w:r>
        <w:rPr>
          <w:rFonts w:hint="eastAsia"/>
        </w:rPr>
        <w:t>是</w:t>
      </w:r>
      <w:r>
        <w:rPr>
          <w:rFonts w:hint="eastAsia"/>
        </w:rPr>
        <w:t>; -10:</w:t>
      </w:r>
      <w:r>
        <w:rPr>
          <w:rFonts w:hint="eastAsia"/>
        </w:rPr>
        <w:t>不是）</w:t>
      </w:r>
      <w:r>
        <w:rPr>
          <w:rFonts w:hint="eastAsia"/>
        </w:rPr>
        <w:t>]</w:t>
      </w:r>
      <w:r>
        <w:rPr>
          <w:rFonts w:hint="eastAsia"/>
        </w:rPr>
        <w:t>。其他扩展字段用于备用。</w:t>
      </w:r>
    </w:p>
    <w:p w14:paraId="03EE17BB" w14:textId="77777777" w:rsidR="00B97356" w:rsidRDefault="00B97356" w:rsidP="00B97356">
      <w:pPr>
        <w:numPr>
          <w:ilvl w:val="0"/>
          <w:numId w:val="156"/>
        </w:numPr>
        <w:ind w:left="425" w:hanging="425"/>
      </w:pPr>
      <w:r>
        <w:rPr>
          <w:rFonts w:hint="eastAsia"/>
        </w:rPr>
        <w:t>“</w:t>
      </w:r>
      <w:r>
        <w:rPr>
          <w:rFonts w:hint="eastAsia"/>
        </w:rPr>
        <w:t>DICT_TYPE</w:t>
      </w:r>
      <w:r>
        <w:rPr>
          <w:rFonts w:hint="eastAsia"/>
        </w:rPr>
        <w:t>”字典类型按如下编码对应不同类型字段。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1843"/>
        <w:gridCol w:w="4241"/>
      </w:tblGrid>
      <w:tr w:rsidR="00B97356" w14:paraId="62A88EEA" w14:textId="77777777" w:rsidTr="00F36554">
        <w:trPr>
          <w:trHeight w:val="285"/>
        </w:trPr>
        <w:tc>
          <w:tcPr>
            <w:tcW w:w="2376" w:type="dxa"/>
            <w:shd w:val="clear" w:color="auto" w:fill="D9D9D9"/>
            <w:vAlign w:val="center"/>
          </w:tcPr>
          <w:p w14:paraId="60111742" w14:textId="77777777" w:rsidR="00B97356" w:rsidRDefault="00B97356" w:rsidP="00F36554">
            <w:r>
              <w:rPr>
                <w:rFonts w:hint="eastAsia"/>
              </w:rPr>
              <w:lastRenderedPageBreak/>
              <w:t>字典类型代码</w:t>
            </w:r>
            <w:r>
              <w:rPr>
                <w:rFonts w:hint="eastAsia"/>
              </w:rPr>
              <w:t>(DICT_TYPE)</w:t>
            </w:r>
          </w:p>
        </w:tc>
        <w:tc>
          <w:tcPr>
            <w:tcW w:w="1843" w:type="dxa"/>
            <w:shd w:val="clear" w:color="auto" w:fill="D9D9D9"/>
            <w:vAlign w:val="center"/>
          </w:tcPr>
          <w:p w14:paraId="0AB61867" w14:textId="77777777" w:rsidR="00B97356" w:rsidRDefault="00B97356" w:rsidP="00F36554">
            <w:r>
              <w:rPr>
                <w:rFonts w:hint="eastAsia"/>
              </w:rPr>
              <w:t>代表字段</w:t>
            </w:r>
          </w:p>
        </w:tc>
        <w:tc>
          <w:tcPr>
            <w:tcW w:w="4241" w:type="dxa"/>
            <w:shd w:val="clear" w:color="auto" w:fill="D9D9D9"/>
            <w:vAlign w:val="center"/>
          </w:tcPr>
          <w:p w14:paraId="06D2DE58" w14:textId="77777777" w:rsidR="00B97356" w:rsidRDefault="00B97356" w:rsidP="00F36554">
            <w:r>
              <w:rPr>
                <w:rFonts w:hint="eastAsia"/>
              </w:rPr>
              <w:t>内容</w:t>
            </w:r>
          </w:p>
        </w:tc>
      </w:tr>
      <w:tr w:rsidR="00B97356" w14:paraId="765C8C85" w14:textId="77777777" w:rsidTr="00F36554">
        <w:trPr>
          <w:trHeight w:val="285"/>
        </w:trPr>
        <w:tc>
          <w:tcPr>
            <w:tcW w:w="2376" w:type="dxa"/>
            <w:vAlign w:val="center"/>
          </w:tcPr>
          <w:p w14:paraId="777F82A4" w14:textId="77777777" w:rsidR="00B97356" w:rsidRDefault="00B97356" w:rsidP="00F36554">
            <w:r>
              <w:rPr>
                <w:rFonts w:hint="eastAsia"/>
              </w:rPr>
              <w:t>SHIP_TYPE</w:t>
            </w:r>
          </w:p>
        </w:tc>
        <w:tc>
          <w:tcPr>
            <w:tcW w:w="1843" w:type="dxa"/>
            <w:vAlign w:val="center"/>
          </w:tcPr>
          <w:p w14:paraId="71C3D366" w14:textId="77777777" w:rsidR="00B97356" w:rsidRDefault="00B97356" w:rsidP="00F36554">
            <w:r>
              <w:rPr>
                <w:rFonts w:hint="eastAsia"/>
              </w:rPr>
              <w:t>船型</w:t>
            </w:r>
          </w:p>
        </w:tc>
        <w:tc>
          <w:tcPr>
            <w:tcW w:w="4241" w:type="dxa"/>
            <w:vAlign w:val="center"/>
          </w:tcPr>
          <w:p w14:paraId="0091D9C8" w14:textId="77777777" w:rsidR="00B97356" w:rsidRDefault="00B97356" w:rsidP="00F36554">
            <w:r>
              <w:rPr>
                <w:rFonts w:hint="eastAsia"/>
              </w:rPr>
              <w:t>已定，见表初始化数据</w:t>
            </w:r>
          </w:p>
        </w:tc>
      </w:tr>
      <w:tr w:rsidR="00B97356" w14:paraId="24E9FCB5" w14:textId="77777777" w:rsidTr="00F36554">
        <w:trPr>
          <w:trHeight w:val="285"/>
        </w:trPr>
        <w:tc>
          <w:tcPr>
            <w:tcW w:w="2376" w:type="dxa"/>
            <w:vAlign w:val="center"/>
          </w:tcPr>
          <w:p w14:paraId="5787B35E" w14:textId="77777777" w:rsidR="00B97356" w:rsidRDefault="00B97356" w:rsidP="00F36554">
            <w:r>
              <w:rPr>
                <w:rFonts w:hint="eastAsia"/>
              </w:rPr>
              <w:t>SHIP_CLASS</w:t>
            </w:r>
          </w:p>
        </w:tc>
        <w:tc>
          <w:tcPr>
            <w:tcW w:w="1843" w:type="dxa"/>
            <w:vAlign w:val="center"/>
          </w:tcPr>
          <w:p w14:paraId="0BF8F57E" w14:textId="77777777" w:rsidR="00B97356" w:rsidRDefault="00B97356" w:rsidP="00F36554">
            <w:r>
              <w:rPr>
                <w:rFonts w:hint="eastAsia"/>
              </w:rPr>
              <w:t>船舶种类</w:t>
            </w:r>
          </w:p>
        </w:tc>
        <w:tc>
          <w:tcPr>
            <w:tcW w:w="4241" w:type="dxa"/>
            <w:vAlign w:val="center"/>
          </w:tcPr>
          <w:p w14:paraId="68EE9C2B" w14:textId="77777777" w:rsidR="00B97356" w:rsidRDefault="00B97356" w:rsidP="00F36554">
            <w:r>
              <w:rPr>
                <w:rFonts w:hint="eastAsia"/>
              </w:rPr>
              <w:t>已定，见表初始化数据</w:t>
            </w:r>
          </w:p>
        </w:tc>
      </w:tr>
      <w:tr w:rsidR="00B97356" w14:paraId="6FA2B3DC" w14:textId="77777777" w:rsidTr="00F36554">
        <w:trPr>
          <w:trHeight w:val="289"/>
        </w:trPr>
        <w:tc>
          <w:tcPr>
            <w:tcW w:w="2376" w:type="dxa"/>
            <w:vAlign w:val="center"/>
          </w:tcPr>
          <w:p w14:paraId="3F90727D" w14:textId="77777777" w:rsidR="00B97356" w:rsidRDefault="00B97356" w:rsidP="00F36554">
            <w:r>
              <w:rPr>
                <w:rFonts w:hint="eastAsia"/>
              </w:rPr>
              <w:t>SHIP_KIND</w:t>
            </w:r>
          </w:p>
        </w:tc>
        <w:tc>
          <w:tcPr>
            <w:tcW w:w="1843" w:type="dxa"/>
            <w:vAlign w:val="center"/>
          </w:tcPr>
          <w:p w14:paraId="2384EADF" w14:textId="77777777" w:rsidR="00B97356" w:rsidRDefault="00B97356" w:rsidP="00F36554">
            <w:r>
              <w:rPr>
                <w:rFonts w:hint="eastAsia"/>
              </w:rPr>
              <w:t>船舶类别</w:t>
            </w:r>
          </w:p>
        </w:tc>
        <w:tc>
          <w:tcPr>
            <w:tcW w:w="4241" w:type="dxa"/>
            <w:vAlign w:val="center"/>
          </w:tcPr>
          <w:p w14:paraId="3D332F19" w14:textId="77777777" w:rsidR="00B97356" w:rsidRDefault="00B97356" w:rsidP="00F36554">
            <w:r>
              <w:rPr>
                <w:rFonts w:hint="eastAsia"/>
              </w:rPr>
              <w:t>已定，见表初始化数据</w:t>
            </w:r>
          </w:p>
        </w:tc>
      </w:tr>
      <w:tr w:rsidR="00B97356" w14:paraId="0967CB7D" w14:textId="77777777" w:rsidTr="00F36554">
        <w:trPr>
          <w:trHeight w:val="285"/>
        </w:trPr>
        <w:tc>
          <w:tcPr>
            <w:tcW w:w="2376" w:type="dxa"/>
            <w:vAlign w:val="center"/>
          </w:tcPr>
          <w:p w14:paraId="4FDB00B2" w14:textId="77777777" w:rsidR="00B97356" w:rsidRDefault="00B97356" w:rsidP="00F36554">
            <w:r>
              <w:rPr>
                <w:rFonts w:hint="eastAsia"/>
              </w:rPr>
              <w:t>PORT_TYPE</w:t>
            </w:r>
          </w:p>
        </w:tc>
        <w:tc>
          <w:tcPr>
            <w:tcW w:w="1843" w:type="dxa"/>
            <w:vAlign w:val="center"/>
          </w:tcPr>
          <w:p w14:paraId="1FB69D95" w14:textId="77777777" w:rsidR="00B97356" w:rsidRDefault="00B97356" w:rsidP="00F36554">
            <w:r>
              <w:rPr>
                <w:rFonts w:hint="eastAsia"/>
              </w:rPr>
              <w:t>港口类型</w:t>
            </w:r>
          </w:p>
        </w:tc>
        <w:tc>
          <w:tcPr>
            <w:tcW w:w="4241" w:type="dxa"/>
            <w:vAlign w:val="center"/>
          </w:tcPr>
          <w:p w14:paraId="3BC82CB4" w14:textId="77777777" w:rsidR="00B97356" w:rsidRDefault="00B97356" w:rsidP="00F36554">
            <w:r>
              <w:rPr>
                <w:rFonts w:hint="eastAsia"/>
              </w:rPr>
              <w:t>已定，见表初始化数据</w:t>
            </w:r>
          </w:p>
        </w:tc>
      </w:tr>
      <w:tr w:rsidR="00B97356" w14:paraId="53EE0A49" w14:textId="77777777" w:rsidTr="00F36554">
        <w:trPr>
          <w:trHeight w:val="285"/>
        </w:trPr>
        <w:tc>
          <w:tcPr>
            <w:tcW w:w="2376" w:type="dxa"/>
            <w:vAlign w:val="center"/>
          </w:tcPr>
          <w:p w14:paraId="6DF62292" w14:textId="77777777" w:rsidR="00B97356" w:rsidRDefault="00B97356" w:rsidP="00F36554">
            <w:r>
              <w:rPr>
                <w:rFonts w:hint="eastAsia"/>
              </w:rPr>
              <w:t>SHIP_WAY</w:t>
            </w:r>
          </w:p>
        </w:tc>
        <w:tc>
          <w:tcPr>
            <w:tcW w:w="1843" w:type="dxa"/>
            <w:vAlign w:val="center"/>
          </w:tcPr>
          <w:p w14:paraId="169922AB" w14:textId="77777777" w:rsidR="00B97356" w:rsidRDefault="00B97356" w:rsidP="00F36554">
            <w:r>
              <w:t>航向</w:t>
            </w:r>
          </w:p>
        </w:tc>
        <w:tc>
          <w:tcPr>
            <w:tcW w:w="4241" w:type="dxa"/>
            <w:vAlign w:val="center"/>
          </w:tcPr>
          <w:p w14:paraId="0BD3B5B1" w14:textId="77777777" w:rsidR="00B97356" w:rsidRDefault="00B97356" w:rsidP="00F36554">
            <w:r>
              <w:rPr>
                <w:rFonts w:hint="eastAsia"/>
              </w:rPr>
              <w:t>已定，见表初始化数据</w:t>
            </w:r>
          </w:p>
        </w:tc>
      </w:tr>
      <w:tr w:rsidR="00B97356" w14:paraId="25F2418C" w14:textId="77777777" w:rsidTr="00F36554">
        <w:trPr>
          <w:trHeight w:val="294"/>
        </w:trPr>
        <w:tc>
          <w:tcPr>
            <w:tcW w:w="2376" w:type="dxa"/>
            <w:vAlign w:val="center"/>
          </w:tcPr>
          <w:p w14:paraId="6E0D7B31" w14:textId="77777777" w:rsidR="00B97356" w:rsidRDefault="00B97356" w:rsidP="00F36554">
            <w:r>
              <w:rPr>
                <w:rFonts w:hint="eastAsia"/>
              </w:rPr>
              <w:t>WEIGHT_UNIT</w:t>
            </w:r>
          </w:p>
        </w:tc>
        <w:tc>
          <w:tcPr>
            <w:tcW w:w="1843" w:type="dxa"/>
            <w:vAlign w:val="center"/>
          </w:tcPr>
          <w:p w14:paraId="163BFD7D" w14:textId="77777777" w:rsidR="00B97356" w:rsidRDefault="00B97356" w:rsidP="00F36554">
            <w:r>
              <w:rPr>
                <w:rFonts w:hint="eastAsia"/>
              </w:rPr>
              <w:t>重量单位</w:t>
            </w:r>
          </w:p>
        </w:tc>
        <w:tc>
          <w:tcPr>
            <w:tcW w:w="4241" w:type="dxa"/>
            <w:vAlign w:val="center"/>
          </w:tcPr>
          <w:p w14:paraId="16787376" w14:textId="77777777" w:rsidR="00B97356" w:rsidRDefault="00B97356" w:rsidP="00F36554">
            <w:r>
              <w:rPr>
                <w:rFonts w:hint="eastAsia"/>
              </w:rPr>
              <w:t>已定，见表初始化数据</w:t>
            </w:r>
          </w:p>
        </w:tc>
      </w:tr>
      <w:tr w:rsidR="00B97356" w14:paraId="7D9A33B9" w14:textId="77777777" w:rsidTr="00F36554">
        <w:trPr>
          <w:trHeight w:val="294"/>
        </w:trPr>
        <w:tc>
          <w:tcPr>
            <w:tcW w:w="2376" w:type="dxa"/>
            <w:vAlign w:val="center"/>
          </w:tcPr>
          <w:p w14:paraId="59C95CDE" w14:textId="77777777" w:rsidR="00B97356" w:rsidRDefault="00B97356" w:rsidP="00F36554">
            <w:r>
              <w:rPr>
                <w:rFonts w:hint="eastAsia"/>
              </w:rPr>
              <w:t>TRAN_COST_CLAUSE</w:t>
            </w:r>
          </w:p>
        </w:tc>
        <w:tc>
          <w:tcPr>
            <w:tcW w:w="1843" w:type="dxa"/>
            <w:vAlign w:val="center"/>
          </w:tcPr>
          <w:p w14:paraId="1CFC95A7" w14:textId="77777777" w:rsidR="00B97356" w:rsidRDefault="00B97356" w:rsidP="00F36554">
            <w:r>
              <w:rPr>
                <w:rFonts w:hint="eastAsia"/>
              </w:rPr>
              <w:t>运费条款</w:t>
            </w:r>
          </w:p>
        </w:tc>
        <w:tc>
          <w:tcPr>
            <w:tcW w:w="4241" w:type="dxa"/>
            <w:vAlign w:val="center"/>
          </w:tcPr>
          <w:p w14:paraId="2105FBD1" w14:textId="77777777" w:rsidR="00B97356" w:rsidRDefault="00B97356" w:rsidP="00F36554">
            <w:r>
              <w:rPr>
                <w:rFonts w:hint="eastAsia"/>
              </w:rPr>
              <w:t>已定，见表初始化数据。可界面维护</w:t>
            </w:r>
          </w:p>
        </w:tc>
      </w:tr>
      <w:tr w:rsidR="00B97356" w14:paraId="514D5F5B" w14:textId="77777777" w:rsidTr="00F36554">
        <w:trPr>
          <w:trHeight w:val="294"/>
        </w:trPr>
        <w:tc>
          <w:tcPr>
            <w:tcW w:w="2376" w:type="dxa"/>
            <w:vAlign w:val="center"/>
          </w:tcPr>
          <w:p w14:paraId="1FBF4642" w14:textId="77777777" w:rsidR="00B97356" w:rsidRDefault="00B97356" w:rsidP="00F36554">
            <w:r>
              <w:rPr>
                <w:rFonts w:hint="eastAsia"/>
              </w:rPr>
              <w:t>TRAN_CLAUSE</w:t>
            </w:r>
          </w:p>
        </w:tc>
        <w:tc>
          <w:tcPr>
            <w:tcW w:w="1843" w:type="dxa"/>
            <w:vAlign w:val="center"/>
          </w:tcPr>
          <w:p w14:paraId="07F703CF" w14:textId="77777777" w:rsidR="00B97356" w:rsidRDefault="00B97356" w:rsidP="00F36554">
            <w:r>
              <w:rPr>
                <w:rFonts w:hint="eastAsia"/>
              </w:rPr>
              <w:t>运输条款</w:t>
            </w:r>
          </w:p>
        </w:tc>
        <w:tc>
          <w:tcPr>
            <w:tcW w:w="4241" w:type="dxa"/>
            <w:vAlign w:val="center"/>
          </w:tcPr>
          <w:p w14:paraId="2A59C7A9" w14:textId="77777777" w:rsidR="00B97356" w:rsidRDefault="00B97356" w:rsidP="00F36554">
            <w:r>
              <w:rPr>
                <w:rFonts w:hint="eastAsia"/>
              </w:rPr>
              <w:t>已定，见表初始化数据。可界面维护</w:t>
            </w:r>
          </w:p>
        </w:tc>
      </w:tr>
      <w:tr w:rsidR="00B97356" w14:paraId="58DC4D2D" w14:textId="77777777" w:rsidTr="00F36554">
        <w:trPr>
          <w:trHeight w:val="294"/>
        </w:trPr>
        <w:tc>
          <w:tcPr>
            <w:tcW w:w="2376" w:type="dxa"/>
            <w:vAlign w:val="center"/>
          </w:tcPr>
          <w:p w14:paraId="20501268" w14:textId="77777777" w:rsidR="00B97356" w:rsidRDefault="00B97356" w:rsidP="00F36554">
            <w:r>
              <w:rPr>
                <w:rFonts w:hint="eastAsia"/>
              </w:rPr>
              <w:t>MONEY_TYPE</w:t>
            </w:r>
          </w:p>
        </w:tc>
        <w:tc>
          <w:tcPr>
            <w:tcW w:w="1843" w:type="dxa"/>
            <w:vAlign w:val="center"/>
          </w:tcPr>
          <w:p w14:paraId="3ADEEC49" w14:textId="77777777" w:rsidR="00B97356" w:rsidRDefault="00B97356" w:rsidP="00F36554">
            <w:r>
              <w:rPr>
                <w:rFonts w:hint="eastAsia"/>
              </w:rPr>
              <w:t>币种</w:t>
            </w:r>
          </w:p>
        </w:tc>
        <w:tc>
          <w:tcPr>
            <w:tcW w:w="4241" w:type="dxa"/>
            <w:vAlign w:val="center"/>
          </w:tcPr>
          <w:p w14:paraId="151B7175" w14:textId="77777777" w:rsidR="00B97356" w:rsidRDefault="00B97356" w:rsidP="00F36554">
            <w:r>
              <w:rPr>
                <w:rFonts w:hint="eastAsia"/>
              </w:rPr>
              <w:t>已定，见表初始化数据。可界面维护</w:t>
            </w:r>
          </w:p>
        </w:tc>
      </w:tr>
      <w:tr w:rsidR="00B97356" w14:paraId="6597FD47" w14:textId="77777777" w:rsidTr="00F36554">
        <w:trPr>
          <w:trHeight w:val="288"/>
        </w:trPr>
        <w:tc>
          <w:tcPr>
            <w:tcW w:w="2376" w:type="dxa"/>
            <w:vAlign w:val="center"/>
          </w:tcPr>
          <w:p w14:paraId="16898F9E" w14:textId="77777777" w:rsidR="00B97356" w:rsidRDefault="00B97356" w:rsidP="00F36554">
            <w:r>
              <w:rPr>
                <w:rFonts w:hint="eastAsia"/>
              </w:rPr>
              <w:t>COST_TYPE</w:t>
            </w:r>
          </w:p>
        </w:tc>
        <w:tc>
          <w:tcPr>
            <w:tcW w:w="1843" w:type="dxa"/>
            <w:vAlign w:val="center"/>
          </w:tcPr>
          <w:p w14:paraId="365752D3" w14:textId="77777777" w:rsidR="00B97356" w:rsidRDefault="00B97356" w:rsidP="00F36554">
            <w:r>
              <w:rPr>
                <w:rFonts w:hint="eastAsia"/>
              </w:rPr>
              <w:t>费用种类</w:t>
            </w:r>
          </w:p>
        </w:tc>
        <w:tc>
          <w:tcPr>
            <w:tcW w:w="4241" w:type="dxa"/>
            <w:vAlign w:val="center"/>
          </w:tcPr>
          <w:p w14:paraId="4F114BDB" w14:textId="77777777" w:rsidR="00B97356" w:rsidRDefault="00B97356" w:rsidP="00F36554">
            <w:r>
              <w:rPr>
                <w:rFonts w:hint="eastAsia"/>
              </w:rPr>
              <w:t>已定，见表初始化数据。可界面维护</w:t>
            </w:r>
          </w:p>
        </w:tc>
      </w:tr>
      <w:tr w:rsidR="00B97356" w14:paraId="46BDB6F5" w14:textId="77777777" w:rsidTr="00F36554">
        <w:trPr>
          <w:trHeight w:val="294"/>
        </w:trPr>
        <w:tc>
          <w:tcPr>
            <w:tcW w:w="2376" w:type="dxa"/>
            <w:vAlign w:val="center"/>
          </w:tcPr>
          <w:p w14:paraId="12DC7C24" w14:textId="77777777" w:rsidR="00B97356" w:rsidRDefault="00B97356" w:rsidP="00F36554">
            <w:r>
              <w:rPr>
                <w:rFonts w:hint="eastAsia"/>
              </w:rPr>
              <w:t>GOODS_TYPE</w:t>
            </w:r>
          </w:p>
        </w:tc>
        <w:tc>
          <w:tcPr>
            <w:tcW w:w="1843" w:type="dxa"/>
            <w:vAlign w:val="center"/>
          </w:tcPr>
          <w:p w14:paraId="2F932169" w14:textId="77777777" w:rsidR="00B97356" w:rsidRDefault="00B97356" w:rsidP="00F36554">
            <w:r>
              <w:rPr>
                <w:rFonts w:hint="eastAsia"/>
              </w:rPr>
              <w:t>货物类型</w:t>
            </w:r>
          </w:p>
        </w:tc>
        <w:tc>
          <w:tcPr>
            <w:tcW w:w="4241" w:type="dxa"/>
            <w:vAlign w:val="center"/>
          </w:tcPr>
          <w:p w14:paraId="3A7572B1" w14:textId="77777777" w:rsidR="00B97356" w:rsidRDefault="00B97356" w:rsidP="00F36554">
            <w:r>
              <w:rPr>
                <w:rFonts w:hint="eastAsia"/>
              </w:rPr>
              <w:t>已定，见表初始化数据。可界面维护</w:t>
            </w:r>
          </w:p>
        </w:tc>
      </w:tr>
      <w:tr w:rsidR="00B97356" w14:paraId="5346537F" w14:textId="77777777" w:rsidTr="00F36554">
        <w:trPr>
          <w:trHeight w:val="294"/>
        </w:trPr>
        <w:tc>
          <w:tcPr>
            <w:tcW w:w="2376" w:type="dxa"/>
            <w:vAlign w:val="center"/>
          </w:tcPr>
          <w:p w14:paraId="7720B9DB" w14:textId="77777777" w:rsidR="00B97356" w:rsidRDefault="00B97356" w:rsidP="00F36554">
            <w:r>
              <w:rPr>
                <w:rFonts w:hint="eastAsia"/>
              </w:rPr>
              <w:t>WRAP_TYPE</w:t>
            </w:r>
          </w:p>
        </w:tc>
        <w:tc>
          <w:tcPr>
            <w:tcW w:w="1843" w:type="dxa"/>
            <w:vAlign w:val="center"/>
          </w:tcPr>
          <w:p w14:paraId="3D86F321" w14:textId="77777777" w:rsidR="00B97356" w:rsidRDefault="00B97356" w:rsidP="00F36554">
            <w:r>
              <w:rPr>
                <w:rFonts w:hint="eastAsia"/>
              </w:rPr>
              <w:t>包装类型</w:t>
            </w:r>
          </w:p>
        </w:tc>
        <w:tc>
          <w:tcPr>
            <w:tcW w:w="4241" w:type="dxa"/>
            <w:vAlign w:val="center"/>
          </w:tcPr>
          <w:p w14:paraId="7D2A1A77" w14:textId="77777777" w:rsidR="00B97356" w:rsidRDefault="00B97356" w:rsidP="00F36554">
            <w:r>
              <w:rPr>
                <w:rFonts w:hint="eastAsia"/>
              </w:rPr>
              <w:t>已定，见表初始化数据。可界面维护</w:t>
            </w:r>
          </w:p>
        </w:tc>
      </w:tr>
      <w:tr w:rsidR="00B97356" w14:paraId="1BF9BBCE" w14:textId="77777777" w:rsidTr="00F36554">
        <w:trPr>
          <w:trHeight w:val="294"/>
        </w:trPr>
        <w:tc>
          <w:tcPr>
            <w:tcW w:w="2376" w:type="dxa"/>
            <w:vAlign w:val="center"/>
          </w:tcPr>
          <w:p w14:paraId="4BFE0A2D" w14:textId="77777777" w:rsidR="00B97356" w:rsidRDefault="00B97356" w:rsidP="00F36554">
            <w:r>
              <w:rPr>
                <w:rFonts w:hint="eastAsia"/>
              </w:rPr>
              <w:t>LINE_BUSITYPE</w:t>
            </w:r>
          </w:p>
        </w:tc>
        <w:tc>
          <w:tcPr>
            <w:tcW w:w="1843" w:type="dxa"/>
            <w:vAlign w:val="center"/>
          </w:tcPr>
          <w:p w14:paraId="6BD92E6C" w14:textId="77777777" w:rsidR="00B97356" w:rsidRDefault="00B97356" w:rsidP="00F36554">
            <w:r>
              <w:rPr>
                <w:rFonts w:hint="eastAsia"/>
              </w:rPr>
              <w:t>航线运营类型</w:t>
            </w:r>
          </w:p>
        </w:tc>
        <w:tc>
          <w:tcPr>
            <w:tcW w:w="4241" w:type="dxa"/>
            <w:vAlign w:val="center"/>
          </w:tcPr>
          <w:p w14:paraId="05D6C96B" w14:textId="77777777" w:rsidR="00B97356" w:rsidRDefault="00B97356" w:rsidP="00F36554">
            <w:r>
              <w:rPr>
                <w:rFonts w:hint="eastAsia"/>
              </w:rPr>
              <w:t>已定，见表初始化数据。可界面维护</w:t>
            </w:r>
          </w:p>
        </w:tc>
      </w:tr>
      <w:tr w:rsidR="00B97356" w14:paraId="3927B60E" w14:textId="77777777" w:rsidTr="00F36554">
        <w:trPr>
          <w:trHeight w:val="294"/>
        </w:trPr>
        <w:tc>
          <w:tcPr>
            <w:tcW w:w="2376" w:type="dxa"/>
            <w:vAlign w:val="center"/>
          </w:tcPr>
          <w:p w14:paraId="56A68E93" w14:textId="77777777" w:rsidR="00B97356" w:rsidRDefault="00B97356" w:rsidP="00F36554">
            <w:r>
              <w:t>DISCHARGE_TRAN_WAY</w:t>
            </w:r>
          </w:p>
        </w:tc>
        <w:tc>
          <w:tcPr>
            <w:tcW w:w="1843" w:type="dxa"/>
            <w:vAlign w:val="center"/>
          </w:tcPr>
          <w:p w14:paraId="4EB874D8" w14:textId="77777777" w:rsidR="00B97356" w:rsidRDefault="00B97356" w:rsidP="00F36554">
            <w:r>
              <w:rPr>
                <w:rFonts w:hint="eastAsia"/>
              </w:rPr>
              <w:t>二程运输方式</w:t>
            </w:r>
          </w:p>
        </w:tc>
        <w:tc>
          <w:tcPr>
            <w:tcW w:w="4241" w:type="dxa"/>
            <w:vAlign w:val="center"/>
          </w:tcPr>
          <w:p w14:paraId="15675B56" w14:textId="77777777" w:rsidR="00B97356" w:rsidRDefault="00B97356" w:rsidP="00F36554">
            <w:r>
              <w:rPr>
                <w:rFonts w:hint="eastAsia"/>
              </w:rPr>
              <w:t>已定，见表初始化数据。可界面维护</w:t>
            </w:r>
          </w:p>
        </w:tc>
      </w:tr>
    </w:tbl>
    <w:p w14:paraId="437FF953" w14:textId="77777777" w:rsidR="00B97356" w:rsidRDefault="00B97356" w:rsidP="00B97356"/>
    <w:p w14:paraId="1F8CAE82" w14:textId="77777777" w:rsidR="00B97356" w:rsidRDefault="00B97356" w:rsidP="00B97356">
      <w:r>
        <w:rPr>
          <w:rFonts w:hint="eastAsia"/>
        </w:rPr>
        <w:t>DICT_TYPE</w:t>
      </w:r>
      <w:r>
        <w:rPr>
          <w:rFonts w:hint="eastAsia"/>
        </w:rPr>
        <w:t>”字典类型加入两个订舱时使用的类型字段。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1843"/>
        <w:gridCol w:w="4241"/>
      </w:tblGrid>
      <w:tr w:rsidR="00B97356" w14:paraId="7F9E38C1" w14:textId="77777777" w:rsidTr="00F36554">
        <w:trPr>
          <w:trHeight w:val="285"/>
        </w:trPr>
        <w:tc>
          <w:tcPr>
            <w:tcW w:w="2376" w:type="dxa"/>
            <w:shd w:val="clear" w:color="auto" w:fill="D9D9D9"/>
            <w:vAlign w:val="center"/>
          </w:tcPr>
          <w:p w14:paraId="730F8465" w14:textId="77777777" w:rsidR="00B97356" w:rsidRDefault="00B97356" w:rsidP="00F36554">
            <w:r>
              <w:rPr>
                <w:rFonts w:hint="eastAsia"/>
              </w:rPr>
              <w:t>字典类型代码</w:t>
            </w:r>
            <w:r>
              <w:rPr>
                <w:rFonts w:hint="eastAsia"/>
              </w:rPr>
              <w:t>(DICT_TYPE)</w:t>
            </w:r>
          </w:p>
        </w:tc>
        <w:tc>
          <w:tcPr>
            <w:tcW w:w="1843" w:type="dxa"/>
            <w:shd w:val="clear" w:color="auto" w:fill="D9D9D9"/>
            <w:vAlign w:val="center"/>
          </w:tcPr>
          <w:p w14:paraId="3557085C" w14:textId="77777777" w:rsidR="00B97356" w:rsidRDefault="00B97356" w:rsidP="00F36554">
            <w:r>
              <w:rPr>
                <w:rFonts w:hint="eastAsia"/>
              </w:rPr>
              <w:t>代表字段</w:t>
            </w:r>
          </w:p>
        </w:tc>
        <w:tc>
          <w:tcPr>
            <w:tcW w:w="4241" w:type="dxa"/>
            <w:shd w:val="clear" w:color="auto" w:fill="D9D9D9"/>
            <w:vAlign w:val="center"/>
          </w:tcPr>
          <w:p w14:paraId="66E87A06" w14:textId="77777777" w:rsidR="00B97356" w:rsidRDefault="00B97356" w:rsidP="00F36554">
            <w:r>
              <w:rPr>
                <w:rFonts w:hint="eastAsia"/>
              </w:rPr>
              <w:t>内容</w:t>
            </w:r>
          </w:p>
        </w:tc>
      </w:tr>
      <w:tr w:rsidR="00B97356" w14:paraId="48AA1568" w14:textId="77777777" w:rsidTr="00F36554">
        <w:trPr>
          <w:trHeight w:val="285"/>
        </w:trPr>
        <w:tc>
          <w:tcPr>
            <w:tcW w:w="2376" w:type="dxa"/>
            <w:vAlign w:val="center"/>
          </w:tcPr>
          <w:p w14:paraId="73F438A0" w14:textId="77777777" w:rsidR="00B97356" w:rsidRDefault="00B97356" w:rsidP="00F36554">
            <w:r>
              <w:rPr>
                <w:rFonts w:hint="eastAsia"/>
              </w:rPr>
              <w:t>ORDER_CHECK_WAY</w:t>
            </w:r>
          </w:p>
        </w:tc>
        <w:tc>
          <w:tcPr>
            <w:tcW w:w="1843" w:type="dxa"/>
            <w:vAlign w:val="center"/>
          </w:tcPr>
          <w:p w14:paraId="7B2D3D58" w14:textId="77777777" w:rsidR="00B97356" w:rsidRDefault="00B97356" w:rsidP="00F36554">
            <w:r>
              <w:rPr>
                <w:rFonts w:hint="eastAsia"/>
              </w:rPr>
              <w:t>托运方式</w:t>
            </w:r>
          </w:p>
        </w:tc>
        <w:tc>
          <w:tcPr>
            <w:tcW w:w="4241" w:type="dxa"/>
            <w:vAlign w:val="center"/>
          </w:tcPr>
          <w:p w14:paraId="1197567A" w14:textId="77777777" w:rsidR="00B97356" w:rsidRDefault="00B97356" w:rsidP="00F36554">
            <w:r>
              <w:rPr>
                <w:rFonts w:hint="eastAsia"/>
              </w:rPr>
              <w:t>CODE    NAME</w:t>
            </w:r>
          </w:p>
          <w:p w14:paraId="75DD4362" w14:textId="77777777" w:rsidR="00B97356" w:rsidRDefault="00B97356" w:rsidP="00F36554">
            <w:pPr>
              <w:rPr>
                <w:b/>
              </w:rPr>
            </w:pPr>
            <w:r>
              <w:rPr>
                <w:rFonts w:hint="eastAsia"/>
                <w:b/>
              </w:rPr>
              <w:t>27       Door to Door</w:t>
            </w:r>
          </w:p>
          <w:p w14:paraId="446F083A" w14:textId="77777777" w:rsidR="00B97356" w:rsidRDefault="00B97356" w:rsidP="00F36554">
            <w:pPr>
              <w:rPr>
                <w:b/>
              </w:rPr>
            </w:pPr>
            <w:r>
              <w:rPr>
                <w:rFonts w:hint="eastAsia"/>
                <w:b/>
              </w:rPr>
              <w:t>28       Door to Pier</w:t>
            </w:r>
          </w:p>
          <w:p w14:paraId="729B7C33" w14:textId="77777777" w:rsidR="00B97356" w:rsidRDefault="00B97356" w:rsidP="00F36554">
            <w:pPr>
              <w:rPr>
                <w:b/>
              </w:rPr>
            </w:pPr>
            <w:r>
              <w:rPr>
                <w:rFonts w:hint="eastAsia"/>
                <w:b/>
              </w:rPr>
              <w:t>29       Pier to Door</w:t>
            </w:r>
          </w:p>
          <w:p w14:paraId="51F89647" w14:textId="77777777" w:rsidR="00B97356" w:rsidRDefault="00B97356" w:rsidP="00F36554">
            <w:r>
              <w:rPr>
                <w:rFonts w:hint="eastAsia"/>
                <w:b/>
              </w:rPr>
              <w:t xml:space="preserve">30       Pier to Pier </w:t>
            </w:r>
          </w:p>
        </w:tc>
      </w:tr>
      <w:tr w:rsidR="00B97356" w14:paraId="66BB8FB4" w14:textId="77777777" w:rsidTr="00F36554">
        <w:trPr>
          <w:trHeight w:val="285"/>
        </w:trPr>
        <w:tc>
          <w:tcPr>
            <w:tcW w:w="2376" w:type="dxa"/>
            <w:vAlign w:val="center"/>
          </w:tcPr>
          <w:p w14:paraId="40041B09" w14:textId="77777777" w:rsidR="00B97356" w:rsidRDefault="00B97356" w:rsidP="00F36554">
            <w:r>
              <w:rPr>
                <w:rFonts w:hint="eastAsia"/>
              </w:rPr>
              <w:t>ORDER_TRAN_WAY</w:t>
            </w:r>
          </w:p>
        </w:tc>
        <w:tc>
          <w:tcPr>
            <w:tcW w:w="1843" w:type="dxa"/>
            <w:vAlign w:val="center"/>
          </w:tcPr>
          <w:p w14:paraId="788E0374" w14:textId="77777777" w:rsidR="00B97356" w:rsidRDefault="00B97356" w:rsidP="00F36554">
            <w:r>
              <w:rPr>
                <w:rFonts w:hint="eastAsia"/>
              </w:rPr>
              <w:t>运输方式</w:t>
            </w:r>
          </w:p>
        </w:tc>
        <w:tc>
          <w:tcPr>
            <w:tcW w:w="4241" w:type="dxa"/>
            <w:vAlign w:val="center"/>
          </w:tcPr>
          <w:p w14:paraId="7B277B83" w14:textId="77777777" w:rsidR="00B97356" w:rsidRDefault="00B97356" w:rsidP="00F36554">
            <w:r>
              <w:rPr>
                <w:rFonts w:hint="eastAsia"/>
              </w:rPr>
              <w:t>CODE    NAME</w:t>
            </w:r>
          </w:p>
          <w:p w14:paraId="34BA52E4" w14:textId="77777777" w:rsidR="00B97356" w:rsidRDefault="00B97356" w:rsidP="00F36554">
            <w:pPr>
              <w:rPr>
                <w:b/>
              </w:rPr>
            </w:pPr>
            <w:r>
              <w:rPr>
                <w:rFonts w:hint="eastAsia"/>
                <w:b/>
              </w:rPr>
              <w:t>2       LCL/LCL</w:t>
            </w:r>
            <w:r>
              <w:rPr>
                <w:rFonts w:hint="eastAsia"/>
                <w:b/>
              </w:rPr>
              <w:tab/>
            </w:r>
          </w:p>
          <w:p w14:paraId="6B0AC9DF" w14:textId="77777777" w:rsidR="00B97356" w:rsidRDefault="00B97356" w:rsidP="00F36554">
            <w:pPr>
              <w:rPr>
                <w:b/>
              </w:rPr>
            </w:pPr>
            <w:r>
              <w:rPr>
                <w:rFonts w:hint="eastAsia"/>
                <w:b/>
              </w:rPr>
              <w:t>3       FCL/FCL</w:t>
            </w:r>
            <w:r>
              <w:rPr>
                <w:rFonts w:hint="eastAsia"/>
                <w:b/>
              </w:rPr>
              <w:tab/>
            </w:r>
          </w:p>
          <w:p w14:paraId="17EF5013" w14:textId="77777777" w:rsidR="00B97356" w:rsidRDefault="00B97356" w:rsidP="00F36554">
            <w:pPr>
              <w:rPr>
                <w:b/>
              </w:rPr>
            </w:pPr>
            <w:r>
              <w:rPr>
                <w:rFonts w:hint="eastAsia"/>
                <w:b/>
              </w:rPr>
              <w:t>4       FCL/LCL</w:t>
            </w:r>
            <w:r>
              <w:rPr>
                <w:rFonts w:hint="eastAsia"/>
                <w:b/>
              </w:rPr>
              <w:tab/>
            </w:r>
          </w:p>
          <w:p w14:paraId="52DF9748" w14:textId="77777777" w:rsidR="00B97356" w:rsidRDefault="00B97356" w:rsidP="00F36554">
            <w:r>
              <w:rPr>
                <w:rFonts w:hint="eastAsia"/>
                <w:b/>
              </w:rPr>
              <w:t>5       LCL/FCL</w:t>
            </w:r>
          </w:p>
        </w:tc>
      </w:tr>
    </w:tbl>
    <w:p w14:paraId="4484D178"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74"/>
        <w:gridCol w:w="1736"/>
        <w:gridCol w:w="2520"/>
        <w:gridCol w:w="1991"/>
      </w:tblGrid>
      <w:tr w:rsidR="00B97356" w14:paraId="70E001AA" w14:textId="77777777" w:rsidTr="00F36554">
        <w:tc>
          <w:tcPr>
            <w:tcW w:w="2274" w:type="dxa"/>
            <w:shd w:val="clear" w:color="auto" w:fill="CCCCCC"/>
          </w:tcPr>
          <w:p w14:paraId="3664C3B5" w14:textId="77777777" w:rsidR="00B97356" w:rsidRDefault="00B97356" w:rsidP="00F36554">
            <w:r>
              <w:rPr>
                <w:rFonts w:hint="eastAsia"/>
              </w:rPr>
              <w:t>DICT_TYPE</w:t>
            </w:r>
          </w:p>
        </w:tc>
        <w:tc>
          <w:tcPr>
            <w:tcW w:w="1736" w:type="dxa"/>
            <w:shd w:val="clear" w:color="auto" w:fill="CCCCCC"/>
          </w:tcPr>
          <w:p w14:paraId="52B4CBCC" w14:textId="77777777" w:rsidR="00B97356" w:rsidRDefault="00B97356" w:rsidP="00F36554">
            <w:r>
              <w:rPr>
                <w:rFonts w:hint="eastAsia"/>
              </w:rPr>
              <w:t>DICT_CODE</w:t>
            </w:r>
          </w:p>
        </w:tc>
        <w:tc>
          <w:tcPr>
            <w:tcW w:w="2520" w:type="dxa"/>
            <w:shd w:val="clear" w:color="auto" w:fill="CCCCCC"/>
          </w:tcPr>
          <w:p w14:paraId="7CFB312A" w14:textId="77777777" w:rsidR="00B97356" w:rsidRDefault="00B97356" w:rsidP="00F36554">
            <w:r>
              <w:rPr>
                <w:rFonts w:hint="eastAsia"/>
              </w:rPr>
              <w:t>DICT_NAME_CN</w:t>
            </w:r>
          </w:p>
        </w:tc>
        <w:tc>
          <w:tcPr>
            <w:tcW w:w="1991" w:type="dxa"/>
            <w:shd w:val="clear" w:color="auto" w:fill="CCCCCC"/>
          </w:tcPr>
          <w:p w14:paraId="4B9A1337" w14:textId="77777777" w:rsidR="00B97356" w:rsidRDefault="00B97356" w:rsidP="00F36554">
            <w:r>
              <w:rPr>
                <w:rFonts w:hint="eastAsia"/>
              </w:rPr>
              <w:t>DICT_CODE_DESC</w:t>
            </w:r>
          </w:p>
        </w:tc>
      </w:tr>
      <w:tr w:rsidR="00B97356" w14:paraId="1FCCC39B" w14:textId="77777777" w:rsidTr="00F36554">
        <w:tc>
          <w:tcPr>
            <w:tcW w:w="2274" w:type="dxa"/>
          </w:tcPr>
          <w:p w14:paraId="5CACCB0C" w14:textId="77777777" w:rsidR="00B97356" w:rsidRDefault="00B97356" w:rsidP="00F36554">
            <w:r>
              <w:rPr>
                <w:rFonts w:hint="eastAsia"/>
              </w:rPr>
              <w:t>USER_CLASS</w:t>
            </w:r>
          </w:p>
        </w:tc>
        <w:tc>
          <w:tcPr>
            <w:tcW w:w="1736" w:type="dxa"/>
          </w:tcPr>
          <w:p w14:paraId="6BF66199" w14:textId="77777777" w:rsidR="00B97356" w:rsidRDefault="00B97356" w:rsidP="00F36554">
            <w:r>
              <w:rPr>
                <w:rFonts w:hint="eastAsia"/>
              </w:rPr>
              <w:t>ROUTE</w:t>
            </w:r>
          </w:p>
        </w:tc>
        <w:tc>
          <w:tcPr>
            <w:tcW w:w="2520" w:type="dxa"/>
          </w:tcPr>
          <w:p w14:paraId="660B2D68" w14:textId="77777777" w:rsidR="00B97356" w:rsidRDefault="00B97356" w:rsidP="00F36554">
            <w:r>
              <w:rPr>
                <w:rFonts w:hint="eastAsia"/>
              </w:rPr>
              <w:t>航线</w:t>
            </w:r>
          </w:p>
        </w:tc>
        <w:tc>
          <w:tcPr>
            <w:tcW w:w="1991" w:type="dxa"/>
          </w:tcPr>
          <w:p w14:paraId="55D9CE50" w14:textId="77777777" w:rsidR="00B97356" w:rsidRDefault="00B97356" w:rsidP="00F36554">
            <w:r>
              <w:rPr>
                <w:rFonts w:hint="eastAsia"/>
              </w:rPr>
              <w:t>用户分类</w:t>
            </w:r>
          </w:p>
        </w:tc>
      </w:tr>
      <w:tr w:rsidR="00B97356" w14:paraId="79DFBB61" w14:textId="77777777" w:rsidTr="00F36554">
        <w:tc>
          <w:tcPr>
            <w:tcW w:w="2274" w:type="dxa"/>
          </w:tcPr>
          <w:p w14:paraId="0D78E468" w14:textId="77777777" w:rsidR="00B97356" w:rsidRDefault="00B97356" w:rsidP="00F36554">
            <w:r>
              <w:rPr>
                <w:rFonts w:hint="eastAsia"/>
              </w:rPr>
              <w:t>USER_CLASS</w:t>
            </w:r>
          </w:p>
        </w:tc>
        <w:tc>
          <w:tcPr>
            <w:tcW w:w="1736" w:type="dxa"/>
          </w:tcPr>
          <w:p w14:paraId="71DF2E1D" w14:textId="77777777" w:rsidR="00B97356" w:rsidRDefault="00B97356" w:rsidP="00F36554">
            <w:r>
              <w:rPr>
                <w:rFonts w:hint="eastAsia"/>
              </w:rPr>
              <w:t>SALES</w:t>
            </w:r>
          </w:p>
        </w:tc>
        <w:tc>
          <w:tcPr>
            <w:tcW w:w="2520" w:type="dxa"/>
          </w:tcPr>
          <w:p w14:paraId="19F9018E" w14:textId="77777777" w:rsidR="00B97356" w:rsidRDefault="00B97356" w:rsidP="00F36554">
            <w:r>
              <w:rPr>
                <w:rFonts w:hint="eastAsia"/>
              </w:rPr>
              <w:t>销售</w:t>
            </w:r>
          </w:p>
        </w:tc>
        <w:tc>
          <w:tcPr>
            <w:tcW w:w="1991" w:type="dxa"/>
          </w:tcPr>
          <w:p w14:paraId="00BD512C" w14:textId="77777777" w:rsidR="00B97356" w:rsidRDefault="00B97356" w:rsidP="00F36554">
            <w:r>
              <w:rPr>
                <w:rFonts w:hint="eastAsia"/>
              </w:rPr>
              <w:t>用户分类</w:t>
            </w:r>
          </w:p>
        </w:tc>
      </w:tr>
      <w:tr w:rsidR="00B97356" w14:paraId="59F2E2C4" w14:textId="77777777" w:rsidTr="00F36554">
        <w:tc>
          <w:tcPr>
            <w:tcW w:w="2274" w:type="dxa"/>
          </w:tcPr>
          <w:p w14:paraId="17247380" w14:textId="77777777" w:rsidR="00B97356" w:rsidRDefault="00B97356" w:rsidP="00F36554">
            <w:r>
              <w:rPr>
                <w:rFonts w:hint="eastAsia"/>
              </w:rPr>
              <w:t>USER_CLASS</w:t>
            </w:r>
          </w:p>
        </w:tc>
        <w:tc>
          <w:tcPr>
            <w:tcW w:w="1736" w:type="dxa"/>
          </w:tcPr>
          <w:p w14:paraId="6C6FACDF" w14:textId="77777777" w:rsidR="00B97356" w:rsidRDefault="00B97356" w:rsidP="00F36554">
            <w:r>
              <w:rPr>
                <w:rFonts w:hint="eastAsia"/>
              </w:rPr>
              <w:t>SERVICE</w:t>
            </w:r>
          </w:p>
        </w:tc>
        <w:tc>
          <w:tcPr>
            <w:tcW w:w="2520" w:type="dxa"/>
          </w:tcPr>
          <w:p w14:paraId="1347C9C5" w14:textId="77777777" w:rsidR="00B97356" w:rsidRDefault="00B97356" w:rsidP="00F36554">
            <w:r>
              <w:rPr>
                <w:rFonts w:hint="eastAsia"/>
              </w:rPr>
              <w:t>客服</w:t>
            </w:r>
          </w:p>
        </w:tc>
        <w:tc>
          <w:tcPr>
            <w:tcW w:w="1991" w:type="dxa"/>
          </w:tcPr>
          <w:p w14:paraId="44144DA1" w14:textId="77777777" w:rsidR="00B97356" w:rsidRDefault="00B97356" w:rsidP="00F36554">
            <w:r>
              <w:rPr>
                <w:rFonts w:hint="eastAsia"/>
              </w:rPr>
              <w:t>用户分类</w:t>
            </w:r>
          </w:p>
        </w:tc>
      </w:tr>
      <w:tr w:rsidR="00B97356" w14:paraId="44C92772" w14:textId="77777777" w:rsidTr="00F36554">
        <w:tc>
          <w:tcPr>
            <w:tcW w:w="2274" w:type="dxa"/>
          </w:tcPr>
          <w:p w14:paraId="55F26BC4" w14:textId="77777777" w:rsidR="00B97356" w:rsidRDefault="00B97356" w:rsidP="00F36554">
            <w:r>
              <w:rPr>
                <w:rFonts w:hint="eastAsia"/>
              </w:rPr>
              <w:t>USER_CLASS</w:t>
            </w:r>
          </w:p>
        </w:tc>
        <w:tc>
          <w:tcPr>
            <w:tcW w:w="1736" w:type="dxa"/>
          </w:tcPr>
          <w:p w14:paraId="501D33FD" w14:textId="77777777" w:rsidR="00B97356" w:rsidRDefault="00B97356" w:rsidP="00F36554">
            <w:r>
              <w:rPr>
                <w:rFonts w:hint="eastAsia"/>
              </w:rPr>
              <w:t>ADMIN</w:t>
            </w:r>
          </w:p>
        </w:tc>
        <w:tc>
          <w:tcPr>
            <w:tcW w:w="2520" w:type="dxa"/>
          </w:tcPr>
          <w:p w14:paraId="0B605F6F" w14:textId="77777777" w:rsidR="00B97356" w:rsidRDefault="00B97356" w:rsidP="00F36554">
            <w:r>
              <w:rPr>
                <w:rFonts w:hint="eastAsia"/>
              </w:rPr>
              <w:t>管理员</w:t>
            </w:r>
          </w:p>
        </w:tc>
        <w:tc>
          <w:tcPr>
            <w:tcW w:w="1991" w:type="dxa"/>
          </w:tcPr>
          <w:p w14:paraId="0B39D5BB" w14:textId="77777777" w:rsidR="00B97356" w:rsidRDefault="00B97356" w:rsidP="00F36554">
            <w:r>
              <w:rPr>
                <w:rFonts w:hint="eastAsia"/>
              </w:rPr>
              <w:t>用户分类</w:t>
            </w:r>
          </w:p>
        </w:tc>
      </w:tr>
    </w:tbl>
    <w:p w14:paraId="73FB2950" w14:textId="77777777" w:rsidR="00B97356" w:rsidRDefault="00B97356" w:rsidP="00B97356"/>
    <w:p w14:paraId="056CC74B" w14:textId="77777777" w:rsidR="00B97356" w:rsidRDefault="00B97356" w:rsidP="00B97356">
      <w:r>
        <w:rPr>
          <w:rFonts w:hint="eastAsia"/>
        </w:rPr>
        <w:t>查询语句样例：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1BD86C31" w14:textId="77777777" w:rsidTr="00F36554">
        <w:trPr>
          <w:trHeight w:val="707"/>
        </w:trPr>
        <w:tc>
          <w:tcPr>
            <w:tcW w:w="8528" w:type="dxa"/>
          </w:tcPr>
          <w:p w14:paraId="39264B02" w14:textId="77777777" w:rsidR="00B97356" w:rsidRDefault="00B97356" w:rsidP="00F36554">
            <w:pPr>
              <w:widowControl w:val="0"/>
              <w:autoSpaceDE w:val="0"/>
              <w:autoSpaceDN w:val="0"/>
              <w:rPr>
                <w:rFonts w:ascii="Î¢ÈíÑÅºÚ" w:eastAsia="Î¢ÈíÑÅºÚ" w:hAnsi="Î¢ÈíÑÅºÚ"/>
                <w:color w:val="000000"/>
                <w:sz w:val="22"/>
                <w:highlight w:val="white"/>
              </w:rPr>
            </w:pPr>
            <w:r>
              <w:rPr>
                <w:rFonts w:ascii="Î¢ÈíÑÅºÚ" w:eastAsia="Î¢ÈíÑÅºÚ" w:hAnsi="Î¢ÈíÑÅºÚ" w:hint="eastAsia"/>
                <w:color w:val="008080"/>
                <w:sz w:val="22"/>
                <w:highlight w:val="white"/>
              </w:rPr>
              <w:t>select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from</w:t>
            </w:r>
            <w:r>
              <w:rPr>
                <w:rFonts w:ascii="Î¢ÈíÑÅºÚ" w:eastAsia="Î¢ÈíÑÅºÚ" w:hAnsi="Î¢ÈíÑÅºÚ" w:hint="eastAsia"/>
                <w:color w:val="000000"/>
                <w:sz w:val="22"/>
                <w:highlight w:val="white"/>
              </w:rPr>
              <w:t xml:space="preserve"> dict_code </w:t>
            </w:r>
          </w:p>
          <w:p w14:paraId="0D185F80" w14:textId="77777777" w:rsidR="00B97356" w:rsidRDefault="00B97356" w:rsidP="00F36554">
            <w:pPr>
              <w:widowControl w:val="0"/>
              <w:autoSpaceDE w:val="0"/>
              <w:autoSpaceDN w:val="0"/>
              <w:rPr>
                <w:rFonts w:ascii="Î¢ÈíÑÅºÚ" w:eastAsia="Î¢ÈíÑÅºÚ" w:hAnsi="Î¢ÈíÑÅºÚ"/>
                <w:color w:val="000000"/>
                <w:sz w:val="22"/>
                <w:highlight w:val="white"/>
              </w:rPr>
            </w:pP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where</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owner_seq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FF"/>
                <w:sz w:val="22"/>
                <w:highlight w:val="white"/>
              </w:rPr>
              <w:t>0</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or</w:t>
            </w:r>
            <w:r>
              <w:rPr>
                <w:rFonts w:ascii="Î¢ÈíÑÅºÚ" w:eastAsia="Î¢ÈíÑÅºÚ" w:hAnsi="Î¢ÈíÑÅºÚ" w:hint="eastAsia"/>
                <w:color w:val="000000"/>
                <w:sz w:val="22"/>
                <w:highlight w:val="white"/>
              </w:rPr>
              <w:t xml:space="preserve"> owner_seq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FF"/>
                <w:sz w:val="22"/>
                <w:highlight w:val="white"/>
              </w:rPr>
              <w:t>船公司OWNER_SEQ</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w:t>
            </w:r>
          </w:p>
          <w:p w14:paraId="7B1467D2" w14:textId="77777777" w:rsidR="00B97356" w:rsidRDefault="00B97356" w:rsidP="00F36554">
            <w:pPr>
              <w:widowControl w:val="0"/>
              <w:autoSpaceDE w:val="0"/>
              <w:autoSpaceDN w:val="0"/>
              <w:rPr>
                <w:rFonts w:ascii="Î¢ÈíÑÅºÚ" w:eastAsia="Î¢ÈíÑÅºÚ" w:hAnsi="Î¢ÈíÑÅºÚ"/>
                <w:color w:val="000000"/>
                <w:sz w:val="22"/>
                <w:highlight w:val="white"/>
              </w:rPr>
            </w:pP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and</w:t>
            </w:r>
            <w:r>
              <w:rPr>
                <w:rFonts w:ascii="Î¢ÈíÑÅºÚ" w:eastAsia="Î¢ÈíÑÅºÚ" w:hAnsi="Î¢ÈíÑÅºÚ" w:hint="eastAsia"/>
                <w:color w:val="000000"/>
                <w:sz w:val="22"/>
                <w:highlight w:val="white"/>
              </w:rPr>
              <w:t xml:space="preserve"> status</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FF"/>
                <w:sz w:val="22"/>
                <w:highlight w:val="white"/>
              </w:rPr>
              <w:t>10</w:t>
            </w:r>
            <w:r>
              <w:rPr>
                <w:rFonts w:ascii="Î¢ÈíÑÅºÚ" w:eastAsia="Î¢ÈíÑÅºÚ" w:hAnsi="Î¢ÈíÑÅºÚ" w:hint="eastAsia"/>
                <w:color w:val="000000"/>
                <w:sz w:val="22"/>
                <w:highlight w:val="white"/>
              </w:rPr>
              <w:t xml:space="preserve"> </w:t>
            </w:r>
          </w:p>
          <w:p w14:paraId="58DFD794" w14:textId="77777777" w:rsidR="00B97356" w:rsidRDefault="00B97356" w:rsidP="00F36554">
            <w:pPr>
              <w:widowControl w:val="0"/>
              <w:autoSpaceDE w:val="0"/>
              <w:autoSpaceDN w:val="0"/>
              <w:rPr>
                <w:rFonts w:ascii="Î¢ÈíÑÅºÚ" w:eastAsia="Î¢ÈíÑÅºÚ" w:hAnsi="Î¢ÈíÑÅºÚ"/>
                <w:color w:val="000000"/>
                <w:sz w:val="22"/>
                <w:highlight w:val="white"/>
              </w:rPr>
            </w:pP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and</w:t>
            </w:r>
            <w:r>
              <w:rPr>
                <w:rFonts w:ascii="Î¢ÈíÑÅºÚ" w:eastAsia="Î¢ÈíÑÅºÚ" w:hAnsi="Î¢ÈíÑÅºÚ" w:hint="eastAsia"/>
                <w:color w:val="000000"/>
                <w:sz w:val="22"/>
                <w:highlight w:val="white"/>
              </w:rPr>
              <w:t xml:space="preserve"> dict_type</w:t>
            </w:r>
            <w:r>
              <w:rPr>
                <w:rFonts w:ascii="Î¢ÈíÑÅºÚ" w:eastAsia="Î¢ÈíÑÅºÚ" w:hAnsi="Î¢ÈíÑÅºÚ" w:hint="eastAsia"/>
                <w:color w:val="000080"/>
                <w:sz w:val="22"/>
                <w:highlight w:val="white"/>
              </w:rPr>
              <w:t>=</w:t>
            </w:r>
            <w:r>
              <w:rPr>
                <w:rFonts w:ascii="Î¢ÈíÑÅºÚ" w:eastAsia="Î¢ÈíÑÅºÚ" w:hAnsi="Î¢ÈíÑÅºÚ" w:hint="eastAsia"/>
                <w:color w:val="0000FF"/>
                <w:sz w:val="22"/>
                <w:highlight w:val="white"/>
              </w:rPr>
              <w:t>'数据类型'</w:t>
            </w:r>
          </w:p>
          <w:p w14:paraId="1E5E1F03" w14:textId="77777777" w:rsidR="00B97356" w:rsidRDefault="00B97356" w:rsidP="00F36554">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and</w:t>
            </w:r>
            <w:r>
              <w:rPr>
                <w:rFonts w:ascii="Î¢ÈíÑÅºÚ" w:eastAsia="Î¢ÈíÑÅºÚ" w:hAnsi="Î¢ÈíÑÅºÚ" w:hint="eastAsia"/>
                <w:color w:val="000000"/>
                <w:sz w:val="22"/>
                <w:highlight w:val="white"/>
              </w:rPr>
              <w:t xml:space="preserve"> cover_codes </w:t>
            </w:r>
            <w:r>
              <w:rPr>
                <w:rFonts w:ascii="Î¢ÈíÑÅºÚ" w:eastAsia="Î¢ÈíÑÅºÚ" w:hAnsi="Î¢ÈíÑÅºÚ" w:hint="eastAsia"/>
                <w:color w:val="008080"/>
                <w:sz w:val="22"/>
                <w:highlight w:val="white"/>
              </w:rPr>
              <w:t>not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like</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FF"/>
                <w:sz w:val="22"/>
                <w:highlight w:val="white"/>
              </w:rPr>
              <w:t>'%,船公司OWNER_SEQ,%'</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order</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by</w:t>
            </w:r>
            <w:r>
              <w:rPr>
                <w:rFonts w:ascii="Î¢ÈíÑÅºÚ" w:eastAsia="Î¢ÈíÑÅºÚ" w:hAnsi="Î¢ÈíÑÅºÚ" w:hint="eastAsia"/>
                <w:color w:val="000000"/>
                <w:sz w:val="22"/>
                <w:highlight w:val="white"/>
              </w:rPr>
              <w:t xml:space="preserve"> create_date</w:t>
            </w:r>
          </w:p>
        </w:tc>
      </w:tr>
    </w:tbl>
    <w:p w14:paraId="58BB4CD2" w14:textId="77777777" w:rsidR="00B97356" w:rsidRDefault="00B97356" w:rsidP="00B97356">
      <w:pPr>
        <w:pStyle w:val="4"/>
        <w:tabs>
          <w:tab w:val="clear" w:pos="864"/>
        </w:tabs>
        <w:ind w:right="180"/>
      </w:pPr>
      <w:r>
        <w:rPr>
          <w:rFonts w:hint="eastAsia"/>
        </w:rPr>
        <w:lastRenderedPageBreak/>
        <w:t>数据字典的使用方式</w:t>
      </w:r>
    </w:p>
    <w:p w14:paraId="247EF6E6" w14:textId="77777777" w:rsidR="00B97356" w:rsidRDefault="00B97356" w:rsidP="00B97356">
      <w:pPr>
        <w:numPr>
          <w:ilvl w:val="0"/>
          <w:numId w:val="40"/>
        </w:numPr>
      </w:pPr>
      <w:r>
        <w:rPr>
          <w:rFonts w:hint="eastAsia"/>
        </w:rPr>
        <w:t>数据字典专门用于维护</w:t>
      </w:r>
      <w:r>
        <w:rPr>
          <w:rFonts w:hint="eastAsia"/>
        </w:rPr>
        <w:t xml:space="preserve"> </w:t>
      </w:r>
      <w:r>
        <w:rPr>
          <w:rFonts w:hint="eastAsia"/>
        </w:rPr>
        <w:t>“代码</w:t>
      </w:r>
      <w:r>
        <w:rPr>
          <w:rFonts w:hint="eastAsia"/>
        </w:rPr>
        <w:t xml:space="preserve"> + </w:t>
      </w:r>
      <w:r>
        <w:rPr>
          <w:rFonts w:hint="eastAsia"/>
        </w:rPr>
        <w:t>名称”格式的数据，数据只需要维护代码名称的可将数据放置到此表中，如果字段不满足要求的字典需要单独设计专用的字典表。</w:t>
      </w:r>
    </w:p>
    <w:p w14:paraId="35D28A88" w14:textId="77777777" w:rsidR="00B97356" w:rsidRDefault="00B97356" w:rsidP="00B97356">
      <w:pPr>
        <w:numPr>
          <w:ilvl w:val="0"/>
          <w:numId w:val="40"/>
        </w:numPr>
      </w:pPr>
      <w:r>
        <w:rPr>
          <w:rFonts w:hint="eastAsia"/>
        </w:rPr>
        <w:t>字典表中支持中英文和繁体，在使用时通过字典“字典数据接口”处理语种问题，不同的语种环境下返回不同的字段组合。默认返回“中文”，即在语种环境不清的情况下，使用中文</w:t>
      </w:r>
    </w:p>
    <w:p w14:paraId="691946FD" w14:textId="77777777" w:rsidR="00B97356" w:rsidRDefault="00B97356" w:rsidP="00B97356">
      <w:pPr>
        <w:numPr>
          <w:ilvl w:val="0"/>
          <w:numId w:val="40"/>
        </w:numPr>
      </w:pPr>
      <w:r>
        <w:rPr>
          <w:rFonts w:hint="eastAsia"/>
        </w:rPr>
        <w:t>字典支持通用定义和船公司特定数据两种方式。即系统上线时初始化的数据为“</w:t>
      </w:r>
      <w:r>
        <w:rPr>
          <w:rFonts w:hint="eastAsia"/>
        </w:rPr>
        <w:t>OWNER_SEQ = 0</w:t>
      </w:r>
      <w:r>
        <w:rPr>
          <w:rFonts w:hint="eastAsia"/>
        </w:rPr>
        <w:t>”，船公司用户可以在此基础上增加或者修改编码和内容，修改之后的数据将另存为“</w:t>
      </w:r>
      <w:r>
        <w:rPr>
          <w:rFonts w:hint="eastAsia"/>
        </w:rPr>
        <w:t xml:space="preserve">OWNER_SEQ = </w:t>
      </w:r>
      <w:r>
        <w:rPr>
          <w:rFonts w:hint="eastAsia"/>
        </w:rPr>
        <w:t>船公司</w:t>
      </w:r>
      <w:r>
        <w:rPr>
          <w:rFonts w:hint="eastAsia"/>
        </w:rPr>
        <w:t>SEQ</w:t>
      </w:r>
      <w:r>
        <w:rPr>
          <w:rFonts w:hint="eastAsia"/>
        </w:rPr>
        <w:t>”的数据。</w:t>
      </w:r>
    </w:p>
    <w:p w14:paraId="09C551F9" w14:textId="77777777" w:rsidR="00B97356" w:rsidRDefault="00B97356" w:rsidP="00B97356">
      <w:pPr>
        <w:numPr>
          <w:ilvl w:val="0"/>
          <w:numId w:val="40"/>
        </w:numPr>
      </w:pPr>
      <w:r>
        <w:rPr>
          <w:rFonts w:hint="eastAsia"/>
        </w:rPr>
        <w:t>数据字典使用字段“</w:t>
      </w:r>
      <w:r>
        <w:rPr>
          <w:rFonts w:hint="eastAsia"/>
        </w:rPr>
        <w:t>DICT_TYPE</w:t>
      </w:r>
      <w:r>
        <w:rPr>
          <w:rFonts w:hint="eastAsia"/>
        </w:rPr>
        <w:t>”标记是何种用途的字典，具体定义参考数据库部分的对照表。</w:t>
      </w:r>
    </w:p>
    <w:p w14:paraId="71E66CCF" w14:textId="77777777" w:rsidR="00B97356" w:rsidRDefault="00B97356" w:rsidP="00B97356">
      <w:pPr>
        <w:pStyle w:val="4"/>
        <w:tabs>
          <w:tab w:val="clear" w:pos="864"/>
        </w:tabs>
        <w:ind w:right="180"/>
      </w:pPr>
      <w:r>
        <w:rPr>
          <w:rFonts w:hint="eastAsia"/>
        </w:rPr>
        <w:t>相关功能</w:t>
      </w:r>
    </w:p>
    <w:p w14:paraId="2FE9399C" w14:textId="77777777" w:rsidR="00B97356" w:rsidRDefault="00B97356" w:rsidP="00B97356">
      <w:r>
        <w:rPr>
          <w:rFonts w:hint="eastAsia"/>
        </w:rPr>
        <w:t>公共字典功能用于支持菜单中的以下页面：</w:t>
      </w:r>
    </w:p>
    <w:p w14:paraId="2153EB9E" w14:textId="77777777" w:rsidR="00B97356" w:rsidRDefault="00B97356" w:rsidP="00B97356">
      <w:pPr>
        <w:numPr>
          <w:ilvl w:val="0"/>
          <w:numId w:val="157"/>
        </w:numPr>
      </w:pPr>
      <w:r>
        <w:rPr>
          <w:rFonts w:hint="eastAsia"/>
        </w:rPr>
        <w:t>费用种类维护</w:t>
      </w:r>
    </w:p>
    <w:p w14:paraId="2B82CCFD" w14:textId="77777777" w:rsidR="00B97356" w:rsidRDefault="00B97356" w:rsidP="00B97356">
      <w:pPr>
        <w:numPr>
          <w:ilvl w:val="0"/>
          <w:numId w:val="157"/>
        </w:numPr>
      </w:pPr>
      <w:r>
        <w:rPr>
          <w:rFonts w:hint="eastAsia"/>
        </w:rPr>
        <w:t>运费条款</w:t>
      </w:r>
    </w:p>
    <w:p w14:paraId="53FECF6A" w14:textId="77777777" w:rsidR="00B97356" w:rsidRDefault="00B97356" w:rsidP="00B97356">
      <w:pPr>
        <w:numPr>
          <w:ilvl w:val="0"/>
          <w:numId w:val="157"/>
        </w:numPr>
      </w:pPr>
      <w:r>
        <w:rPr>
          <w:rFonts w:hint="eastAsia"/>
        </w:rPr>
        <w:t>运输条款管理</w:t>
      </w:r>
    </w:p>
    <w:p w14:paraId="7167F69D" w14:textId="77777777" w:rsidR="00B97356" w:rsidRDefault="00B97356" w:rsidP="00B97356">
      <w:pPr>
        <w:numPr>
          <w:ilvl w:val="0"/>
          <w:numId w:val="157"/>
        </w:numPr>
      </w:pPr>
      <w:r>
        <w:rPr>
          <w:rFonts w:hint="eastAsia"/>
        </w:rPr>
        <w:t>包装类型管理</w:t>
      </w:r>
    </w:p>
    <w:p w14:paraId="3C6CCE76" w14:textId="77777777" w:rsidR="00B97356" w:rsidRDefault="00B97356" w:rsidP="00B97356">
      <w:pPr>
        <w:numPr>
          <w:ilvl w:val="0"/>
          <w:numId w:val="157"/>
        </w:numPr>
      </w:pPr>
      <w:r>
        <w:rPr>
          <w:rFonts w:hint="eastAsia"/>
        </w:rPr>
        <w:t>船型</w:t>
      </w:r>
    </w:p>
    <w:p w14:paraId="35394E39" w14:textId="77777777" w:rsidR="00B97356" w:rsidRDefault="00B97356" w:rsidP="00B97356">
      <w:pPr>
        <w:numPr>
          <w:ilvl w:val="0"/>
          <w:numId w:val="157"/>
        </w:numPr>
      </w:pPr>
      <w:r>
        <w:rPr>
          <w:rFonts w:hint="eastAsia"/>
        </w:rPr>
        <w:t>船舶种类</w:t>
      </w:r>
    </w:p>
    <w:p w14:paraId="727AB3E0" w14:textId="77777777" w:rsidR="00B97356" w:rsidRDefault="00B97356" w:rsidP="00B97356">
      <w:pPr>
        <w:numPr>
          <w:ilvl w:val="0"/>
          <w:numId w:val="157"/>
        </w:numPr>
      </w:pPr>
      <w:r>
        <w:rPr>
          <w:rFonts w:hint="eastAsia"/>
        </w:rPr>
        <w:t>船舶类别</w:t>
      </w:r>
    </w:p>
    <w:p w14:paraId="68538A0A" w14:textId="77777777" w:rsidR="00B97356" w:rsidRDefault="00B97356" w:rsidP="00B97356">
      <w:pPr>
        <w:numPr>
          <w:ilvl w:val="0"/>
          <w:numId w:val="157"/>
        </w:numPr>
      </w:pPr>
      <w:r>
        <w:rPr>
          <w:rFonts w:hint="eastAsia"/>
        </w:rPr>
        <w:t>港口类型</w:t>
      </w:r>
    </w:p>
    <w:p w14:paraId="67E39099" w14:textId="77777777" w:rsidR="00B97356" w:rsidRDefault="00B97356" w:rsidP="00B97356">
      <w:pPr>
        <w:numPr>
          <w:ilvl w:val="0"/>
          <w:numId w:val="157"/>
        </w:numPr>
      </w:pPr>
      <w:r>
        <w:t>航向</w:t>
      </w:r>
    </w:p>
    <w:p w14:paraId="202F3E29" w14:textId="77777777" w:rsidR="00B97356" w:rsidRDefault="00B97356" w:rsidP="00B97356">
      <w:pPr>
        <w:numPr>
          <w:ilvl w:val="0"/>
          <w:numId w:val="157"/>
        </w:numPr>
      </w:pPr>
      <w:r>
        <w:rPr>
          <w:rFonts w:hint="eastAsia"/>
        </w:rPr>
        <w:t>重量单位</w:t>
      </w:r>
    </w:p>
    <w:p w14:paraId="4F70790B" w14:textId="77777777" w:rsidR="00B97356" w:rsidRDefault="00B97356" w:rsidP="00B97356">
      <w:pPr>
        <w:numPr>
          <w:ilvl w:val="0"/>
          <w:numId w:val="157"/>
        </w:numPr>
      </w:pPr>
      <w:r>
        <w:rPr>
          <w:rFonts w:hint="eastAsia"/>
        </w:rPr>
        <w:t>币种</w:t>
      </w:r>
    </w:p>
    <w:p w14:paraId="28E08625" w14:textId="77777777" w:rsidR="00B97356" w:rsidRDefault="00B97356" w:rsidP="00B97356">
      <w:pPr>
        <w:numPr>
          <w:ilvl w:val="0"/>
          <w:numId w:val="157"/>
        </w:numPr>
      </w:pPr>
      <w:r>
        <w:rPr>
          <w:rFonts w:hint="eastAsia"/>
        </w:rPr>
        <w:t>货物类型</w:t>
      </w:r>
    </w:p>
    <w:p w14:paraId="4887098A" w14:textId="77777777" w:rsidR="00B97356" w:rsidRDefault="00B97356" w:rsidP="00B97356"/>
    <w:p w14:paraId="7F85D3A3" w14:textId="77777777" w:rsidR="00B97356" w:rsidRDefault="00B97356" w:rsidP="00B97356">
      <w:pPr>
        <w:pStyle w:val="3"/>
        <w:ind w:left="481" w:right="180"/>
      </w:pPr>
      <w:bookmarkStart w:id="25" w:name="_日志查询"/>
      <w:r>
        <w:rPr>
          <w:rFonts w:hint="eastAsia"/>
        </w:rPr>
        <w:t>日志查询</w:t>
      </w:r>
    </w:p>
    <w:bookmarkEnd w:id="25"/>
    <w:p w14:paraId="4C15129E" w14:textId="77777777" w:rsidR="00B97356" w:rsidRDefault="00B97356" w:rsidP="00B97356">
      <w:pPr>
        <w:pStyle w:val="4"/>
        <w:tabs>
          <w:tab w:val="clear" w:pos="864"/>
        </w:tabs>
        <w:ind w:right="180"/>
      </w:pPr>
      <w:r>
        <w:rPr>
          <w:rFonts w:hint="eastAsia"/>
        </w:rPr>
        <w:t>需求说明</w:t>
      </w:r>
    </w:p>
    <w:p w14:paraId="5F7821B8" w14:textId="77777777" w:rsidR="00B97356" w:rsidRDefault="00B97356" w:rsidP="00B97356">
      <w:pPr>
        <w:ind w:firstLine="420"/>
      </w:pPr>
      <w:r>
        <w:rPr>
          <w:rFonts w:hint="eastAsia"/>
        </w:rPr>
        <w:t>为更好的监控系统，需要经常对业务类型的日志查询。常用的可能按船公司查一段时间内的一票订单跟踪日志，查系统代码出现的程序异常日志，按操作类型区分常规日志等等。</w:t>
      </w:r>
    </w:p>
    <w:p w14:paraId="1EB28662" w14:textId="77777777" w:rsidR="00B97356" w:rsidRDefault="00B97356" w:rsidP="00B97356">
      <w:pPr>
        <w:ind w:firstLine="420"/>
      </w:pPr>
    </w:p>
    <w:p w14:paraId="41DA1EB7" w14:textId="77777777" w:rsidR="00B97356" w:rsidRDefault="00B97356" w:rsidP="00B97356">
      <w:pPr>
        <w:pStyle w:val="4"/>
        <w:tabs>
          <w:tab w:val="clear" w:pos="864"/>
        </w:tabs>
        <w:ind w:right="180"/>
      </w:pPr>
      <w:r>
        <w:rPr>
          <w:rFonts w:hint="eastAsia"/>
        </w:rPr>
        <w:t>数据表</w:t>
      </w:r>
    </w:p>
    <w:p w14:paraId="67D92666" w14:textId="77777777" w:rsidR="00B97356" w:rsidRDefault="00B97356" w:rsidP="00B97356">
      <w:r>
        <w:rPr>
          <w:rFonts w:hint="eastAsia"/>
        </w:rPr>
        <w:t>参见</w:t>
      </w:r>
      <w:hyperlink w:anchor="_异常和日志接口" w:history="1">
        <w:r>
          <w:rPr>
            <w:rStyle w:val="ae"/>
            <w:rFonts w:hint="eastAsia"/>
          </w:rPr>
          <w:t>异常和日志接口</w:t>
        </w:r>
        <w:r>
          <w:rPr>
            <w:rStyle w:val="ae"/>
            <w:rFonts w:hint="eastAsia"/>
          </w:rPr>
          <w:t>;</w:t>
        </w:r>
      </w:hyperlink>
    </w:p>
    <w:p w14:paraId="10A301AE" w14:textId="77777777" w:rsidR="00B97356" w:rsidRDefault="00B97356" w:rsidP="00B97356"/>
    <w:p w14:paraId="588435E5" w14:textId="77777777" w:rsidR="00B97356" w:rsidRDefault="00B97356" w:rsidP="00B97356">
      <w:pPr>
        <w:pStyle w:val="4"/>
        <w:tabs>
          <w:tab w:val="clear" w:pos="864"/>
        </w:tabs>
        <w:ind w:right="180"/>
      </w:pPr>
      <w:r>
        <w:rPr>
          <w:rFonts w:hint="eastAsia"/>
        </w:rPr>
        <w:t>列表页面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2"/>
        <w:gridCol w:w="770"/>
        <w:gridCol w:w="774"/>
        <w:gridCol w:w="921"/>
        <w:gridCol w:w="960"/>
        <w:gridCol w:w="945"/>
        <w:gridCol w:w="1037"/>
        <w:gridCol w:w="772"/>
        <w:gridCol w:w="772"/>
        <w:gridCol w:w="762"/>
        <w:gridCol w:w="758"/>
        <w:gridCol w:w="737"/>
      </w:tblGrid>
      <w:tr w:rsidR="00B97356" w14:paraId="2114057F" w14:textId="77777777" w:rsidTr="00F36554">
        <w:trPr>
          <w:trHeight w:val="356"/>
        </w:trPr>
        <w:tc>
          <w:tcPr>
            <w:tcW w:w="9980" w:type="dxa"/>
            <w:gridSpan w:val="12"/>
          </w:tcPr>
          <w:p w14:paraId="6314692E" w14:textId="77777777" w:rsidR="00B97356" w:rsidRDefault="00B97356" w:rsidP="00F36554">
            <w:r>
              <w:rPr>
                <w:rFonts w:hint="eastAsia"/>
              </w:rPr>
              <w:t>查询条件：</w:t>
            </w:r>
            <w:r>
              <w:rPr>
                <w:rFonts w:hint="eastAsia"/>
              </w:rPr>
              <w:t>&lt;</w:t>
            </w:r>
            <w:r>
              <w:rPr>
                <w:rFonts w:hint="eastAsia"/>
              </w:rPr>
              <w:t>船公司</w:t>
            </w:r>
            <w:r>
              <w:rPr>
                <w:rFonts w:hint="eastAsia"/>
              </w:rPr>
              <w:t>&gt;&lt;</w:t>
            </w:r>
            <w:r>
              <w:rPr>
                <w:rFonts w:hint="eastAsia"/>
              </w:rPr>
              <w:t>操作公司</w:t>
            </w:r>
            <w:r>
              <w:rPr>
                <w:rFonts w:hint="eastAsia"/>
              </w:rPr>
              <w:t>&gt;&lt;</w:t>
            </w:r>
            <w:r>
              <w:rPr>
                <w:rFonts w:hint="eastAsia"/>
              </w:rPr>
              <w:t>订舱公司</w:t>
            </w:r>
            <w:r>
              <w:rPr>
                <w:rFonts w:hint="eastAsia"/>
              </w:rPr>
              <w:t>&gt;&lt;</w:t>
            </w:r>
            <w:r>
              <w:rPr>
                <w:rFonts w:hint="eastAsia"/>
              </w:rPr>
              <w:t>操作人</w:t>
            </w:r>
            <w:r>
              <w:rPr>
                <w:rFonts w:hint="eastAsia"/>
              </w:rPr>
              <w:t>&gt;&lt;</w:t>
            </w:r>
            <w:r>
              <w:rPr>
                <w:rFonts w:hint="eastAsia"/>
              </w:rPr>
              <w:t>订单号</w:t>
            </w:r>
            <w:r>
              <w:rPr>
                <w:rFonts w:hint="eastAsia"/>
              </w:rPr>
              <w:t>&gt;&lt;</w:t>
            </w:r>
            <w:r>
              <w:rPr>
                <w:rFonts w:hint="eastAsia"/>
              </w:rPr>
              <w:t>操作表名</w:t>
            </w:r>
            <w:r>
              <w:rPr>
                <w:rFonts w:hint="eastAsia"/>
              </w:rPr>
              <w:t>&gt;&lt;</w:t>
            </w:r>
            <w:r>
              <w:rPr>
                <w:rFonts w:hint="eastAsia"/>
              </w:rPr>
              <w:t>信息类型</w:t>
            </w:r>
            <w:r>
              <w:rPr>
                <w:rFonts w:hint="eastAsia"/>
              </w:rPr>
              <w:t>&gt;&lt;</w:t>
            </w:r>
            <w:r>
              <w:rPr>
                <w:rFonts w:hint="eastAsia"/>
              </w:rPr>
              <w:t>消息时间</w:t>
            </w:r>
            <w:r>
              <w:rPr>
                <w:rFonts w:hint="eastAsia"/>
              </w:rPr>
              <w:t xml:space="preserve">&gt;  </w:t>
            </w:r>
            <w:hyperlink w:anchor="_日志查询" w:history="1">
              <w:r>
                <w:rPr>
                  <w:rStyle w:val="ae"/>
                  <w:rFonts w:hint="eastAsia"/>
                </w:rPr>
                <w:t>查询</w:t>
              </w:r>
            </w:hyperlink>
          </w:p>
        </w:tc>
      </w:tr>
      <w:tr w:rsidR="00B97356" w14:paraId="6178988A" w14:textId="77777777" w:rsidTr="00F36554">
        <w:trPr>
          <w:trHeight w:val="662"/>
        </w:trPr>
        <w:tc>
          <w:tcPr>
            <w:tcW w:w="772" w:type="dxa"/>
          </w:tcPr>
          <w:p w14:paraId="18238F50" w14:textId="77777777" w:rsidR="00B97356" w:rsidRDefault="00B97356" w:rsidP="00F36554">
            <w:pPr>
              <w:rPr>
                <w:b/>
              </w:rPr>
            </w:pPr>
            <w:r>
              <w:rPr>
                <w:rFonts w:hint="eastAsia"/>
                <w:b/>
              </w:rPr>
              <w:t>流水号</w:t>
            </w:r>
          </w:p>
        </w:tc>
        <w:tc>
          <w:tcPr>
            <w:tcW w:w="770" w:type="dxa"/>
          </w:tcPr>
          <w:p w14:paraId="273DB00E" w14:textId="77777777" w:rsidR="00B97356" w:rsidRDefault="00B97356" w:rsidP="00F36554">
            <w:pPr>
              <w:rPr>
                <w:b/>
              </w:rPr>
            </w:pPr>
            <w:r>
              <w:rPr>
                <w:rFonts w:hint="eastAsia"/>
                <w:b/>
              </w:rPr>
              <w:t>操作类型</w:t>
            </w:r>
          </w:p>
        </w:tc>
        <w:tc>
          <w:tcPr>
            <w:tcW w:w="774" w:type="dxa"/>
          </w:tcPr>
          <w:p w14:paraId="0497C136" w14:textId="77777777" w:rsidR="00B97356" w:rsidRDefault="00B97356" w:rsidP="00F36554">
            <w:pPr>
              <w:rPr>
                <w:b/>
              </w:rPr>
            </w:pPr>
            <w:r>
              <w:rPr>
                <w:rFonts w:hint="eastAsia"/>
                <w:b/>
              </w:rPr>
              <w:t>操作表名</w:t>
            </w:r>
          </w:p>
        </w:tc>
        <w:tc>
          <w:tcPr>
            <w:tcW w:w="921" w:type="dxa"/>
          </w:tcPr>
          <w:p w14:paraId="4CDBE9F7" w14:textId="77777777" w:rsidR="00B97356" w:rsidRDefault="00B97356" w:rsidP="00F36554">
            <w:pPr>
              <w:rPr>
                <w:b/>
              </w:rPr>
            </w:pPr>
            <w:r>
              <w:rPr>
                <w:rFonts w:hint="eastAsia"/>
                <w:b/>
              </w:rPr>
              <w:t>操作记录号</w:t>
            </w:r>
          </w:p>
        </w:tc>
        <w:tc>
          <w:tcPr>
            <w:tcW w:w="960" w:type="dxa"/>
          </w:tcPr>
          <w:p w14:paraId="2BAB8F29" w14:textId="77777777" w:rsidR="00B97356" w:rsidRDefault="00B97356" w:rsidP="00F36554">
            <w:pPr>
              <w:rPr>
                <w:b/>
              </w:rPr>
            </w:pPr>
            <w:r>
              <w:rPr>
                <w:rFonts w:hint="eastAsia"/>
                <w:b/>
              </w:rPr>
              <w:t>信息类型</w:t>
            </w:r>
          </w:p>
        </w:tc>
        <w:tc>
          <w:tcPr>
            <w:tcW w:w="945" w:type="dxa"/>
          </w:tcPr>
          <w:p w14:paraId="6F9FD6FB" w14:textId="77777777" w:rsidR="00B97356" w:rsidRDefault="00B97356" w:rsidP="00F36554">
            <w:pPr>
              <w:rPr>
                <w:b/>
              </w:rPr>
            </w:pPr>
            <w:r>
              <w:rPr>
                <w:rFonts w:hint="eastAsia"/>
                <w:b/>
              </w:rPr>
              <w:t>订单号码</w:t>
            </w:r>
          </w:p>
        </w:tc>
        <w:tc>
          <w:tcPr>
            <w:tcW w:w="1037" w:type="dxa"/>
          </w:tcPr>
          <w:p w14:paraId="62075923" w14:textId="77777777" w:rsidR="00B97356" w:rsidRDefault="00B97356" w:rsidP="00F36554">
            <w:pPr>
              <w:rPr>
                <w:b/>
              </w:rPr>
            </w:pPr>
            <w:r>
              <w:rPr>
                <w:rFonts w:hint="eastAsia"/>
                <w:b/>
              </w:rPr>
              <w:t>信息描述</w:t>
            </w:r>
          </w:p>
        </w:tc>
        <w:tc>
          <w:tcPr>
            <w:tcW w:w="772" w:type="dxa"/>
          </w:tcPr>
          <w:p w14:paraId="4EF37A97" w14:textId="77777777" w:rsidR="00B97356" w:rsidRDefault="00B97356" w:rsidP="00F36554">
            <w:pPr>
              <w:rPr>
                <w:b/>
              </w:rPr>
            </w:pPr>
            <w:r>
              <w:rPr>
                <w:rFonts w:hint="eastAsia"/>
                <w:b/>
              </w:rPr>
              <w:t>船公司</w:t>
            </w:r>
          </w:p>
        </w:tc>
        <w:tc>
          <w:tcPr>
            <w:tcW w:w="772" w:type="dxa"/>
          </w:tcPr>
          <w:p w14:paraId="6DB2DBC1" w14:textId="77777777" w:rsidR="00B97356" w:rsidRDefault="00B97356" w:rsidP="00F36554">
            <w:pPr>
              <w:rPr>
                <w:b/>
              </w:rPr>
            </w:pPr>
            <w:r>
              <w:rPr>
                <w:rFonts w:hint="eastAsia"/>
                <w:b/>
              </w:rPr>
              <w:t>操作公司</w:t>
            </w:r>
          </w:p>
        </w:tc>
        <w:tc>
          <w:tcPr>
            <w:tcW w:w="762" w:type="dxa"/>
          </w:tcPr>
          <w:p w14:paraId="01A56058" w14:textId="77777777" w:rsidR="00B97356" w:rsidRDefault="00B97356" w:rsidP="00F36554">
            <w:pPr>
              <w:rPr>
                <w:b/>
              </w:rPr>
            </w:pPr>
            <w:r>
              <w:rPr>
                <w:rFonts w:hint="eastAsia"/>
                <w:b/>
              </w:rPr>
              <w:t>订舱公司</w:t>
            </w:r>
          </w:p>
        </w:tc>
        <w:tc>
          <w:tcPr>
            <w:tcW w:w="758" w:type="dxa"/>
          </w:tcPr>
          <w:p w14:paraId="406DD2BB" w14:textId="77777777" w:rsidR="00B97356" w:rsidRDefault="00B97356" w:rsidP="00F36554">
            <w:pPr>
              <w:rPr>
                <w:b/>
              </w:rPr>
            </w:pPr>
            <w:r>
              <w:rPr>
                <w:rFonts w:hint="eastAsia"/>
                <w:b/>
              </w:rPr>
              <w:t>操作人</w:t>
            </w:r>
          </w:p>
        </w:tc>
        <w:tc>
          <w:tcPr>
            <w:tcW w:w="737" w:type="dxa"/>
          </w:tcPr>
          <w:p w14:paraId="503A23B4" w14:textId="77777777" w:rsidR="00B97356" w:rsidRDefault="00B97356" w:rsidP="00F36554">
            <w:pPr>
              <w:rPr>
                <w:b/>
              </w:rPr>
            </w:pPr>
            <w:r>
              <w:rPr>
                <w:rFonts w:hint="eastAsia"/>
                <w:b/>
              </w:rPr>
              <w:t>消息时间</w:t>
            </w:r>
          </w:p>
        </w:tc>
      </w:tr>
    </w:tbl>
    <w:p w14:paraId="6A80D267"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8"/>
        <w:gridCol w:w="7180"/>
      </w:tblGrid>
      <w:tr w:rsidR="00B97356" w14:paraId="123B956C" w14:textId="77777777" w:rsidTr="00F36554">
        <w:trPr>
          <w:trHeight w:val="247"/>
        </w:trPr>
        <w:tc>
          <w:tcPr>
            <w:tcW w:w="1348" w:type="dxa"/>
            <w:shd w:val="clear" w:color="auto" w:fill="A6A6A6"/>
          </w:tcPr>
          <w:p w14:paraId="6B14A550" w14:textId="77777777" w:rsidR="00B97356" w:rsidRDefault="00B97356" w:rsidP="00F36554">
            <w:pPr>
              <w:jc w:val="center"/>
              <w:rPr>
                <w:b/>
              </w:rPr>
            </w:pPr>
            <w:r>
              <w:rPr>
                <w:rFonts w:hint="eastAsia"/>
                <w:b/>
              </w:rPr>
              <w:t>页面元素</w:t>
            </w:r>
          </w:p>
        </w:tc>
        <w:tc>
          <w:tcPr>
            <w:tcW w:w="7180" w:type="dxa"/>
            <w:shd w:val="clear" w:color="auto" w:fill="A6A6A6"/>
          </w:tcPr>
          <w:p w14:paraId="1216DD7C" w14:textId="77777777" w:rsidR="00B97356" w:rsidRDefault="00B97356" w:rsidP="00F36554">
            <w:pPr>
              <w:jc w:val="center"/>
              <w:rPr>
                <w:b/>
              </w:rPr>
            </w:pPr>
            <w:r>
              <w:rPr>
                <w:rFonts w:hint="eastAsia"/>
                <w:b/>
              </w:rPr>
              <w:t>描述</w:t>
            </w:r>
          </w:p>
        </w:tc>
      </w:tr>
      <w:tr w:rsidR="00B97356" w14:paraId="1FFA0DC3" w14:textId="77777777" w:rsidTr="00F36554">
        <w:tc>
          <w:tcPr>
            <w:tcW w:w="1348" w:type="dxa"/>
            <w:shd w:val="clear" w:color="auto" w:fill="D9D9D9"/>
          </w:tcPr>
          <w:p w14:paraId="12E00CA1" w14:textId="77777777" w:rsidR="00B97356" w:rsidRDefault="00B97356" w:rsidP="00F36554">
            <w:pPr>
              <w:rPr>
                <w:b/>
              </w:rPr>
            </w:pPr>
            <w:r>
              <w:rPr>
                <w:rFonts w:hint="eastAsia"/>
              </w:rPr>
              <w:t>查询条件</w:t>
            </w:r>
          </w:p>
        </w:tc>
        <w:tc>
          <w:tcPr>
            <w:tcW w:w="7180" w:type="dxa"/>
            <w:shd w:val="clear" w:color="auto" w:fill="D9D9D9"/>
          </w:tcPr>
          <w:p w14:paraId="38513F66" w14:textId="77777777" w:rsidR="00B97356" w:rsidRDefault="00B97356" w:rsidP="00F36554">
            <w:pPr>
              <w:rPr>
                <w:b/>
              </w:rPr>
            </w:pPr>
          </w:p>
        </w:tc>
      </w:tr>
      <w:tr w:rsidR="00B97356" w14:paraId="3CB6265D" w14:textId="77777777" w:rsidTr="00F36554">
        <w:tc>
          <w:tcPr>
            <w:tcW w:w="1348" w:type="dxa"/>
          </w:tcPr>
          <w:p w14:paraId="56EEC648" w14:textId="77777777" w:rsidR="00B97356" w:rsidRDefault="00B97356" w:rsidP="00F36554">
            <w:pPr>
              <w:jc w:val="left"/>
            </w:pPr>
            <w:r>
              <w:rPr>
                <w:rFonts w:hint="eastAsia"/>
              </w:rPr>
              <w:t>船公司</w:t>
            </w:r>
          </w:p>
        </w:tc>
        <w:tc>
          <w:tcPr>
            <w:tcW w:w="7180" w:type="dxa"/>
          </w:tcPr>
          <w:p w14:paraId="2139AD32" w14:textId="77777777" w:rsidR="00B97356" w:rsidRDefault="00B97356" w:rsidP="00F36554">
            <w:pPr>
              <w:jc w:val="left"/>
            </w:pPr>
            <w:r>
              <w:rPr>
                <w:rFonts w:hint="eastAsia"/>
              </w:rPr>
              <w:t>下拉加载船公司列表。操作公司下拉，需与船公司联动。</w:t>
            </w:r>
          </w:p>
        </w:tc>
      </w:tr>
      <w:tr w:rsidR="00B97356" w14:paraId="77837BD3" w14:textId="77777777" w:rsidTr="00F36554">
        <w:tc>
          <w:tcPr>
            <w:tcW w:w="1348" w:type="dxa"/>
          </w:tcPr>
          <w:p w14:paraId="32EA9767" w14:textId="77777777" w:rsidR="00B97356" w:rsidRDefault="00B97356" w:rsidP="00F36554">
            <w:pPr>
              <w:jc w:val="left"/>
            </w:pPr>
            <w:r>
              <w:rPr>
                <w:rFonts w:hint="eastAsia"/>
              </w:rPr>
              <w:lastRenderedPageBreak/>
              <w:t>订舱公司、操作人、订单号</w:t>
            </w:r>
          </w:p>
        </w:tc>
        <w:tc>
          <w:tcPr>
            <w:tcW w:w="7180" w:type="dxa"/>
          </w:tcPr>
          <w:p w14:paraId="6CBF072F" w14:textId="77777777" w:rsidR="00B97356" w:rsidRDefault="00B97356" w:rsidP="00F36554">
            <w:pPr>
              <w:jc w:val="left"/>
            </w:pPr>
            <w:r>
              <w:rPr>
                <w:rFonts w:hint="eastAsia"/>
              </w:rPr>
              <w:t>支持模糊查询，前后去空格，内容不区分大小写。</w:t>
            </w:r>
          </w:p>
        </w:tc>
      </w:tr>
      <w:tr w:rsidR="00B97356" w14:paraId="7A00BF0F" w14:textId="77777777" w:rsidTr="00F36554">
        <w:tc>
          <w:tcPr>
            <w:tcW w:w="1348" w:type="dxa"/>
          </w:tcPr>
          <w:p w14:paraId="0A324145" w14:textId="77777777" w:rsidR="00B97356" w:rsidRDefault="00B97356" w:rsidP="00F36554">
            <w:pPr>
              <w:jc w:val="left"/>
            </w:pPr>
            <w:r>
              <w:rPr>
                <w:rFonts w:hint="eastAsia"/>
              </w:rPr>
              <w:t>操作表名</w:t>
            </w:r>
          </w:p>
        </w:tc>
        <w:tc>
          <w:tcPr>
            <w:tcW w:w="7180" w:type="dxa"/>
          </w:tcPr>
          <w:p w14:paraId="44FEB208" w14:textId="77777777" w:rsidR="00B97356" w:rsidRDefault="00B97356" w:rsidP="00F36554">
            <w:pPr>
              <w:jc w:val="left"/>
            </w:pPr>
            <w:r>
              <w:rPr>
                <w:rFonts w:hint="eastAsia"/>
              </w:rPr>
              <w:t>下拉加载出所有数据库表名称。</w:t>
            </w:r>
          </w:p>
        </w:tc>
      </w:tr>
      <w:tr w:rsidR="00B97356" w14:paraId="487CABB5" w14:textId="77777777" w:rsidTr="00F36554">
        <w:tc>
          <w:tcPr>
            <w:tcW w:w="1348" w:type="dxa"/>
          </w:tcPr>
          <w:p w14:paraId="09AEA0B5" w14:textId="77777777" w:rsidR="00B97356" w:rsidRDefault="00B97356" w:rsidP="00F36554">
            <w:pPr>
              <w:jc w:val="left"/>
            </w:pPr>
            <w:r>
              <w:rPr>
                <w:rFonts w:hint="eastAsia"/>
              </w:rPr>
              <w:t>消息类型</w:t>
            </w:r>
          </w:p>
        </w:tc>
        <w:tc>
          <w:tcPr>
            <w:tcW w:w="7180" w:type="dxa"/>
          </w:tcPr>
          <w:p w14:paraId="0B57F5C8" w14:textId="77777777" w:rsidR="00B97356" w:rsidRDefault="00B97356" w:rsidP="00F36554">
            <w:pPr>
              <w:jc w:val="left"/>
            </w:pPr>
            <w:r>
              <w:rPr>
                <w:rFonts w:hint="eastAsia"/>
              </w:rPr>
              <w:t>下拉。内容限定为：</w:t>
            </w:r>
            <w:r>
              <w:rPr>
                <w:rFonts w:hint="eastAsia"/>
              </w:rPr>
              <w:t>1-DEBUG 2-INFO 3-WARN 4-ERROR</w:t>
            </w:r>
            <w:r>
              <w:rPr>
                <w:rFonts w:hint="eastAsia"/>
              </w:rPr>
              <w:t>。</w:t>
            </w:r>
          </w:p>
        </w:tc>
      </w:tr>
      <w:tr w:rsidR="00B97356" w14:paraId="343B3990" w14:textId="77777777" w:rsidTr="00F36554">
        <w:tc>
          <w:tcPr>
            <w:tcW w:w="1348" w:type="dxa"/>
          </w:tcPr>
          <w:p w14:paraId="71D4257A" w14:textId="77777777" w:rsidR="00B97356" w:rsidRDefault="00B97356" w:rsidP="00F36554">
            <w:pPr>
              <w:jc w:val="left"/>
            </w:pPr>
            <w:r>
              <w:rPr>
                <w:rFonts w:hint="eastAsia"/>
              </w:rPr>
              <w:t>数据状态</w:t>
            </w:r>
          </w:p>
        </w:tc>
        <w:tc>
          <w:tcPr>
            <w:tcW w:w="7180" w:type="dxa"/>
          </w:tcPr>
          <w:p w14:paraId="72AEBAA5" w14:textId="77777777" w:rsidR="00B97356" w:rsidRDefault="00B97356" w:rsidP="00F36554">
            <w:pPr>
              <w:jc w:val="left"/>
            </w:pPr>
            <w:r>
              <w:rPr>
                <w:rFonts w:hint="eastAsia"/>
              </w:rPr>
              <w:t>下拉。内容限定为：</w:t>
            </w:r>
            <w:r>
              <w:rPr>
                <w:rFonts w:hint="eastAsia"/>
              </w:rPr>
              <w:t>0-</w:t>
            </w:r>
            <w:r>
              <w:rPr>
                <w:rFonts w:hint="eastAsia"/>
              </w:rPr>
              <w:t>有效数据</w:t>
            </w:r>
            <w:r>
              <w:rPr>
                <w:rFonts w:hint="eastAsia"/>
              </w:rPr>
              <w:t xml:space="preserve">  -10-</w:t>
            </w:r>
            <w:r>
              <w:rPr>
                <w:rFonts w:hint="eastAsia"/>
              </w:rPr>
              <w:t>无效数据</w:t>
            </w:r>
            <w:r>
              <w:rPr>
                <w:rFonts w:hint="eastAsia"/>
              </w:rPr>
              <w:t xml:space="preserve">  -20-</w:t>
            </w:r>
            <w:r>
              <w:rPr>
                <w:rFonts w:hint="eastAsia"/>
              </w:rPr>
              <w:t>删除数据。</w:t>
            </w:r>
          </w:p>
        </w:tc>
      </w:tr>
      <w:tr w:rsidR="00B97356" w14:paraId="69AA57ED" w14:textId="77777777" w:rsidTr="00F36554">
        <w:tc>
          <w:tcPr>
            <w:tcW w:w="1348" w:type="dxa"/>
          </w:tcPr>
          <w:p w14:paraId="5F1C1942" w14:textId="77777777" w:rsidR="00B97356" w:rsidRDefault="00B97356" w:rsidP="00F36554">
            <w:pPr>
              <w:jc w:val="left"/>
            </w:pPr>
            <w:r>
              <w:rPr>
                <w:rFonts w:hint="eastAsia"/>
              </w:rPr>
              <w:t>消息时间</w:t>
            </w:r>
          </w:p>
        </w:tc>
        <w:tc>
          <w:tcPr>
            <w:tcW w:w="7180" w:type="dxa"/>
          </w:tcPr>
          <w:p w14:paraId="5401F1E9" w14:textId="77777777" w:rsidR="00B97356" w:rsidRDefault="00B97356" w:rsidP="00F36554">
            <w:pPr>
              <w:jc w:val="left"/>
            </w:pPr>
            <w:r>
              <w:rPr>
                <w:rFonts w:hint="eastAsia"/>
              </w:rPr>
              <w:t>分开始结束时间，精确到时分。【年月日】用时间控件选择，不可输入。【时分】文本框显示可输入小时限制“</w:t>
            </w:r>
            <w:r>
              <w:rPr>
                <w:rFonts w:hint="eastAsia"/>
              </w:rPr>
              <w:t>00-23</w:t>
            </w:r>
            <w:r>
              <w:rPr>
                <w:rFonts w:hint="eastAsia"/>
              </w:rPr>
              <w:t>”，分钟限制“</w:t>
            </w:r>
            <w:r>
              <w:rPr>
                <w:rFonts w:hint="eastAsia"/>
              </w:rPr>
              <w:t>00-59</w:t>
            </w:r>
            <w:r>
              <w:rPr>
                <w:rFonts w:hint="eastAsia"/>
              </w:rPr>
              <w:t>”的数字，否则提示格式错误。例如默认格式</w:t>
            </w:r>
            <w:r>
              <w:rPr>
                <w:noProof/>
              </w:rPr>
              <w:drawing>
                <wp:inline distT="0" distB="0" distL="0" distR="0" wp14:anchorId="0AEF6FA5" wp14:editId="1E9ACDE9">
                  <wp:extent cx="375285" cy="163195"/>
                  <wp:effectExtent l="0" t="0" r="5715"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5285" cy="163195"/>
                          </a:xfrm>
                          <a:prstGeom prst="rect">
                            <a:avLst/>
                          </a:prstGeom>
                          <a:noFill/>
                          <a:ln>
                            <a:noFill/>
                          </a:ln>
                        </pic:spPr>
                      </pic:pic>
                    </a:graphicData>
                  </a:graphic>
                </wp:inline>
              </w:drawing>
            </w:r>
            <w:r>
              <w:rPr>
                <w:rFonts w:hint="eastAsia"/>
              </w:rPr>
              <w:t>，正确格式</w:t>
            </w:r>
            <w:r>
              <w:rPr>
                <w:noProof/>
              </w:rPr>
              <w:drawing>
                <wp:inline distT="0" distB="0" distL="0" distR="0" wp14:anchorId="33DA1A42" wp14:editId="512E3087">
                  <wp:extent cx="522605" cy="163195"/>
                  <wp:effectExtent l="0" t="0" r="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2605" cy="163195"/>
                          </a:xfrm>
                          <a:prstGeom prst="rect">
                            <a:avLst/>
                          </a:prstGeom>
                          <a:noFill/>
                          <a:ln>
                            <a:noFill/>
                          </a:ln>
                        </pic:spPr>
                      </pic:pic>
                    </a:graphicData>
                  </a:graphic>
                </wp:inline>
              </w:drawing>
            </w:r>
            <w:r>
              <w:rPr>
                <w:rFonts w:hint="eastAsia"/>
              </w:rPr>
              <w:t>，错误格式</w:t>
            </w:r>
            <w:r>
              <w:rPr>
                <w:noProof/>
              </w:rPr>
              <w:drawing>
                <wp:inline distT="0" distB="0" distL="0" distR="0" wp14:anchorId="7408855E" wp14:editId="05F152E6">
                  <wp:extent cx="484505" cy="1524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4505" cy="152400"/>
                          </a:xfrm>
                          <a:prstGeom prst="rect">
                            <a:avLst/>
                          </a:prstGeom>
                          <a:noFill/>
                          <a:ln>
                            <a:noFill/>
                          </a:ln>
                        </pic:spPr>
                      </pic:pic>
                    </a:graphicData>
                  </a:graphic>
                </wp:inline>
              </w:drawing>
            </w:r>
            <w:r>
              <w:rPr>
                <w:rFonts w:hint="eastAsia"/>
              </w:rPr>
              <w:t>。</w:t>
            </w:r>
          </w:p>
        </w:tc>
      </w:tr>
      <w:tr w:rsidR="00B97356" w14:paraId="0B00A477" w14:textId="77777777" w:rsidTr="00F36554">
        <w:tc>
          <w:tcPr>
            <w:tcW w:w="1348" w:type="dxa"/>
            <w:shd w:val="clear" w:color="auto" w:fill="E0E0E0"/>
          </w:tcPr>
          <w:p w14:paraId="46FC0899" w14:textId="77777777" w:rsidR="00B97356" w:rsidRDefault="00B97356" w:rsidP="00F36554">
            <w:r>
              <w:rPr>
                <w:rFonts w:hint="eastAsia"/>
              </w:rPr>
              <w:t>交互</w:t>
            </w:r>
          </w:p>
        </w:tc>
        <w:tc>
          <w:tcPr>
            <w:tcW w:w="7180" w:type="dxa"/>
            <w:shd w:val="clear" w:color="auto" w:fill="E0E0E0"/>
          </w:tcPr>
          <w:p w14:paraId="4DE2A5D4" w14:textId="77777777" w:rsidR="00B97356" w:rsidRDefault="00B97356" w:rsidP="00F36554"/>
        </w:tc>
      </w:tr>
      <w:tr w:rsidR="00B97356" w14:paraId="1E3CB5E5" w14:textId="77777777" w:rsidTr="00F36554">
        <w:tc>
          <w:tcPr>
            <w:tcW w:w="1348" w:type="dxa"/>
          </w:tcPr>
          <w:p w14:paraId="32B212AB" w14:textId="77777777" w:rsidR="00B97356" w:rsidRDefault="00B97356" w:rsidP="00F36554">
            <w:r>
              <w:rPr>
                <w:rFonts w:hint="eastAsia"/>
              </w:rPr>
              <w:t>数据加载</w:t>
            </w:r>
          </w:p>
        </w:tc>
        <w:tc>
          <w:tcPr>
            <w:tcW w:w="7180" w:type="dxa"/>
          </w:tcPr>
          <w:p w14:paraId="7482EEC1" w14:textId="77777777" w:rsidR="00B97356" w:rsidRDefault="00B97356" w:rsidP="00F36554">
            <w:r>
              <w:rPr>
                <w:rFonts w:hint="eastAsia"/>
              </w:rPr>
              <w:t>列表默认不查询数据，用户点击“查询”之后再加载数据。</w:t>
            </w:r>
          </w:p>
          <w:p w14:paraId="5E0E4AA3" w14:textId="77777777" w:rsidR="00B97356" w:rsidRDefault="00B97356" w:rsidP="00F36554">
            <w:r>
              <w:rPr>
                <w:rFonts w:hint="eastAsia"/>
              </w:rPr>
              <w:t>字段的对应关系请参考数据库定义的同名字段。</w:t>
            </w:r>
          </w:p>
          <w:p w14:paraId="6552380A" w14:textId="77777777" w:rsidR="00B97356" w:rsidRDefault="00B97356" w:rsidP="00F36554">
            <w:r>
              <w:rPr>
                <w:rFonts w:hint="eastAsia"/>
              </w:rPr>
              <w:t>按消息时间倒序排列，即最新日志排在最前。</w:t>
            </w:r>
          </w:p>
        </w:tc>
      </w:tr>
    </w:tbl>
    <w:p w14:paraId="1A1AD900" w14:textId="77777777" w:rsidR="00B97356" w:rsidRDefault="00B97356" w:rsidP="00B97356"/>
    <w:p w14:paraId="1303A16E" w14:textId="77777777" w:rsidR="00B97356" w:rsidRDefault="00B97356" w:rsidP="00B97356">
      <w:pPr>
        <w:pStyle w:val="2"/>
        <w:ind w:right="180"/>
      </w:pPr>
      <w:r>
        <w:rPr>
          <w:rFonts w:hint="eastAsia"/>
        </w:rPr>
        <w:t>币种转化汇率</w:t>
      </w:r>
    </w:p>
    <w:p w14:paraId="0D54B6EE" w14:textId="77777777" w:rsidR="00B97356" w:rsidRDefault="00B97356" w:rsidP="00B97356">
      <w:pPr>
        <w:pStyle w:val="3"/>
        <w:ind w:left="481" w:right="180"/>
      </w:pPr>
      <w:r>
        <w:rPr>
          <w:rFonts w:hint="eastAsia"/>
        </w:rPr>
        <w:t>功能说明</w:t>
      </w:r>
    </w:p>
    <w:p w14:paraId="05FA8442" w14:textId="77777777" w:rsidR="00B97356" w:rsidRDefault="00B97356" w:rsidP="00B97356">
      <w:r>
        <w:rPr>
          <w:rFonts w:hint="eastAsia"/>
        </w:rPr>
        <w:t>由于系统需要支持币种，需要使用汇率进行货币转换。汇率由船公司维护，每期汇率变动时都需要维护到系统中。</w:t>
      </w:r>
    </w:p>
    <w:p w14:paraId="76B08980" w14:textId="77777777" w:rsidR="00B97356" w:rsidRDefault="00B97356" w:rsidP="00B97356">
      <w:pPr>
        <w:pStyle w:val="3"/>
        <w:ind w:left="481" w:right="180"/>
      </w:pPr>
      <w:r>
        <w:rPr>
          <w:rFonts w:hint="eastAsia"/>
        </w:rPr>
        <w:t>数据库变更</w:t>
      </w:r>
    </w:p>
    <w:p w14:paraId="6D97F62C" w14:textId="77777777" w:rsidR="00B97356" w:rsidRDefault="00B97356" w:rsidP="00B97356">
      <w:r>
        <w:rPr>
          <w:rFonts w:hint="eastAsia"/>
          <w:noProof/>
        </w:rPr>
        <w:drawing>
          <wp:inline distT="0" distB="0" distL="0" distR="0" wp14:anchorId="1605FCD3" wp14:editId="7EC0F820">
            <wp:extent cx="3096895" cy="1807210"/>
            <wp:effectExtent l="0" t="0" r="8255"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96895" cy="1807210"/>
                    </a:xfrm>
                    <a:prstGeom prst="rect">
                      <a:avLst/>
                    </a:prstGeom>
                    <a:noFill/>
                    <a:ln>
                      <a:noFill/>
                    </a:ln>
                  </pic:spPr>
                </pic:pic>
              </a:graphicData>
            </a:graphic>
          </wp:inline>
        </w:drawing>
      </w:r>
    </w:p>
    <w:p w14:paraId="79CBEDCB" w14:textId="77777777" w:rsidR="00B97356" w:rsidRDefault="00B97356" w:rsidP="00B97356">
      <w:pPr>
        <w:pStyle w:val="3"/>
        <w:ind w:left="481" w:right="180"/>
      </w:pPr>
      <w:r>
        <w:rPr>
          <w:rFonts w:hint="eastAsia"/>
        </w:rPr>
        <w:t>列表页面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1"/>
        <w:gridCol w:w="1421"/>
        <w:gridCol w:w="1421"/>
        <w:gridCol w:w="1421"/>
        <w:gridCol w:w="1654"/>
        <w:gridCol w:w="1190"/>
      </w:tblGrid>
      <w:tr w:rsidR="00B97356" w14:paraId="6ABED4C0" w14:textId="77777777" w:rsidTr="00F36554">
        <w:tc>
          <w:tcPr>
            <w:tcW w:w="8528" w:type="dxa"/>
            <w:gridSpan w:val="6"/>
          </w:tcPr>
          <w:p w14:paraId="1F6E6FAC" w14:textId="77777777" w:rsidR="00B97356" w:rsidRDefault="00B97356" w:rsidP="00F36554">
            <w:r>
              <w:rPr>
                <w:rFonts w:hint="eastAsia"/>
              </w:rPr>
              <w:t>查询条件：</w:t>
            </w:r>
            <w:r>
              <w:rPr>
                <w:rFonts w:hint="eastAsia"/>
              </w:rPr>
              <w:t>&lt;</w:t>
            </w:r>
            <w:r>
              <w:rPr>
                <w:rFonts w:hint="eastAsia"/>
              </w:rPr>
              <w:t>船公司</w:t>
            </w:r>
            <w:r>
              <w:rPr>
                <w:rFonts w:hint="eastAsia"/>
              </w:rPr>
              <w:t>&gt; &lt;</w:t>
            </w:r>
            <w:r>
              <w:rPr>
                <w:rFonts w:hint="eastAsia"/>
              </w:rPr>
              <w:t>外币</w:t>
            </w:r>
            <w:r>
              <w:rPr>
                <w:rFonts w:hint="eastAsia"/>
              </w:rPr>
              <w:t>&gt; &lt;</w:t>
            </w:r>
            <w:r>
              <w:rPr>
                <w:rFonts w:hint="eastAsia"/>
              </w:rPr>
              <w:t>有效时间</w:t>
            </w:r>
            <w:r>
              <w:rPr>
                <w:rFonts w:hint="eastAsia"/>
              </w:rPr>
              <w:t xml:space="preserve">&gt;                                             </w:t>
            </w:r>
            <w:r>
              <w:rPr>
                <w:rFonts w:hint="eastAsia"/>
                <w:color w:val="0070C0"/>
                <w:u w:val="single"/>
              </w:rPr>
              <w:t>查询</w:t>
            </w:r>
            <w:r>
              <w:rPr>
                <w:rFonts w:hint="eastAsia"/>
              </w:rPr>
              <w:t xml:space="preserve">  </w:t>
            </w:r>
            <w:r>
              <w:rPr>
                <w:rFonts w:hint="eastAsia"/>
                <w:color w:val="0070C0"/>
                <w:u w:val="single"/>
              </w:rPr>
              <w:t>新增</w:t>
            </w:r>
          </w:p>
        </w:tc>
      </w:tr>
      <w:tr w:rsidR="00B97356" w14:paraId="5C3527A9" w14:textId="77777777" w:rsidTr="00F36554">
        <w:tc>
          <w:tcPr>
            <w:tcW w:w="1421" w:type="dxa"/>
          </w:tcPr>
          <w:p w14:paraId="35F4BD97" w14:textId="77777777" w:rsidR="00B97356" w:rsidRDefault="00B97356" w:rsidP="00F36554">
            <w:r>
              <w:rPr>
                <w:rFonts w:hint="eastAsia"/>
              </w:rPr>
              <w:t>原币种</w:t>
            </w:r>
          </w:p>
        </w:tc>
        <w:tc>
          <w:tcPr>
            <w:tcW w:w="1421" w:type="dxa"/>
          </w:tcPr>
          <w:p w14:paraId="091A1CA8" w14:textId="77777777" w:rsidR="00B97356" w:rsidRDefault="00B97356" w:rsidP="00F36554">
            <w:r>
              <w:rPr>
                <w:rFonts w:hint="eastAsia"/>
              </w:rPr>
              <w:t>转换币种</w:t>
            </w:r>
          </w:p>
        </w:tc>
        <w:tc>
          <w:tcPr>
            <w:tcW w:w="1421" w:type="dxa"/>
          </w:tcPr>
          <w:p w14:paraId="49CA017E" w14:textId="77777777" w:rsidR="00B97356" w:rsidRDefault="00B97356" w:rsidP="00F36554">
            <w:r>
              <w:rPr>
                <w:rFonts w:hint="eastAsia"/>
              </w:rPr>
              <w:t>汇率</w:t>
            </w:r>
          </w:p>
        </w:tc>
        <w:tc>
          <w:tcPr>
            <w:tcW w:w="1421" w:type="dxa"/>
          </w:tcPr>
          <w:p w14:paraId="65A81BE8" w14:textId="77777777" w:rsidR="00B97356" w:rsidRDefault="00B97356" w:rsidP="00F36554">
            <w:r>
              <w:rPr>
                <w:rFonts w:hint="eastAsia"/>
              </w:rPr>
              <w:t>有效时间起</w:t>
            </w:r>
          </w:p>
        </w:tc>
        <w:tc>
          <w:tcPr>
            <w:tcW w:w="1654" w:type="dxa"/>
          </w:tcPr>
          <w:p w14:paraId="7D438B03" w14:textId="77777777" w:rsidR="00B97356" w:rsidRDefault="00B97356" w:rsidP="00F36554">
            <w:r>
              <w:rPr>
                <w:rFonts w:hint="eastAsia"/>
              </w:rPr>
              <w:t>有效时间止</w:t>
            </w:r>
          </w:p>
        </w:tc>
        <w:tc>
          <w:tcPr>
            <w:tcW w:w="1190" w:type="dxa"/>
          </w:tcPr>
          <w:p w14:paraId="2338FC56" w14:textId="77777777" w:rsidR="00B97356" w:rsidRDefault="00B97356" w:rsidP="00F36554">
            <w:r>
              <w:rPr>
                <w:rFonts w:hint="eastAsia"/>
              </w:rPr>
              <w:t>操作</w:t>
            </w:r>
          </w:p>
        </w:tc>
      </w:tr>
      <w:tr w:rsidR="00B97356" w14:paraId="04B11AAB" w14:textId="77777777" w:rsidTr="00F36554">
        <w:tc>
          <w:tcPr>
            <w:tcW w:w="1421" w:type="dxa"/>
          </w:tcPr>
          <w:p w14:paraId="7E3F75FA" w14:textId="77777777" w:rsidR="00B97356" w:rsidRDefault="00B97356" w:rsidP="00F36554">
            <w:r>
              <w:rPr>
                <w:rFonts w:hint="eastAsia"/>
              </w:rPr>
              <w:t>USD</w:t>
            </w:r>
          </w:p>
        </w:tc>
        <w:tc>
          <w:tcPr>
            <w:tcW w:w="1421" w:type="dxa"/>
          </w:tcPr>
          <w:p w14:paraId="639DF420" w14:textId="77777777" w:rsidR="00B97356" w:rsidRDefault="00B97356" w:rsidP="00F36554">
            <w:r>
              <w:rPr>
                <w:rFonts w:hint="eastAsia"/>
              </w:rPr>
              <w:t>RMB</w:t>
            </w:r>
          </w:p>
        </w:tc>
        <w:tc>
          <w:tcPr>
            <w:tcW w:w="1421" w:type="dxa"/>
          </w:tcPr>
          <w:p w14:paraId="3DAB56A7" w14:textId="77777777" w:rsidR="00B97356" w:rsidRDefault="00B97356" w:rsidP="00F36554">
            <w:r>
              <w:rPr>
                <w:rFonts w:hint="eastAsia"/>
              </w:rPr>
              <w:t>1.2568999</w:t>
            </w:r>
          </w:p>
        </w:tc>
        <w:tc>
          <w:tcPr>
            <w:tcW w:w="1421" w:type="dxa"/>
          </w:tcPr>
          <w:p w14:paraId="71281523" w14:textId="77777777" w:rsidR="00B97356" w:rsidRDefault="00B97356" w:rsidP="00F36554">
            <w:r>
              <w:rPr>
                <w:rFonts w:hint="eastAsia"/>
              </w:rPr>
              <w:t>2011-04-01</w:t>
            </w:r>
          </w:p>
        </w:tc>
        <w:tc>
          <w:tcPr>
            <w:tcW w:w="1654" w:type="dxa"/>
          </w:tcPr>
          <w:p w14:paraId="29BFE311" w14:textId="77777777" w:rsidR="00B97356" w:rsidRDefault="00B97356" w:rsidP="00F36554">
            <w:r>
              <w:rPr>
                <w:rFonts w:hint="eastAsia"/>
              </w:rPr>
              <w:t>2011-05-01</w:t>
            </w:r>
          </w:p>
        </w:tc>
        <w:tc>
          <w:tcPr>
            <w:tcW w:w="1190" w:type="dxa"/>
          </w:tcPr>
          <w:p w14:paraId="4176C6B0" w14:textId="77777777" w:rsidR="00B97356" w:rsidRDefault="00B97356" w:rsidP="00F36554">
            <w:pPr>
              <w:rPr>
                <w:color w:val="548DD4"/>
                <w:u w:val="single"/>
              </w:rPr>
            </w:pPr>
            <w:r>
              <w:rPr>
                <w:rFonts w:hint="eastAsia"/>
                <w:color w:val="548DD4"/>
                <w:u w:val="single"/>
              </w:rPr>
              <w:t>编辑</w:t>
            </w:r>
            <w:r>
              <w:rPr>
                <w:rFonts w:hint="eastAsia"/>
              </w:rPr>
              <w:t xml:space="preserve"> </w:t>
            </w:r>
            <w:r>
              <w:rPr>
                <w:rFonts w:hint="eastAsia"/>
                <w:color w:val="548DD4"/>
                <w:u w:val="single"/>
              </w:rPr>
              <w:t>删除</w:t>
            </w:r>
          </w:p>
        </w:tc>
      </w:tr>
    </w:tbl>
    <w:p w14:paraId="1958C599"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8"/>
        <w:gridCol w:w="7180"/>
      </w:tblGrid>
      <w:tr w:rsidR="00B97356" w14:paraId="38639FAA" w14:textId="77777777" w:rsidTr="00F36554">
        <w:trPr>
          <w:trHeight w:val="247"/>
        </w:trPr>
        <w:tc>
          <w:tcPr>
            <w:tcW w:w="1348" w:type="dxa"/>
            <w:shd w:val="clear" w:color="auto" w:fill="A6A6A6"/>
          </w:tcPr>
          <w:p w14:paraId="7DA15040" w14:textId="77777777" w:rsidR="00B97356" w:rsidRDefault="00B97356" w:rsidP="00F36554">
            <w:pPr>
              <w:jc w:val="center"/>
              <w:rPr>
                <w:b/>
              </w:rPr>
            </w:pPr>
            <w:r>
              <w:rPr>
                <w:rFonts w:hint="eastAsia"/>
                <w:b/>
              </w:rPr>
              <w:t>页面元素</w:t>
            </w:r>
          </w:p>
        </w:tc>
        <w:tc>
          <w:tcPr>
            <w:tcW w:w="7180" w:type="dxa"/>
            <w:shd w:val="clear" w:color="auto" w:fill="A6A6A6"/>
          </w:tcPr>
          <w:p w14:paraId="3090A701" w14:textId="77777777" w:rsidR="00B97356" w:rsidRDefault="00B97356" w:rsidP="00F36554">
            <w:pPr>
              <w:jc w:val="center"/>
              <w:rPr>
                <w:b/>
              </w:rPr>
            </w:pPr>
            <w:r>
              <w:rPr>
                <w:rFonts w:hint="eastAsia"/>
                <w:b/>
              </w:rPr>
              <w:t>描述</w:t>
            </w:r>
          </w:p>
        </w:tc>
      </w:tr>
      <w:tr w:rsidR="00B97356" w14:paraId="5DD3F463" w14:textId="77777777" w:rsidTr="00F36554">
        <w:tc>
          <w:tcPr>
            <w:tcW w:w="1348" w:type="dxa"/>
            <w:shd w:val="clear" w:color="auto" w:fill="D9D9D9"/>
          </w:tcPr>
          <w:p w14:paraId="60F10F7A" w14:textId="77777777" w:rsidR="00B97356" w:rsidRDefault="00B97356" w:rsidP="00F36554">
            <w:pPr>
              <w:rPr>
                <w:b/>
              </w:rPr>
            </w:pPr>
            <w:r>
              <w:rPr>
                <w:rFonts w:hint="eastAsia"/>
              </w:rPr>
              <w:t>查询条件</w:t>
            </w:r>
          </w:p>
        </w:tc>
        <w:tc>
          <w:tcPr>
            <w:tcW w:w="7180" w:type="dxa"/>
            <w:shd w:val="clear" w:color="auto" w:fill="D9D9D9"/>
          </w:tcPr>
          <w:p w14:paraId="1AEBA98B" w14:textId="77777777" w:rsidR="00B97356" w:rsidRDefault="00B97356" w:rsidP="00F36554">
            <w:pPr>
              <w:rPr>
                <w:b/>
              </w:rPr>
            </w:pPr>
          </w:p>
        </w:tc>
      </w:tr>
      <w:tr w:rsidR="00B97356" w14:paraId="0031688B" w14:textId="77777777" w:rsidTr="00F36554">
        <w:tc>
          <w:tcPr>
            <w:tcW w:w="1348" w:type="dxa"/>
          </w:tcPr>
          <w:p w14:paraId="27537154" w14:textId="77777777" w:rsidR="00B97356" w:rsidRDefault="00B97356" w:rsidP="00F36554">
            <w:pPr>
              <w:jc w:val="left"/>
            </w:pPr>
            <w:r>
              <w:rPr>
                <w:rFonts w:hint="eastAsia"/>
              </w:rPr>
              <w:t>船公司</w:t>
            </w:r>
          </w:p>
        </w:tc>
        <w:tc>
          <w:tcPr>
            <w:tcW w:w="7180" w:type="dxa"/>
          </w:tcPr>
          <w:p w14:paraId="472F648E" w14:textId="77777777" w:rsidR="00B97356" w:rsidRDefault="00B97356" w:rsidP="00F36554">
            <w:pPr>
              <w:jc w:val="left"/>
            </w:pPr>
            <w:r>
              <w:rPr>
                <w:rFonts w:hint="eastAsia"/>
              </w:rPr>
              <w:t>登录用户是船公司的，默认，锁定，不允许编辑。登录是运维的，可下拉。</w:t>
            </w:r>
          </w:p>
        </w:tc>
      </w:tr>
      <w:tr w:rsidR="00B97356" w14:paraId="2872DA3B" w14:textId="77777777" w:rsidTr="00F36554">
        <w:tc>
          <w:tcPr>
            <w:tcW w:w="1348" w:type="dxa"/>
          </w:tcPr>
          <w:p w14:paraId="02843E85" w14:textId="77777777" w:rsidR="00B97356" w:rsidRDefault="00B97356" w:rsidP="00F36554">
            <w:pPr>
              <w:jc w:val="left"/>
            </w:pPr>
            <w:r>
              <w:rPr>
                <w:rFonts w:hint="eastAsia"/>
              </w:rPr>
              <w:t>外币</w:t>
            </w:r>
          </w:p>
        </w:tc>
        <w:tc>
          <w:tcPr>
            <w:tcW w:w="7180" w:type="dxa"/>
          </w:tcPr>
          <w:p w14:paraId="265F1344" w14:textId="77777777" w:rsidR="00B97356" w:rsidRDefault="00B97356" w:rsidP="00F36554">
            <w:pPr>
              <w:jc w:val="left"/>
            </w:pPr>
            <w:r>
              <w:rPr>
                <w:rFonts w:hint="eastAsia"/>
              </w:rPr>
              <w:t>录入，精确，拼接查询条件语法时，自动转换成大写。</w:t>
            </w:r>
          </w:p>
        </w:tc>
      </w:tr>
      <w:tr w:rsidR="00B97356" w14:paraId="03EA6300" w14:textId="77777777" w:rsidTr="00F36554">
        <w:tc>
          <w:tcPr>
            <w:tcW w:w="1348" w:type="dxa"/>
          </w:tcPr>
          <w:p w14:paraId="592AC869" w14:textId="77777777" w:rsidR="00B97356" w:rsidRDefault="00B97356" w:rsidP="00F36554">
            <w:pPr>
              <w:jc w:val="left"/>
            </w:pPr>
            <w:r>
              <w:rPr>
                <w:rFonts w:hint="eastAsia"/>
              </w:rPr>
              <w:t>有效时间</w:t>
            </w:r>
          </w:p>
        </w:tc>
        <w:tc>
          <w:tcPr>
            <w:tcW w:w="7180" w:type="dxa"/>
          </w:tcPr>
          <w:p w14:paraId="59574477" w14:textId="77777777" w:rsidR="00B97356" w:rsidRDefault="00B97356" w:rsidP="00F36554">
            <w:pPr>
              <w:jc w:val="left"/>
            </w:pPr>
            <w:r>
              <w:rPr>
                <w:rFonts w:hint="eastAsia"/>
              </w:rPr>
              <w:t>时间范围控件，默认起始时间为当天</w:t>
            </w:r>
            <w:r>
              <w:rPr>
                <w:rFonts w:hint="eastAsia"/>
              </w:rPr>
              <w:t>-7</w:t>
            </w:r>
            <w:r>
              <w:rPr>
                <w:rFonts w:hint="eastAsia"/>
              </w:rPr>
              <w:t>，默认结束时间当天。最大查询时间范围限制</w:t>
            </w:r>
            <w:r>
              <w:rPr>
                <w:rFonts w:hint="eastAsia"/>
              </w:rPr>
              <w:t>12</w:t>
            </w:r>
            <w:r>
              <w:rPr>
                <w:rFonts w:hint="eastAsia"/>
              </w:rPr>
              <w:t>个月。</w:t>
            </w:r>
          </w:p>
        </w:tc>
      </w:tr>
      <w:tr w:rsidR="00B97356" w14:paraId="03B0EAC1" w14:textId="77777777" w:rsidTr="00F36554">
        <w:tc>
          <w:tcPr>
            <w:tcW w:w="1348" w:type="dxa"/>
            <w:shd w:val="clear" w:color="auto" w:fill="E0E0E0"/>
          </w:tcPr>
          <w:p w14:paraId="51E49B57" w14:textId="77777777" w:rsidR="00B97356" w:rsidRDefault="00B97356" w:rsidP="00F36554">
            <w:r>
              <w:rPr>
                <w:rFonts w:hint="eastAsia"/>
              </w:rPr>
              <w:t>交互</w:t>
            </w:r>
          </w:p>
        </w:tc>
        <w:tc>
          <w:tcPr>
            <w:tcW w:w="7180" w:type="dxa"/>
            <w:shd w:val="clear" w:color="auto" w:fill="E0E0E0"/>
          </w:tcPr>
          <w:p w14:paraId="4A28361E" w14:textId="77777777" w:rsidR="00B97356" w:rsidRDefault="00B97356" w:rsidP="00F36554"/>
        </w:tc>
      </w:tr>
      <w:tr w:rsidR="00B97356" w14:paraId="2EEF5CF3" w14:textId="77777777" w:rsidTr="00F36554">
        <w:tc>
          <w:tcPr>
            <w:tcW w:w="1348" w:type="dxa"/>
          </w:tcPr>
          <w:p w14:paraId="352A9706" w14:textId="77777777" w:rsidR="00B97356" w:rsidRDefault="00B97356" w:rsidP="00F36554">
            <w:r>
              <w:rPr>
                <w:rFonts w:hint="eastAsia"/>
              </w:rPr>
              <w:t>数据加载</w:t>
            </w:r>
          </w:p>
        </w:tc>
        <w:tc>
          <w:tcPr>
            <w:tcW w:w="7180" w:type="dxa"/>
          </w:tcPr>
          <w:p w14:paraId="3DF0A1C3" w14:textId="77777777" w:rsidR="00B97356" w:rsidRDefault="00B97356" w:rsidP="00F36554">
            <w:r>
              <w:rPr>
                <w:rFonts w:hint="eastAsia"/>
              </w:rPr>
              <w:t>列表默认不查询数据，用户点击“查询”之后再加载数据。</w:t>
            </w:r>
          </w:p>
          <w:p w14:paraId="537A94D9" w14:textId="77777777" w:rsidR="00B97356" w:rsidRDefault="00B97356" w:rsidP="00F36554">
            <w:r>
              <w:rPr>
                <w:rFonts w:hint="eastAsia"/>
              </w:rPr>
              <w:lastRenderedPageBreak/>
              <w:t>字段的对应关系请参考数据库定义的同名字段。</w:t>
            </w:r>
          </w:p>
          <w:p w14:paraId="20AD2EF6" w14:textId="77777777" w:rsidR="00B97356" w:rsidRDefault="00B97356" w:rsidP="00F36554">
            <w:r>
              <w:rPr>
                <w:rFonts w:hint="eastAsia"/>
              </w:rPr>
              <w:t>按消息时间倒序排列，即最新日志排在最前。</w:t>
            </w:r>
          </w:p>
        </w:tc>
      </w:tr>
    </w:tbl>
    <w:p w14:paraId="2FCD97FE" w14:textId="77777777" w:rsidR="00B97356" w:rsidRDefault="00B97356" w:rsidP="00B97356"/>
    <w:p w14:paraId="7D4CAA36" w14:textId="77777777" w:rsidR="00B97356" w:rsidRDefault="00B97356" w:rsidP="00B97356">
      <w:pPr>
        <w:pStyle w:val="3"/>
        <w:ind w:left="481" w:right="180"/>
      </w:pPr>
      <w:r>
        <w:rPr>
          <w:rFonts w:hint="eastAsia"/>
        </w:rPr>
        <w:t>编辑界面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2126"/>
      </w:tblGrid>
      <w:tr w:rsidR="00B97356" w14:paraId="7591243E" w14:textId="77777777" w:rsidTr="00F36554">
        <w:tc>
          <w:tcPr>
            <w:tcW w:w="1526" w:type="dxa"/>
          </w:tcPr>
          <w:p w14:paraId="012AC9A4" w14:textId="77777777" w:rsidR="00B97356" w:rsidRDefault="00B97356" w:rsidP="00F36554">
            <w:r>
              <w:rPr>
                <w:rFonts w:hint="eastAsia"/>
              </w:rPr>
              <w:t>本位币</w:t>
            </w:r>
          </w:p>
        </w:tc>
        <w:tc>
          <w:tcPr>
            <w:tcW w:w="2126" w:type="dxa"/>
          </w:tcPr>
          <w:p w14:paraId="61863AF8" w14:textId="77777777" w:rsidR="00B97356" w:rsidRDefault="00B97356" w:rsidP="00F36554">
            <w:r>
              <w:rPr>
                <w:rFonts w:hint="eastAsia"/>
              </w:rPr>
              <w:t>USD</w:t>
            </w:r>
          </w:p>
        </w:tc>
      </w:tr>
      <w:tr w:rsidR="00B97356" w14:paraId="212D4103" w14:textId="77777777" w:rsidTr="00F36554">
        <w:tc>
          <w:tcPr>
            <w:tcW w:w="1526" w:type="dxa"/>
          </w:tcPr>
          <w:p w14:paraId="5C285642" w14:textId="77777777" w:rsidR="00B97356" w:rsidRDefault="00B97356" w:rsidP="00F36554">
            <w:r>
              <w:rPr>
                <w:rFonts w:hint="eastAsia"/>
              </w:rPr>
              <w:t>转换货币</w:t>
            </w:r>
          </w:p>
        </w:tc>
        <w:tc>
          <w:tcPr>
            <w:tcW w:w="2126" w:type="dxa"/>
          </w:tcPr>
          <w:p w14:paraId="12820602" w14:textId="77777777" w:rsidR="00B97356" w:rsidRDefault="00B97356" w:rsidP="00F36554"/>
        </w:tc>
      </w:tr>
      <w:tr w:rsidR="00B97356" w14:paraId="08D66584" w14:textId="77777777" w:rsidTr="00F36554">
        <w:tc>
          <w:tcPr>
            <w:tcW w:w="1526" w:type="dxa"/>
          </w:tcPr>
          <w:p w14:paraId="6023D21A" w14:textId="77777777" w:rsidR="00B97356" w:rsidRDefault="00B97356" w:rsidP="00F36554">
            <w:r>
              <w:rPr>
                <w:rFonts w:hint="eastAsia"/>
              </w:rPr>
              <w:t>汇率</w:t>
            </w:r>
          </w:p>
        </w:tc>
        <w:tc>
          <w:tcPr>
            <w:tcW w:w="2126" w:type="dxa"/>
          </w:tcPr>
          <w:p w14:paraId="59400A42" w14:textId="77777777" w:rsidR="00B97356" w:rsidRDefault="00B97356" w:rsidP="00F36554"/>
        </w:tc>
      </w:tr>
      <w:tr w:rsidR="00B97356" w14:paraId="3D233218" w14:textId="77777777" w:rsidTr="00F36554">
        <w:tc>
          <w:tcPr>
            <w:tcW w:w="1526" w:type="dxa"/>
          </w:tcPr>
          <w:p w14:paraId="24011CC5" w14:textId="77777777" w:rsidR="00B97356" w:rsidRDefault="00B97356" w:rsidP="00F36554">
            <w:r>
              <w:rPr>
                <w:rFonts w:hint="eastAsia"/>
              </w:rPr>
              <w:t>生效时间</w:t>
            </w:r>
          </w:p>
        </w:tc>
        <w:tc>
          <w:tcPr>
            <w:tcW w:w="2126" w:type="dxa"/>
          </w:tcPr>
          <w:p w14:paraId="59B984A9" w14:textId="77777777" w:rsidR="00B97356" w:rsidRDefault="00B97356" w:rsidP="00F36554"/>
        </w:tc>
      </w:tr>
      <w:tr w:rsidR="00B97356" w14:paraId="145A3F66" w14:textId="77777777" w:rsidTr="00F36554">
        <w:tc>
          <w:tcPr>
            <w:tcW w:w="1526" w:type="dxa"/>
          </w:tcPr>
          <w:p w14:paraId="0A458F60" w14:textId="77777777" w:rsidR="00B97356" w:rsidRDefault="00B97356" w:rsidP="00F36554">
            <w:r>
              <w:rPr>
                <w:rFonts w:hint="eastAsia"/>
              </w:rPr>
              <w:t>失效时间</w:t>
            </w:r>
          </w:p>
        </w:tc>
        <w:tc>
          <w:tcPr>
            <w:tcW w:w="2126" w:type="dxa"/>
          </w:tcPr>
          <w:p w14:paraId="299A0262" w14:textId="77777777" w:rsidR="00B97356" w:rsidRDefault="00B97356" w:rsidP="00F36554"/>
        </w:tc>
      </w:tr>
    </w:tbl>
    <w:p w14:paraId="653EDEB4" w14:textId="77777777" w:rsidR="00B97356" w:rsidRDefault="00B97356" w:rsidP="00B97356">
      <w:pPr>
        <w:rPr>
          <w:color w:val="548DD4"/>
          <w:u w:val="single"/>
        </w:rPr>
      </w:pPr>
      <w:r>
        <w:rPr>
          <w:rFonts w:hint="eastAsia"/>
        </w:rPr>
        <w:t xml:space="preserve">     </w:t>
      </w:r>
      <w:r>
        <w:rPr>
          <w:rFonts w:hint="eastAsia"/>
          <w:color w:val="548DD4"/>
          <w:u w:val="single"/>
        </w:rPr>
        <w:t>保存</w:t>
      </w:r>
      <w:r>
        <w:rPr>
          <w:rFonts w:hint="eastAsia"/>
        </w:rPr>
        <w:t xml:space="preserve">             </w:t>
      </w:r>
      <w:r>
        <w:rPr>
          <w:rFonts w:hint="eastAsia"/>
          <w:color w:val="548DD4"/>
          <w:u w:val="single"/>
        </w:rPr>
        <w:t>关闭</w:t>
      </w:r>
    </w:p>
    <w:p w14:paraId="37F29780" w14:textId="77777777" w:rsidR="00B97356" w:rsidRDefault="00B97356" w:rsidP="00B97356">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5"/>
        <w:gridCol w:w="7453"/>
      </w:tblGrid>
      <w:tr w:rsidR="00B97356" w14:paraId="40AF43BF" w14:textId="77777777" w:rsidTr="00F36554">
        <w:trPr>
          <w:trHeight w:val="247"/>
        </w:trPr>
        <w:tc>
          <w:tcPr>
            <w:tcW w:w="1075" w:type="dxa"/>
            <w:shd w:val="clear" w:color="auto" w:fill="A6A6A6"/>
          </w:tcPr>
          <w:p w14:paraId="70AAE9DB" w14:textId="77777777" w:rsidR="00B97356" w:rsidRDefault="00B97356" w:rsidP="00F36554">
            <w:pPr>
              <w:jc w:val="center"/>
              <w:rPr>
                <w:b/>
              </w:rPr>
            </w:pPr>
            <w:r>
              <w:rPr>
                <w:rFonts w:hint="eastAsia"/>
                <w:b/>
              </w:rPr>
              <w:t>页面元素</w:t>
            </w:r>
          </w:p>
        </w:tc>
        <w:tc>
          <w:tcPr>
            <w:tcW w:w="7453" w:type="dxa"/>
            <w:shd w:val="clear" w:color="auto" w:fill="A6A6A6"/>
          </w:tcPr>
          <w:p w14:paraId="67DA6706" w14:textId="77777777" w:rsidR="00B97356" w:rsidRDefault="00B97356" w:rsidP="00F36554">
            <w:pPr>
              <w:jc w:val="center"/>
              <w:rPr>
                <w:b/>
              </w:rPr>
            </w:pPr>
            <w:r>
              <w:rPr>
                <w:rFonts w:hint="eastAsia"/>
                <w:b/>
              </w:rPr>
              <w:t>描述</w:t>
            </w:r>
          </w:p>
        </w:tc>
      </w:tr>
      <w:tr w:rsidR="00B97356" w14:paraId="64B35D9C" w14:textId="77777777" w:rsidTr="00F36554">
        <w:tc>
          <w:tcPr>
            <w:tcW w:w="1075" w:type="dxa"/>
            <w:shd w:val="clear" w:color="auto" w:fill="E0E0E0"/>
          </w:tcPr>
          <w:p w14:paraId="1EC6C5D0" w14:textId="77777777" w:rsidR="00B97356" w:rsidRDefault="00B97356" w:rsidP="00F36554">
            <w:r>
              <w:rPr>
                <w:rFonts w:hint="eastAsia"/>
              </w:rPr>
              <w:t>交互</w:t>
            </w:r>
          </w:p>
        </w:tc>
        <w:tc>
          <w:tcPr>
            <w:tcW w:w="7453" w:type="dxa"/>
            <w:shd w:val="clear" w:color="auto" w:fill="E0E0E0"/>
          </w:tcPr>
          <w:p w14:paraId="4A9F84B8" w14:textId="77777777" w:rsidR="00B97356" w:rsidRDefault="00B97356" w:rsidP="00F36554"/>
        </w:tc>
      </w:tr>
      <w:tr w:rsidR="00B97356" w14:paraId="5FFE43DA" w14:textId="77777777" w:rsidTr="00F36554">
        <w:tc>
          <w:tcPr>
            <w:tcW w:w="1075" w:type="dxa"/>
          </w:tcPr>
          <w:p w14:paraId="501B108C" w14:textId="77777777" w:rsidR="00B97356" w:rsidRDefault="00B97356" w:rsidP="00F36554">
            <w:pPr>
              <w:jc w:val="left"/>
            </w:pPr>
            <w:r>
              <w:rPr>
                <w:rFonts w:hint="eastAsia"/>
              </w:rPr>
              <w:t>界面加载</w:t>
            </w:r>
          </w:p>
        </w:tc>
        <w:tc>
          <w:tcPr>
            <w:tcW w:w="7453" w:type="dxa"/>
          </w:tcPr>
          <w:p w14:paraId="3956B3C2" w14:textId="77777777" w:rsidR="00B97356" w:rsidRDefault="00B97356" w:rsidP="00F36554">
            <w:pPr>
              <w:numPr>
                <w:ilvl w:val="0"/>
                <w:numId w:val="115"/>
              </w:numPr>
              <w:ind w:left="360" w:hanging="360"/>
            </w:pPr>
            <w:r>
              <w:rPr>
                <w:rFonts w:hint="eastAsia"/>
              </w:rPr>
              <w:t>本位币从全局参数获取，不允许编辑。</w:t>
            </w:r>
            <w:r>
              <w:rPr>
                <w:rFonts w:hint="eastAsia"/>
              </w:rPr>
              <w:t>KEY = 101</w:t>
            </w:r>
          </w:p>
          <w:p w14:paraId="4E3AFEB4" w14:textId="77777777" w:rsidR="00B97356" w:rsidRDefault="00B97356" w:rsidP="00F36554">
            <w:pPr>
              <w:numPr>
                <w:ilvl w:val="0"/>
                <w:numId w:val="115"/>
              </w:numPr>
              <w:ind w:left="360" w:hanging="360"/>
            </w:pPr>
            <w:r>
              <w:rPr>
                <w:rFonts w:hint="eastAsia"/>
              </w:rPr>
              <w:t>转换货币加载货币下拉列表</w:t>
            </w:r>
          </w:p>
          <w:p w14:paraId="484A2871" w14:textId="77777777" w:rsidR="00B97356" w:rsidRDefault="00B97356" w:rsidP="00F36554"/>
        </w:tc>
      </w:tr>
      <w:tr w:rsidR="00B97356" w14:paraId="3BBB93A3" w14:textId="77777777" w:rsidTr="00F36554">
        <w:tc>
          <w:tcPr>
            <w:tcW w:w="1075" w:type="dxa"/>
          </w:tcPr>
          <w:p w14:paraId="387DE301" w14:textId="77777777" w:rsidR="00B97356" w:rsidRDefault="00B97356" w:rsidP="00F36554">
            <w:pPr>
              <w:jc w:val="left"/>
            </w:pPr>
            <w:r>
              <w:rPr>
                <w:rFonts w:hint="eastAsia"/>
              </w:rPr>
              <w:t>保存</w:t>
            </w:r>
          </w:p>
        </w:tc>
        <w:tc>
          <w:tcPr>
            <w:tcW w:w="7453" w:type="dxa"/>
          </w:tcPr>
          <w:p w14:paraId="507A6AEA" w14:textId="77777777" w:rsidR="00B97356" w:rsidRDefault="00B97356" w:rsidP="00F36554">
            <w:r>
              <w:rPr>
                <w:rFonts w:hint="eastAsia"/>
              </w:rPr>
              <w:t>保存之前检查，汇率，装货货币，生效时间，失效时间不能为空。</w:t>
            </w:r>
          </w:p>
          <w:p w14:paraId="03646CC7" w14:textId="77777777" w:rsidR="00B97356" w:rsidRDefault="00B97356" w:rsidP="00F36554">
            <w:r>
              <w:rPr>
                <w:rFonts w:hint="eastAsia"/>
              </w:rPr>
              <w:t>生效时间不能大于失效时间</w:t>
            </w:r>
          </w:p>
          <w:p w14:paraId="3EADB2A2" w14:textId="77777777" w:rsidR="00B97356" w:rsidRDefault="00B97356" w:rsidP="00F36554">
            <w:r>
              <w:rPr>
                <w:rFonts w:hint="eastAsia"/>
              </w:rPr>
              <w:t>唯一性：任何时间范围之内，本位币与指定的转换货币之间，只能存在一个转换汇率</w:t>
            </w:r>
          </w:p>
          <w:p w14:paraId="28AACE5D" w14:textId="77777777" w:rsidR="00B97356" w:rsidRDefault="00B97356" w:rsidP="00F36554"/>
        </w:tc>
      </w:tr>
    </w:tbl>
    <w:p w14:paraId="261BA37E" w14:textId="77777777" w:rsidR="00B97356" w:rsidRDefault="00B97356" w:rsidP="00B97356"/>
    <w:p w14:paraId="0D5BD2FF" w14:textId="77777777" w:rsidR="00B97356" w:rsidRDefault="00B97356" w:rsidP="00B97356">
      <w:pPr>
        <w:pStyle w:val="2"/>
        <w:ind w:right="180"/>
      </w:pPr>
      <w:r>
        <w:rPr>
          <w:rFonts w:hint="eastAsia"/>
        </w:rPr>
        <w:t>账户信息管理（运维）</w:t>
      </w:r>
    </w:p>
    <w:p w14:paraId="16BA3949" w14:textId="77777777" w:rsidR="00B97356" w:rsidRDefault="00B97356" w:rsidP="00B97356">
      <w:pPr>
        <w:pStyle w:val="3"/>
        <w:ind w:left="481" w:right="180"/>
      </w:pPr>
      <w:r>
        <w:rPr>
          <w:rFonts w:hint="eastAsia"/>
        </w:rPr>
        <w:t>需求说明</w:t>
      </w:r>
    </w:p>
    <w:p w14:paraId="0134654A" w14:textId="77777777" w:rsidR="00B97356" w:rsidRDefault="00B97356" w:rsidP="00B97356">
      <w:pPr>
        <w:ind w:firstLine="420"/>
      </w:pPr>
      <w:r>
        <w:rPr>
          <w:rFonts w:hint="eastAsia"/>
        </w:rPr>
        <w:t>用户账户信息采用卡片式管理，即新建用户信息不关联任何公司，视为独立的信息。需要区分公司级管理员与运维级管理员查看数据的权限，公司级管理员能查看和更改自己公司用户信息，运维级管理员能查看和更改所有公司用户信息。</w:t>
      </w:r>
    </w:p>
    <w:p w14:paraId="521E6B19" w14:textId="77777777" w:rsidR="00B97356" w:rsidRDefault="00B97356" w:rsidP="00B97356">
      <w:pPr>
        <w:pStyle w:val="3"/>
        <w:ind w:left="481" w:right="180"/>
      </w:pPr>
      <w:r>
        <w:rPr>
          <w:rFonts w:hint="eastAsia"/>
        </w:rPr>
        <w:t>数据表</w:t>
      </w:r>
    </w:p>
    <w:p w14:paraId="73FF8628" w14:textId="77777777" w:rsidR="00B97356" w:rsidRDefault="00B97356" w:rsidP="00B97356">
      <w:r>
        <w:rPr>
          <w:noProof/>
        </w:rPr>
        <w:drawing>
          <wp:inline distT="0" distB="0" distL="0" distR="0" wp14:anchorId="4BFBDCC9" wp14:editId="1851D9EC">
            <wp:extent cx="3303905" cy="1496695"/>
            <wp:effectExtent l="0" t="0" r="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03905" cy="1496695"/>
                    </a:xfrm>
                    <a:prstGeom prst="rect">
                      <a:avLst/>
                    </a:prstGeom>
                    <a:noFill/>
                    <a:ln>
                      <a:noFill/>
                    </a:ln>
                  </pic:spPr>
                </pic:pic>
              </a:graphicData>
            </a:graphic>
          </wp:inline>
        </w:drawing>
      </w:r>
    </w:p>
    <w:p w14:paraId="2CCA9D4D" w14:textId="77777777" w:rsidR="00B97356" w:rsidRDefault="00B97356" w:rsidP="00B97356">
      <w:r>
        <w:rPr>
          <w:noProof/>
        </w:rPr>
        <w:lastRenderedPageBreak/>
        <w:drawing>
          <wp:inline distT="0" distB="0" distL="0" distR="0" wp14:anchorId="1721F07A" wp14:editId="0C134593">
            <wp:extent cx="2868295" cy="2199005"/>
            <wp:effectExtent l="0" t="0" r="825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68295" cy="2199005"/>
                    </a:xfrm>
                    <a:prstGeom prst="rect">
                      <a:avLst/>
                    </a:prstGeom>
                    <a:noFill/>
                    <a:ln>
                      <a:noFill/>
                    </a:ln>
                  </pic:spPr>
                </pic:pic>
              </a:graphicData>
            </a:graphic>
          </wp:inline>
        </w:drawing>
      </w:r>
    </w:p>
    <w:p w14:paraId="740154AF" w14:textId="77777777" w:rsidR="00B97356" w:rsidRDefault="00B97356" w:rsidP="00B97356">
      <w:r>
        <w:rPr>
          <w:rFonts w:hint="eastAsia"/>
        </w:rPr>
        <w:t>1.TUSERATTR&lt;</w:t>
      </w:r>
      <w:r>
        <w:rPr>
          <w:rFonts w:hint="eastAsia"/>
        </w:rPr>
        <w:t>用户附件信息表</w:t>
      </w:r>
      <w:r>
        <w:rPr>
          <w:rFonts w:hint="eastAsia"/>
        </w:rPr>
        <w:t>&gt;</w:t>
      </w:r>
      <w:r>
        <w:rPr>
          <w:rFonts w:hint="eastAsia"/>
        </w:rPr>
        <w:t>是</w:t>
      </w:r>
      <w:r>
        <w:rPr>
          <w:rFonts w:hint="eastAsia"/>
        </w:rPr>
        <w:t>TUSER&lt;</w:t>
      </w:r>
      <w:r>
        <w:rPr>
          <w:rFonts w:hint="eastAsia"/>
        </w:rPr>
        <w:t>用户表</w:t>
      </w:r>
      <w:r>
        <w:rPr>
          <w:rFonts w:hint="eastAsia"/>
        </w:rPr>
        <w:t>&gt;</w:t>
      </w:r>
      <w:r>
        <w:rPr>
          <w:rFonts w:hint="eastAsia"/>
        </w:rPr>
        <w:t>的扩展表。</w:t>
      </w:r>
    </w:p>
    <w:p w14:paraId="721AA2E0" w14:textId="77777777" w:rsidR="00B97356" w:rsidRDefault="00B97356" w:rsidP="00B97356">
      <w:r>
        <w:rPr>
          <w:rFonts w:hint="eastAsia"/>
        </w:rPr>
        <w:t>2.STATUS</w:t>
      </w:r>
      <w:r>
        <w:rPr>
          <w:rFonts w:hint="eastAsia"/>
        </w:rPr>
        <w:t>：</w:t>
      </w:r>
      <w:r>
        <w:rPr>
          <w:rFonts w:hint="eastAsia"/>
        </w:rPr>
        <w:t>10</w:t>
      </w:r>
      <w:r>
        <w:rPr>
          <w:rFonts w:hint="eastAsia"/>
        </w:rPr>
        <w:t>正常</w:t>
      </w:r>
      <w:r>
        <w:rPr>
          <w:rFonts w:hint="eastAsia"/>
        </w:rPr>
        <w:t xml:space="preserve"> -10</w:t>
      </w:r>
      <w:r>
        <w:rPr>
          <w:rFonts w:hint="eastAsia"/>
        </w:rPr>
        <w:t>停用</w:t>
      </w:r>
      <w:r>
        <w:rPr>
          <w:rFonts w:hint="eastAsia"/>
        </w:rPr>
        <w:t xml:space="preserve"> -20</w:t>
      </w:r>
      <w:r>
        <w:rPr>
          <w:rFonts w:hint="eastAsia"/>
        </w:rPr>
        <w:t>删除</w:t>
      </w:r>
      <w:r>
        <w:rPr>
          <w:rFonts w:hint="eastAsia"/>
        </w:rPr>
        <w:t xml:space="preserve"> </w:t>
      </w:r>
      <w:r>
        <w:rPr>
          <w:rFonts w:hint="eastAsia"/>
        </w:rPr>
        <w:t>。</w:t>
      </w:r>
    </w:p>
    <w:p w14:paraId="02E75B66" w14:textId="77777777" w:rsidR="00B97356" w:rsidRDefault="00B97356" w:rsidP="00B97356">
      <w:r>
        <w:rPr>
          <w:rFonts w:hint="eastAsia"/>
        </w:rPr>
        <w:t>追加用户分类标记维护，数据来源自字典表，初始化为“航线，销售，客服”三类，必填；管理员默认显示管理员，不能修改</w:t>
      </w:r>
    </w:p>
    <w:p w14:paraId="00A9FA73" w14:textId="77777777" w:rsidR="00B97356" w:rsidRDefault="00B97356" w:rsidP="00B97356">
      <w:r>
        <w:rPr>
          <w:rFonts w:hint="eastAsia"/>
        </w:rPr>
        <w:t>如果是航线销售的，销售员代码必填</w:t>
      </w:r>
    </w:p>
    <w:p w14:paraId="13F9CF92" w14:textId="77777777" w:rsidR="00B97356" w:rsidRDefault="00B97356" w:rsidP="00B97356">
      <w:r>
        <w:rPr>
          <w:rFonts w:hint="eastAsia"/>
        </w:rPr>
        <w:t>用户代码即</w:t>
      </w:r>
      <w:r>
        <w:rPr>
          <w:rFonts w:hint="eastAsia"/>
        </w:rPr>
        <w:t>"EDI</w:t>
      </w:r>
      <w:r>
        <w:rPr>
          <w:rFonts w:hint="eastAsia"/>
        </w:rPr>
        <w:t>代码</w:t>
      </w:r>
      <w:r>
        <w:rPr>
          <w:rFonts w:hint="eastAsia"/>
        </w:rPr>
        <w:t>"</w:t>
      </w:r>
      <w:r>
        <w:rPr>
          <w:rFonts w:hint="eastAsia"/>
        </w:rPr>
        <w:t>，发送报文会要用到</w:t>
      </w:r>
    </w:p>
    <w:p w14:paraId="719CCA94" w14:textId="77777777" w:rsidR="00B97356" w:rsidRDefault="00B97356" w:rsidP="00B97356"/>
    <w:p w14:paraId="271485D6" w14:textId="77777777" w:rsidR="00B97356" w:rsidRDefault="00B97356" w:rsidP="00B97356"/>
    <w:p w14:paraId="595F2859" w14:textId="77777777" w:rsidR="00B97356" w:rsidRDefault="00B97356" w:rsidP="00B97356">
      <w:pPr>
        <w:pStyle w:val="3"/>
        <w:ind w:left="481" w:right="180"/>
      </w:pPr>
      <w:bookmarkStart w:id="26" w:name="_列表页面_7"/>
      <w:r>
        <w:rPr>
          <w:rFonts w:hint="eastAsia"/>
        </w:rPr>
        <w:t>列表页面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8"/>
        <w:gridCol w:w="735"/>
        <w:gridCol w:w="1020"/>
        <w:gridCol w:w="795"/>
        <w:gridCol w:w="690"/>
        <w:gridCol w:w="585"/>
        <w:gridCol w:w="960"/>
        <w:gridCol w:w="765"/>
        <w:gridCol w:w="1545"/>
      </w:tblGrid>
      <w:tr w:rsidR="00B97356" w14:paraId="1F3C7063" w14:textId="77777777" w:rsidTr="00F36554">
        <w:tc>
          <w:tcPr>
            <w:tcW w:w="7843" w:type="dxa"/>
            <w:gridSpan w:val="9"/>
          </w:tcPr>
          <w:bookmarkEnd w:id="26"/>
          <w:p w14:paraId="329BD4B8" w14:textId="77777777" w:rsidR="00B97356" w:rsidRDefault="00B97356" w:rsidP="00F36554">
            <w:r>
              <w:rPr>
                <w:rFonts w:hint="eastAsia"/>
              </w:rPr>
              <w:t>查询条件：</w:t>
            </w:r>
            <w:r>
              <w:rPr>
                <w:rFonts w:hint="eastAsia"/>
              </w:rPr>
              <w:t>&lt;</w:t>
            </w:r>
            <w:r>
              <w:rPr>
                <w:rFonts w:hint="eastAsia"/>
              </w:rPr>
              <w:t>账户</w:t>
            </w:r>
            <w:r>
              <w:rPr>
                <w:rFonts w:hint="eastAsia"/>
              </w:rPr>
              <w:t>&gt;  &lt;</w:t>
            </w:r>
            <w:r>
              <w:rPr>
                <w:rFonts w:hint="eastAsia"/>
              </w:rPr>
              <w:t>显示名称</w:t>
            </w:r>
            <w:r>
              <w:rPr>
                <w:rFonts w:hint="eastAsia"/>
              </w:rPr>
              <w:t xml:space="preserve">&gt;                                  </w:t>
            </w:r>
            <w:hyperlink w:anchor="_列表页面_7" w:history="1">
              <w:r>
                <w:rPr>
                  <w:rStyle w:val="af1"/>
                  <w:rFonts w:hint="eastAsia"/>
                </w:rPr>
                <w:t>查</w:t>
              </w:r>
              <w:r>
                <w:rPr>
                  <w:rStyle w:val="af1"/>
                  <w:rFonts w:hint="eastAsia"/>
                </w:rPr>
                <w:t xml:space="preserve"> </w:t>
              </w:r>
              <w:r>
                <w:rPr>
                  <w:rStyle w:val="af1"/>
                  <w:rFonts w:hint="eastAsia"/>
                </w:rPr>
                <w:t>询</w:t>
              </w:r>
              <w:r>
                <w:rPr>
                  <w:rStyle w:val="af1"/>
                  <w:rFonts w:hint="eastAsia"/>
                </w:rPr>
                <w:t xml:space="preserve"> </w:t>
              </w:r>
            </w:hyperlink>
            <w:r>
              <w:rPr>
                <w:rFonts w:hint="eastAsia"/>
              </w:rPr>
              <w:t xml:space="preserve">      </w:t>
            </w:r>
            <w:hyperlink w:anchor="_列表页面_7" w:history="1">
              <w:r>
                <w:rPr>
                  <w:rStyle w:val="af1"/>
                  <w:rFonts w:hint="eastAsia"/>
                </w:rPr>
                <w:t>新</w:t>
              </w:r>
              <w:r>
                <w:rPr>
                  <w:rStyle w:val="af1"/>
                  <w:rFonts w:hint="eastAsia"/>
                </w:rPr>
                <w:t xml:space="preserve"> </w:t>
              </w:r>
              <w:r>
                <w:rPr>
                  <w:rStyle w:val="af1"/>
                  <w:rFonts w:hint="eastAsia"/>
                </w:rPr>
                <w:t>增</w:t>
              </w:r>
            </w:hyperlink>
          </w:p>
        </w:tc>
      </w:tr>
      <w:tr w:rsidR="00B97356" w14:paraId="412688EB" w14:textId="77777777" w:rsidTr="00F36554">
        <w:tc>
          <w:tcPr>
            <w:tcW w:w="748" w:type="dxa"/>
          </w:tcPr>
          <w:p w14:paraId="6CB03BC3" w14:textId="77777777" w:rsidR="00B97356" w:rsidRDefault="00B97356" w:rsidP="00F36554">
            <w:r>
              <w:rPr>
                <w:rFonts w:hint="eastAsia"/>
              </w:rPr>
              <w:t>序号</w:t>
            </w:r>
          </w:p>
        </w:tc>
        <w:tc>
          <w:tcPr>
            <w:tcW w:w="735" w:type="dxa"/>
          </w:tcPr>
          <w:p w14:paraId="3FF191B7" w14:textId="77777777" w:rsidR="00B97356" w:rsidRDefault="00B97356" w:rsidP="00F36554">
            <w:r>
              <w:rPr>
                <w:rFonts w:hint="eastAsia"/>
              </w:rPr>
              <w:t>账</w:t>
            </w:r>
            <w:r>
              <w:rPr>
                <w:rFonts w:hint="eastAsia"/>
              </w:rPr>
              <w:t xml:space="preserve"> </w:t>
            </w:r>
            <w:r>
              <w:rPr>
                <w:rFonts w:hint="eastAsia"/>
              </w:rPr>
              <w:t>户</w:t>
            </w:r>
          </w:p>
        </w:tc>
        <w:tc>
          <w:tcPr>
            <w:tcW w:w="1020" w:type="dxa"/>
          </w:tcPr>
          <w:p w14:paraId="316FE648" w14:textId="77777777" w:rsidR="00B97356" w:rsidRDefault="00B97356" w:rsidP="00F36554">
            <w:r>
              <w:rPr>
                <w:rFonts w:hint="eastAsia"/>
              </w:rPr>
              <w:t>显示名称</w:t>
            </w:r>
          </w:p>
        </w:tc>
        <w:tc>
          <w:tcPr>
            <w:tcW w:w="795" w:type="dxa"/>
          </w:tcPr>
          <w:p w14:paraId="2CE238F7" w14:textId="77777777" w:rsidR="00B97356" w:rsidRDefault="00B97356" w:rsidP="00F36554">
            <w:r>
              <w:rPr>
                <w:rFonts w:hint="eastAsia"/>
              </w:rPr>
              <w:t>电</w:t>
            </w:r>
            <w:r>
              <w:rPr>
                <w:rFonts w:hint="eastAsia"/>
              </w:rPr>
              <w:t xml:space="preserve"> </w:t>
            </w:r>
            <w:r>
              <w:rPr>
                <w:rFonts w:hint="eastAsia"/>
              </w:rPr>
              <w:t>话</w:t>
            </w:r>
          </w:p>
        </w:tc>
        <w:tc>
          <w:tcPr>
            <w:tcW w:w="690" w:type="dxa"/>
          </w:tcPr>
          <w:p w14:paraId="7DB02947" w14:textId="77777777" w:rsidR="00B97356" w:rsidRDefault="00B97356" w:rsidP="00F36554">
            <w:r>
              <w:rPr>
                <w:rFonts w:hint="eastAsia"/>
              </w:rPr>
              <w:t>手</w:t>
            </w:r>
            <w:r>
              <w:rPr>
                <w:rFonts w:hint="eastAsia"/>
              </w:rPr>
              <w:t xml:space="preserve"> </w:t>
            </w:r>
            <w:r>
              <w:rPr>
                <w:rFonts w:hint="eastAsia"/>
              </w:rPr>
              <w:t>机</w:t>
            </w:r>
          </w:p>
        </w:tc>
        <w:tc>
          <w:tcPr>
            <w:tcW w:w="585" w:type="dxa"/>
          </w:tcPr>
          <w:p w14:paraId="6A2C88EB" w14:textId="77777777" w:rsidR="00B97356" w:rsidRDefault="00B97356" w:rsidP="00F36554">
            <w:r>
              <w:rPr>
                <w:rFonts w:hint="eastAsia"/>
              </w:rPr>
              <w:t>QQ</w:t>
            </w:r>
          </w:p>
        </w:tc>
        <w:tc>
          <w:tcPr>
            <w:tcW w:w="960" w:type="dxa"/>
          </w:tcPr>
          <w:p w14:paraId="498D9096" w14:textId="77777777" w:rsidR="00B97356" w:rsidRDefault="00B97356" w:rsidP="00F36554">
            <w:r>
              <w:rPr>
                <w:rFonts w:hint="eastAsia"/>
              </w:rPr>
              <w:t>EMAIL</w:t>
            </w:r>
          </w:p>
        </w:tc>
        <w:tc>
          <w:tcPr>
            <w:tcW w:w="765" w:type="dxa"/>
          </w:tcPr>
          <w:p w14:paraId="56F0B5F0" w14:textId="77777777" w:rsidR="00B97356" w:rsidRDefault="00B97356" w:rsidP="00F36554">
            <w:r>
              <w:rPr>
                <w:rFonts w:hint="eastAsia"/>
              </w:rPr>
              <w:t>状</w:t>
            </w:r>
            <w:r>
              <w:rPr>
                <w:rFonts w:hint="eastAsia"/>
              </w:rPr>
              <w:t xml:space="preserve"> </w:t>
            </w:r>
            <w:r>
              <w:rPr>
                <w:rFonts w:hint="eastAsia"/>
              </w:rPr>
              <w:t>态</w:t>
            </w:r>
          </w:p>
        </w:tc>
        <w:tc>
          <w:tcPr>
            <w:tcW w:w="1545" w:type="dxa"/>
          </w:tcPr>
          <w:p w14:paraId="6B80A428" w14:textId="77777777" w:rsidR="00B97356" w:rsidRDefault="00B97356" w:rsidP="00F36554">
            <w:r>
              <w:rPr>
                <w:rFonts w:hint="eastAsia"/>
              </w:rPr>
              <w:t>操</w:t>
            </w:r>
            <w:r>
              <w:rPr>
                <w:rFonts w:hint="eastAsia"/>
              </w:rPr>
              <w:t xml:space="preserve"> </w:t>
            </w:r>
            <w:r>
              <w:rPr>
                <w:rFonts w:hint="eastAsia"/>
              </w:rPr>
              <w:t>作</w:t>
            </w:r>
          </w:p>
        </w:tc>
      </w:tr>
      <w:tr w:rsidR="00B97356" w14:paraId="7BBE45E8" w14:textId="77777777" w:rsidTr="00F36554">
        <w:tc>
          <w:tcPr>
            <w:tcW w:w="748" w:type="dxa"/>
          </w:tcPr>
          <w:p w14:paraId="7E5F78E8" w14:textId="77777777" w:rsidR="00B97356" w:rsidRDefault="00B97356" w:rsidP="00F36554"/>
        </w:tc>
        <w:tc>
          <w:tcPr>
            <w:tcW w:w="735" w:type="dxa"/>
          </w:tcPr>
          <w:p w14:paraId="2FAE5ECF" w14:textId="77777777" w:rsidR="00B97356" w:rsidRDefault="00B97356" w:rsidP="00F36554"/>
        </w:tc>
        <w:tc>
          <w:tcPr>
            <w:tcW w:w="1020" w:type="dxa"/>
          </w:tcPr>
          <w:p w14:paraId="4F77EEDC" w14:textId="77777777" w:rsidR="00B97356" w:rsidRDefault="00B97356" w:rsidP="00F36554"/>
        </w:tc>
        <w:tc>
          <w:tcPr>
            <w:tcW w:w="795" w:type="dxa"/>
          </w:tcPr>
          <w:p w14:paraId="47134896" w14:textId="77777777" w:rsidR="00B97356" w:rsidRDefault="00B97356" w:rsidP="00F36554"/>
        </w:tc>
        <w:tc>
          <w:tcPr>
            <w:tcW w:w="690" w:type="dxa"/>
          </w:tcPr>
          <w:p w14:paraId="49D47417" w14:textId="77777777" w:rsidR="00B97356" w:rsidRDefault="00B97356" w:rsidP="00F36554"/>
        </w:tc>
        <w:tc>
          <w:tcPr>
            <w:tcW w:w="585" w:type="dxa"/>
          </w:tcPr>
          <w:p w14:paraId="767668C6" w14:textId="77777777" w:rsidR="00B97356" w:rsidRDefault="00B97356" w:rsidP="00F36554"/>
        </w:tc>
        <w:tc>
          <w:tcPr>
            <w:tcW w:w="960" w:type="dxa"/>
          </w:tcPr>
          <w:p w14:paraId="379E6CA4" w14:textId="77777777" w:rsidR="00B97356" w:rsidRDefault="00B97356" w:rsidP="00F36554"/>
        </w:tc>
        <w:tc>
          <w:tcPr>
            <w:tcW w:w="765" w:type="dxa"/>
          </w:tcPr>
          <w:p w14:paraId="53BA9B08" w14:textId="77777777" w:rsidR="00B97356" w:rsidRDefault="00B97356" w:rsidP="00F36554"/>
        </w:tc>
        <w:tc>
          <w:tcPr>
            <w:tcW w:w="1545" w:type="dxa"/>
          </w:tcPr>
          <w:p w14:paraId="38DA5860" w14:textId="77777777" w:rsidR="00B97356" w:rsidRDefault="00B97356" w:rsidP="00F36554">
            <w:r>
              <w:rPr>
                <w:rFonts w:hint="eastAsia"/>
              </w:rPr>
              <w:t>查看</w:t>
            </w:r>
            <w:r>
              <w:rPr>
                <w:rFonts w:hint="eastAsia"/>
              </w:rPr>
              <w:t xml:space="preserve">    </w:t>
            </w:r>
            <w:r>
              <w:rPr>
                <w:rFonts w:hint="eastAsia"/>
              </w:rPr>
              <w:t>更多</w:t>
            </w:r>
            <w:r>
              <w:rPr>
                <w:rFonts w:ascii="Arial" w:hAnsi="Arial"/>
              </w:rPr>
              <w:t>↓</w:t>
            </w:r>
          </w:p>
          <w:p w14:paraId="2B7D25E1" w14:textId="77777777" w:rsidR="00B97356" w:rsidRDefault="00B97356" w:rsidP="00F36554">
            <w:r>
              <w:rPr>
                <w:rFonts w:hint="eastAsia"/>
              </w:rPr>
              <w:t xml:space="preserve">        </w:t>
            </w:r>
            <w:r>
              <w:rPr>
                <w:rFonts w:hint="eastAsia"/>
              </w:rPr>
              <w:t>删除</w:t>
            </w:r>
            <w:r>
              <w:rPr>
                <w:rFonts w:hint="eastAsia"/>
              </w:rPr>
              <w:t xml:space="preserve"> </w:t>
            </w:r>
          </w:p>
          <w:p w14:paraId="7B22FBC1" w14:textId="77777777" w:rsidR="00B97356" w:rsidRDefault="00B97356" w:rsidP="00F36554">
            <w:r>
              <w:rPr>
                <w:rFonts w:hint="eastAsia"/>
              </w:rPr>
              <w:t xml:space="preserve">        </w:t>
            </w:r>
            <w:r>
              <w:rPr>
                <w:rFonts w:hint="eastAsia"/>
              </w:rPr>
              <w:t>冻结</w:t>
            </w:r>
            <w:r>
              <w:rPr>
                <w:rFonts w:hint="eastAsia"/>
              </w:rPr>
              <w:t xml:space="preserve"> </w:t>
            </w:r>
          </w:p>
          <w:p w14:paraId="08212536" w14:textId="77777777" w:rsidR="00B97356" w:rsidRDefault="00B97356" w:rsidP="00F36554">
            <w:r>
              <w:rPr>
                <w:rFonts w:hint="eastAsia"/>
              </w:rPr>
              <w:t xml:space="preserve">        </w:t>
            </w:r>
            <w:r>
              <w:rPr>
                <w:rFonts w:hint="eastAsia"/>
              </w:rPr>
              <w:t>解冻</w:t>
            </w:r>
            <w:r>
              <w:rPr>
                <w:rFonts w:hint="eastAsia"/>
              </w:rPr>
              <w:t xml:space="preserve"> </w:t>
            </w:r>
          </w:p>
          <w:p w14:paraId="7A9D3319" w14:textId="77777777" w:rsidR="00B97356" w:rsidRDefault="00B97356" w:rsidP="00F36554">
            <w:r>
              <w:rPr>
                <w:rFonts w:hint="eastAsia"/>
              </w:rPr>
              <w:t xml:space="preserve">     </w:t>
            </w:r>
            <w:r>
              <w:rPr>
                <w:rFonts w:hint="eastAsia"/>
              </w:rPr>
              <w:t>用户权限</w:t>
            </w:r>
          </w:p>
        </w:tc>
      </w:tr>
    </w:tbl>
    <w:p w14:paraId="4D8CD0FD" w14:textId="77777777" w:rsidR="00B97356" w:rsidRDefault="00B97356" w:rsidP="00B97356"/>
    <w:p w14:paraId="2E3A4F8E" w14:textId="77777777" w:rsidR="00B97356" w:rsidRDefault="00B97356" w:rsidP="00B97356">
      <w:pPr>
        <w:rPr>
          <w:b/>
        </w:rPr>
      </w:pPr>
      <w:r>
        <w:rPr>
          <w:rFonts w:hint="eastAsia"/>
          <w:b/>
        </w:rPr>
        <w:t>查询条件：</w:t>
      </w:r>
    </w:p>
    <w:p w14:paraId="0E0AC5AB" w14:textId="77777777" w:rsidR="00B97356" w:rsidRDefault="00B97356" w:rsidP="00B97356">
      <w:pPr>
        <w:numPr>
          <w:ilvl w:val="0"/>
          <w:numId w:val="158"/>
        </w:numPr>
      </w:pPr>
      <w:r>
        <w:rPr>
          <w:rFonts w:hint="eastAsia"/>
        </w:rPr>
        <w:t>账户、显示名称支持模糊查询，前后去空格，内容不区分大小写。</w:t>
      </w:r>
    </w:p>
    <w:p w14:paraId="4E4DE4BF" w14:textId="77777777" w:rsidR="00B97356" w:rsidRDefault="00B97356" w:rsidP="00B97356">
      <w:r>
        <w:rPr>
          <w:rFonts w:hint="eastAsia"/>
        </w:rPr>
        <w:t>2.</w:t>
      </w:r>
      <w:r>
        <w:rPr>
          <w:rFonts w:hint="eastAsia"/>
        </w:rPr>
        <w:t>普通公司用户不给出“用户权限”连接，公司级管理员和运维级管理员给出链接，可以分配普通用户权限，进入</w:t>
      </w:r>
      <w:hyperlink w:anchor="_用户菜单分配页面" w:history="1">
        <w:r>
          <w:rPr>
            <w:rStyle w:val="ae"/>
            <w:rFonts w:hint="eastAsia"/>
          </w:rPr>
          <w:t>用户菜单分配页面</w:t>
        </w:r>
      </w:hyperlink>
      <w:r>
        <w:rPr>
          <w:rFonts w:hint="eastAsia"/>
        </w:rPr>
        <w:t>。</w:t>
      </w:r>
    </w:p>
    <w:p w14:paraId="1D4D52FF" w14:textId="77777777" w:rsidR="00B97356" w:rsidRDefault="00B97356" w:rsidP="00B97356"/>
    <w:p w14:paraId="3A75D1C9" w14:textId="77777777" w:rsidR="00B97356" w:rsidRDefault="00B97356" w:rsidP="00B97356">
      <w:pPr>
        <w:rPr>
          <w:b/>
        </w:rPr>
      </w:pPr>
      <w:r>
        <w:rPr>
          <w:rFonts w:hint="eastAsia"/>
          <w:b/>
        </w:rPr>
        <w:t>加载过程：</w:t>
      </w:r>
    </w:p>
    <w:p w14:paraId="54FDDAFE" w14:textId="77777777" w:rsidR="00B97356" w:rsidRDefault="00B97356" w:rsidP="00B97356">
      <w:r>
        <w:rPr>
          <w:rFonts w:hint="eastAsia"/>
        </w:rPr>
        <w:t>1.</w:t>
      </w:r>
      <w:r>
        <w:rPr>
          <w:rFonts w:hint="eastAsia"/>
        </w:rPr>
        <w:t>假设“鹏海运”公司为</w:t>
      </w:r>
      <w:r>
        <w:rPr>
          <w:rFonts w:hint="eastAsia"/>
          <w:b/>
        </w:rPr>
        <w:t>运维级管理员</w:t>
      </w:r>
      <w:r>
        <w:rPr>
          <w:rFonts w:hint="eastAsia"/>
        </w:rPr>
        <w:t>所属公司（</w:t>
      </w:r>
      <w:r>
        <w:rPr>
          <w:rFonts w:hint="eastAsia"/>
        </w:rPr>
        <w:t>SEQ:1</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337E7ECE" w14:textId="77777777" w:rsidTr="00F36554">
        <w:tc>
          <w:tcPr>
            <w:tcW w:w="8528" w:type="dxa"/>
          </w:tcPr>
          <w:p w14:paraId="29C72D59" w14:textId="77777777" w:rsidR="00B97356" w:rsidRDefault="00B97356" w:rsidP="00F36554">
            <w:pPr>
              <w:widowControl w:val="0"/>
              <w:autoSpaceDE w:val="0"/>
              <w:autoSpaceDN w:val="0"/>
              <w:rPr>
                <w:rFonts w:ascii="Î¢ÈíÑÅºÚ" w:eastAsia="Î¢ÈíÑÅºÚ" w:hAnsi="Î¢ÈíÑÅºÚ"/>
                <w:color w:val="000000"/>
                <w:sz w:val="22"/>
                <w:highlight w:val="white"/>
              </w:rPr>
            </w:pPr>
            <w:r>
              <w:rPr>
                <w:rFonts w:ascii="Î¢ÈíÑÅºÚ" w:eastAsia="Î¢ÈíÑÅºÚ" w:hAnsi="Î¢ÈíÑÅºÚ" w:hint="eastAsia"/>
                <w:color w:val="008080"/>
                <w:sz w:val="22"/>
                <w:highlight w:val="white"/>
              </w:rPr>
              <w:t>select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from</w:t>
            </w:r>
            <w:r>
              <w:rPr>
                <w:rFonts w:ascii="Î¢ÈíÑÅºÚ" w:eastAsia="Î¢ÈíÑÅºÚ" w:hAnsi="Î¢ÈíÑÅºÚ" w:hint="eastAsia"/>
                <w:color w:val="000000"/>
                <w:sz w:val="22"/>
                <w:highlight w:val="white"/>
              </w:rPr>
              <w:t xml:space="preserve"> tuser a</w:t>
            </w:r>
          </w:p>
          <w:p w14:paraId="59237876" w14:textId="77777777" w:rsidR="00B97356" w:rsidRDefault="00B97356" w:rsidP="00F36554">
            <w:pPr>
              <w:widowControl w:val="0"/>
              <w:autoSpaceDE w:val="0"/>
              <w:autoSpaceDN w:val="0"/>
              <w:rPr>
                <w:rFonts w:ascii="Î¢ÈíÑÅºÚ" w:eastAsia="Î¢ÈíÑÅºÚ" w:hAnsi="Î¢ÈíÑÅºÚ"/>
                <w:color w:val="000000"/>
                <w:sz w:val="22"/>
                <w:highlight w:val="white"/>
              </w:rPr>
            </w:pPr>
            <w:r>
              <w:rPr>
                <w:rFonts w:ascii="Î¢ÈíÑÅºÚ" w:eastAsia="Î¢ÈíÑÅºÚ" w:hAnsi="Î¢ÈíÑÅºÚ" w:hint="eastAsia"/>
                <w:color w:val="008080"/>
                <w:sz w:val="22"/>
                <w:highlight w:val="white"/>
              </w:rPr>
              <w:t>left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join</w:t>
            </w:r>
            <w:r>
              <w:rPr>
                <w:rFonts w:ascii="Î¢ÈíÑÅºÚ" w:eastAsia="Î¢ÈíÑÅºÚ" w:hAnsi="Î¢ÈíÑÅºÚ" w:hint="eastAsia"/>
                <w:color w:val="000000"/>
                <w:sz w:val="22"/>
                <w:highlight w:val="white"/>
              </w:rPr>
              <w:t xml:space="preserve"> tuserattr b </w:t>
            </w:r>
            <w:r>
              <w:rPr>
                <w:rFonts w:ascii="Î¢ÈíÑÅºÚ" w:eastAsia="Î¢ÈíÑÅºÚ" w:hAnsi="Î¢ÈíÑÅºÚ" w:hint="eastAsia"/>
                <w:color w:val="008080"/>
                <w:sz w:val="22"/>
                <w:highlight w:val="white"/>
              </w:rPr>
              <w:t>on</w:t>
            </w:r>
            <w:r>
              <w:rPr>
                <w:rFonts w:ascii="Î¢ÈíÑÅºÚ" w:eastAsia="Î¢ÈíÑÅºÚ" w:hAnsi="Î¢ÈíÑÅºÚ" w:hint="eastAsia"/>
                <w:color w:val="000000"/>
                <w:sz w:val="22"/>
                <w:highlight w:val="white"/>
              </w:rPr>
              <w:t xml:space="preserve"> a.tuser_seq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b.tuser_seq </w:t>
            </w:r>
          </w:p>
          <w:p w14:paraId="40D12B7F" w14:textId="77777777" w:rsidR="00B97356" w:rsidRDefault="00B97356" w:rsidP="00F36554">
            <w:pPr>
              <w:widowControl w:val="0"/>
              <w:autoSpaceDE w:val="0"/>
              <w:autoSpaceDN w:val="0"/>
            </w:pPr>
            <w:r>
              <w:rPr>
                <w:rFonts w:ascii="Î¢ÈíÑÅºÚ" w:eastAsia="Î¢ÈíÑÅºÚ" w:hAnsi="Î¢ÈíÑÅºÚ" w:hint="eastAsia"/>
                <w:color w:val="008080"/>
                <w:sz w:val="22"/>
                <w:highlight w:val="white"/>
              </w:rPr>
              <w:t>left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join</w:t>
            </w:r>
            <w:r>
              <w:rPr>
                <w:rFonts w:ascii="Î¢ÈíÑÅºÚ" w:eastAsia="Î¢ÈíÑÅºÚ" w:hAnsi="Î¢ÈíÑÅºÚ" w:hint="eastAsia"/>
                <w:color w:val="000000"/>
                <w:sz w:val="22"/>
                <w:highlight w:val="white"/>
              </w:rPr>
              <w:t xml:space="preserve"> tusercomp c </w:t>
            </w:r>
            <w:r>
              <w:rPr>
                <w:rFonts w:ascii="Î¢ÈíÑÅºÚ" w:eastAsia="Î¢ÈíÑÅºÚ" w:hAnsi="Î¢ÈíÑÅºÚ" w:hint="eastAsia"/>
                <w:color w:val="008080"/>
                <w:sz w:val="22"/>
                <w:highlight w:val="white"/>
              </w:rPr>
              <w:t>on</w:t>
            </w:r>
            <w:r>
              <w:rPr>
                <w:rFonts w:ascii="Î¢ÈíÑÅºÚ" w:eastAsia="Î¢ÈíÑÅºÚ" w:hAnsi="Î¢ÈíÑÅºÚ" w:hint="eastAsia"/>
                <w:color w:val="000000"/>
                <w:sz w:val="22"/>
                <w:highlight w:val="white"/>
              </w:rPr>
              <w:t xml:space="preserve"> a.tuser_seq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c.tuser_seq</w:t>
            </w:r>
          </w:p>
        </w:tc>
      </w:tr>
    </w:tbl>
    <w:p w14:paraId="16D36C3F" w14:textId="77777777" w:rsidR="00B97356" w:rsidRDefault="00B97356" w:rsidP="00B97356"/>
    <w:p w14:paraId="47EC6455" w14:textId="77777777" w:rsidR="00B97356" w:rsidRDefault="00B97356" w:rsidP="00B97356">
      <w:pPr>
        <w:rPr>
          <w:strike/>
          <w:color w:val="C0C0C0"/>
        </w:rPr>
      </w:pPr>
      <w:r>
        <w:rPr>
          <w:rFonts w:hint="eastAsia"/>
          <w:strike/>
          <w:color w:val="C0C0C0"/>
        </w:rPr>
        <w:t xml:space="preserve"> </w:t>
      </w:r>
      <w:r>
        <w:rPr>
          <w:rFonts w:hint="eastAsia"/>
          <w:strike/>
          <w:color w:val="C0C0C0"/>
        </w:rPr>
        <w:t>假设“中海”公司为</w:t>
      </w:r>
      <w:r>
        <w:rPr>
          <w:rFonts w:hint="eastAsia"/>
          <w:b/>
          <w:strike/>
          <w:color w:val="C0C0C0"/>
        </w:rPr>
        <w:t>公司级管理员</w:t>
      </w:r>
      <w:r>
        <w:rPr>
          <w:rFonts w:hint="eastAsia"/>
          <w:strike/>
          <w:color w:val="C0C0C0"/>
        </w:rPr>
        <w:t>所属公司（</w:t>
      </w:r>
      <w:r>
        <w:rPr>
          <w:rFonts w:hint="eastAsia"/>
          <w:strike/>
          <w:color w:val="C0C0C0"/>
        </w:rPr>
        <w:t>SEQ:2</w:t>
      </w:r>
      <w:r>
        <w:rPr>
          <w:rFonts w:hint="eastAsia"/>
          <w:strike/>
          <w:color w:val="C0C0C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23575125" w14:textId="77777777" w:rsidTr="00F36554">
        <w:tc>
          <w:tcPr>
            <w:tcW w:w="8528" w:type="dxa"/>
          </w:tcPr>
          <w:p w14:paraId="52D1FA9A" w14:textId="77777777" w:rsidR="00B97356" w:rsidRDefault="00B97356" w:rsidP="00F36554">
            <w:pPr>
              <w:widowControl w:val="0"/>
              <w:autoSpaceDE w:val="0"/>
              <w:autoSpaceDN w:val="0"/>
              <w:rPr>
                <w:rFonts w:ascii="Î¢ÈíÑÅºÚ" w:eastAsia="Î¢ÈíÑÅºÚ" w:hAnsi="Î¢ÈíÑÅºÚ"/>
                <w:strike/>
                <w:color w:val="C0C0C0"/>
                <w:sz w:val="22"/>
                <w:highlight w:val="white"/>
              </w:rPr>
            </w:pPr>
            <w:r>
              <w:rPr>
                <w:rFonts w:ascii="Î¢ÈíÑÅºÚ" w:eastAsia="Î¢ÈíÑÅºÚ" w:hAnsi="Î¢ÈíÑÅºÚ" w:hint="eastAsia"/>
                <w:strike/>
                <w:color w:val="C0C0C0"/>
                <w:sz w:val="22"/>
                <w:highlight w:val="white"/>
              </w:rPr>
              <w:t>select * from tuser a</w:t>
            </w:r>
          </w:p>
          <w:p w14:paraId="5C87CB19" w14:textId="77777777" w:rsidR="00B97356" w:rsidRDefault="00B97356" w:rsidP="00F36554">
            <w:pPr>
              <w:widowControl w:val="0"/>
              <w:autoSpaceDE w:val="0"/>
              <w:autoSpaceDN w:val="0"/>
              <w:rPr>
                <w:rFonts w:ascii="Î¢ÈíÑÅºÚ" w:eastAsia="Î¢ÈíÑÅºÚ" w:hAnsi="Î¢ÈíÑÅºÚ"/>
                <w:strike/>
                <w:color w:val="C0C0C0"/>
                <w:sz w:val="22"/>
                <w:highlight w:val="white"/>
              </w:rPr>
            </w:pPr>
            <w:r>
              <w:rPr>
                <w:rFonts w:ascii="Î¢ÈíÑÅºÚ" w:eastAsia="Î¢ÈíÑÅºÚ" w:hAnsi="Î¢ÈíÑÅºÚ" w:hint="eastAsia"/>
                <w:strike/>
                <w:color w:val="C0C0C0"/>
                <w:sz w:val="22"/>
                <w:highlight w:val="white"/>
              </w:rPr>
              <w:t xml:space="preserve">left join tuserattr b on a.tuser_seq = b.tuser_seq </w:t>
            </w:r>
          </w:p>
          <w:p w14:paraId="60876029" w14:textId="77777777" w:rsidR="00B97356" w:rsidRDefault="00B97356" w:rsidP="00F36554">
            <w:pPr>
              <w:widowControl w:val="0"/>
              <w:autoSpaceDE w:val="0"/>
              <w:autoSpaceDN w:val="0"/>
              <w:rPr>
                <w:rFonts w:ascii="Î¢ÈíÑÅºÚ" w:eastAsia="Î¢ÈíÑÅºÚ" w:hAnsi="Î¢ÈíÑÅºÚ"/>
                <w:strike/>
                <w:color w:val="C0C0C0"/>
                <w:sz w:val="22"/>
                <w:highlight w:val="white"/>
              </w:rPr>
            </w:pPr>
            <w:r>
              <w:rPr>
                <w:rFonts w:ascii="Î¢ÈíÑÅºÚ" w:eastAsia="Î¢ÈíÑÅºÚ" w:hAnsi="Î¢ÈíÑÅºÚ" w:hint="eastAsia"/>
                <w:strike/>
                <w:color w:val="C0C0C0"/>
                <w:sz w:val="22"/>
                <w:highlight w:val="white"/>
              </w:rPr>
              <w:t>left join tusercomp c on a.tuser_seq = c.tuser_seq</w:t>
            </w:r>
          </w:p>
          <w:p w14:paraId="4480FC2E" w14:textId="77777777" w:rsidR="00B97356" w:rsidRDefault="00B97356" w:rsidP="00F36554">
            <w:pPr>
              <w:rPr>
                <w:strike/>
                <w:color w:val="C0C0C0"/>
              </w:rPr>
            </w:pPr>
            <w:r>
              <w:rPr>
                <w:rFonts w:ascii="Î¢ÈíÑÅºÚ" w:eastAsia="Î¢ÈíÑÅºÚ" w:hAnsi="Î¢ÈíÑÅºÚ" w:hint="eastAsia"/>
                <w:strike/>
                <w:color w:val="C0C0C0"/>
                <w:sz w:val="22"/>
                <w:highlight w:val="white"/>
              </w:rPr>
              <w:lastRenderedPageBreak/>
              <w:t>where c.tcomp_seq = 2</w:t>
            </w:r>
          </w:p>
        </w:tc>
      </w:tr>
    </w:tbl>
    <w:p w14:paraId="67D0C983" w14:textId="77777777" w:rsidR="00B97356" w:rsidRDefault="00B97356" w:rsidP="00B97356">
      <w:pPr>
        <w:rPr>
          <w:b/>
        </w:rPr>
      </w:pPr>
    </w:p>
    <w:p w14:paraId="4FCF94F5" w14:textId="77777777" w:rsidR="00B97356" w:rsidRDefault="00B97356" w:rsidP="00B97356">
      <w:r>
        <w:rPr>
          <w:rFonts w:hint="eastAsia"/>
        </w:rPr>
        <w:t>2</w:t>
      </w:r>
      <w:r>
        <w:rPr>
          <w:rFonts w:hint="eastAsia"/>
        </w:rPr>
        <w:t>列表默认不查询数据，用户点击“查询”之后再加载数据。</w:t>
      </w:r>
    </w:p>
    <w:p w14:paraId="69926A32" w14:textId="77777777" w:rsidR="00B97356" w:rsidRDefault="00B97356" w:rsidP="00B97356">
      <w:r>
        <w:rPr>
          <w:rFonts w:hint="eastAsia"/>
        </w:rPr>
        <w:t>3.</w:t>
      </w:r>
      <w:r>
        <w:rPr>
          <w:rFonts w:hint="eastAsia"/>
        </w:rPr>
        <w:t>字段的对应关系请参考数据库定义的同名字段。</w:t>
      </w:r>
    </w:p>
    <w:p w14:paraId="3100EF49" w14:textId="77777777" w:rsidR="00B97356" w:rsidRDefault="00B97356" w:rsidP="00B97356">
      <w:r>
        <w:rPr>
          <w:rFonts w:hint="eastAsia"/>
        </w:rPr>
        <w:t>4.</w:t>
      </w:r>
      <w:r>
        <w:rPr>
          <w:rFonts w:hint="eastAsia"/>
        </w:rPr>
        <w:t>按消息时间倒序排列，即最新日志排在最前。</w:t>
      </w:r>
    </w:p>
    <w:p w14:paraId="0BE8854F" w14:textId="77777777" w:rsidR="00B97356" w:rsidRDefault="00B97356" w:rsidP="00B97356">
      <w:pPr>
        <w:rPr>
          <w:b/>
        </w:rPr>
      </w:pPr>
    </w:p>
    <w:p w14:paraId="724EED9B" w14:textId="77777777" w:rsidR="00B97356" w:rsidRDefault="00B97356" w:rsidP="00B97356">
      <w:pPr>
        <w:rPr>
          <w:b/>
        </w:rPr>
      </w:pPr>
      <w:r>
        <w:rPr>
          <w:rFonts w:hint="eastAsia"/>
          <w:b/>
        </w:rPr>
        <w:t>界面交互：</w:t>
      </w:r>
    </w:p>
    <w:p w14:paraId="58FE3F34" w14:textId="77777777" w:rsidR="00B97356" w:rsidRDefault="00B97356" w:rsidP="00B97356">
      <w:pPr>
        <w:numPr>
          <w:ilvl w:val="0"/>
          <w:numId w:val="25"/>
        </w:numPr>
      </w:pPr>
      <w:r>
        <w:rPr>
          <w:rFonts w:hint="eastAsia"/>
        </w:rPr>
        <w:t>用户点击“新增”“编辑”时，弹出编辑界面。</w:t>
      </w:r>
    </w:p>
    <w:p w14:paraId="2CCB9D4F" w14:textId="77777777" w:rsidR="00B97356" w:rsidRDefault="00B97356" w:rsidP="00B97356">
      <w:pPr>
        <w:numPr>
          <w:ilvl w:val="0"/>
          <w:numId w:val="25"/>
        </w:numPr>
      </w:pPr>
      <w:r>
        <w:rPr>
          <w:rFonts w:hint="eastAsia"/>
        </w:rPr>
        <w:t>用户点击“删除”时，提示“是否确认删除（账户名称）？”，确认的话，对记录做标记删除。即将</w:t>
      </w:r>
      <w:r>
        <w:rPr>
          <w:rFonts w:hint="eastAsia"/>
        </w:rPr>
        <w:t>STATUS</w:t>
      </w:r>
      <w:r>
        <w:rPr>
          <w:rFonts w:hint="eastAsia"/>
        </w:rPr>
        <w:t>修改为</w:t>
      </w:r>
      <w:r>
        <w:rPr>
          <w:rFonts w:hint="eastAsia"/>
          <w:strike/>
        </w:rPr>
        <w:t>“</w:t>
      </w:r>
      <w:r>
        <w:rPr>
          <w:rFonts w:hint="eastAsia"/>
          <w:strike/>
        </w:rPr>
        <w:t>-10</w:t>
      </w:r>
      <w:r>
        <w:rPr>
          <w:rFonts w:hint="eastAsia"/>
          <w:strike/>
        </w:rPr>
        <w:t>无效数据”</w:t>
      </w:r>
      <w:r>
        <w:rPr>
          <w:rFonts w:hint="eastAsia"/>
          <w:highlight w:val="yellow"/>
        </w:rPr>
        <w:t>“</w:t>
      </w:r>
      <w:r>
        <w:rPr>
          <w:rFonts w:hint="eastAsia"/>
          <w:highlight w:val="yellow"/>
        </w:rPr>
        <w:t xml:space="preserve">-20 </w:t>
      </w:r>
      <w:r>
        <w:rPr>
          <w:rFonts w:hint="eastAsia"/>
          <w:highlight w:val="yellow"/>
        </w:rPr>
        <w:t>删除”</w:t>
      </w:r>
      <w:r>
        <w:rPr>
          <w:rFonts w:hint="eastAsia"/>
        </w:rPr>
        <w:t>，并修改记录的时间戳。</w:t>
      </w:r>
    </w:p>
    <w:p w14:paraId="1A5EBD5D" w14:textId="77777777" w:rsidR="00B97356" w:rsidRDefault="00B97356" w:rsidP="00B97356">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4"/>
        <w:gridCol w:w="871"/>
        <w:gridCol w:w="4084"/>
        <w:gridCol w:w="1080"/>
        <w:gridCol w:w="2221"/>
      </w:tblGrid>
      <w:tr w:rsidR="00B97356" w14:paraId="17A78EAD" w14:textId="77777777" w:rsidTr="00F36554">
        <w:trPr>
          <w:trHeight w:val="146"/>
        </w:trPr>
        <w:tc>
          <w:tcPr>
            <w:tcW w:w="1024" w:type="dxa"/>
            <w:shd w:val="clear" w:color="auto" w:fill="BFBFBF"/>
          </w:tcPr>
          <w:p w14:paraId="3F934E36" w14:textId="77777777" w:rsidR="00B97356" w:rsidRDefault="00B97356" w:rsidP="00F36554">
            <w:r>
              <w:rPr>
                <w:rFonts w:hint="eastAsia"/>
              </w:rPr>
              <w:t>标题</w:t>
            </w:r>
          </w:p>
        </w:tc>
        <w:tc>
          <w:tcPr>
            <w:tcW w:w="871" w:type="dxa"/>
            <w:shd w:val="clear" w:color="auto" w:fill="BFBFBF"/>
          </w:tcPr>
          <w:p w14:paraId="112C34A7" w14:textId="77777777" w:rsidR="00B97356" w:rsidRDefault="00B97356" w:rsidP="00F36554">
            <w:r>
              <w:rPr>
                <w:rFonts w:hint="eastAsia"/>
              </w:rPr>
              <w:t>LEVEL</w:t>
            </w:r>
          </w:p>
        </w:tc>
        <w:tc>
          <w:tcPr>
            <w:tcW w:w="4084" w:type="dxa"/>
            <w:shd w:val="clear" w:color="auto" w:fill="BFBFBF"/>
          </w:tcPr>
          <w:p w14:paraId="67ECA5A2" w14:textId="77777777" w:rsidR="00B97356" w:rsidRDefault="00B97356" w:rsidP="00F36554">
            <w:r>
              <w:rPr>
                <w:rFonts w:hint="eastAsia"/>
              </w:rPr>
              <w:t>内容</w:t>
            </w:r>
          </w:p>
        </w:tc>
        <w:tc>
          <w:tcPr>
            <w:tcW w:w="1080" w:type="dxa"/>
            <w:shd w:val="clear" w:color="auto" w:fill="BFBFBF"/>
          </w:tcPr>
          <w:p w14:paraId="7C9B362D" w14:textId="77777777" w:rsidR="00B97356" w:rsidRDefault="00B97356" w:rsidP="00F36554">
            <w:r>
              <w:rPr>
                <w:rFonts w:hint="eastAsia"/>
              </w:rPr>
              <w:t>接口</w:t>
            </w:r>
          </w:p>
        </w:tc>
        <w:tc>
          <w:tcPr>
            <w:tcW w:w="2221" w:type="dxa"/>
            <w:shd w:val="clear" w:color="auto" w:fill="BFBFBF"/>
          </w:tcPr>
          <w:p w14:paraId="697A65FD" w14:textId="77777777" w:rsidR="00B97356" w:rsidRDefault="00B97356" w:rsidP="00F36554">
            <w:r>
              <w:rPr>
                <w:rFonts w:hint="eastAsia"/>
              </w:rPr>
              <w:t>备注</w:t>
            </w:r>
          </w:p>
        </w:tc>
      </w:tr>
      <w:tr w:rsidR="00B97356" w14:paraId="117C58F5" w14:textId="77777777" w:rsidTr="00F36554">
        <w:trPr>
          <w:trHeight w:val="474"/>
        </w:trPr>
        <w:tc>
          <w:tcPr>
            <w:tcW w:w="1024" w:type="dxa"/>
          </w:tcPr>
          <w:p w14:paraId="12194EAE" w14:textId="77777777" w:rsidR="00B97356" w:rsidRDefault="00B97356" w:rsidP="00F36554">
            <w:r>
              <w:rPr>
                <w:rFonts w:hint="eastAsia"/>
              </w:rPr>
              <w:t>删除用户</w:t>
            </w:r>
          </w:p>
        </w:tc>
        <w:tc>
          <w:tcPr>
            <w:tcW w:w="871" w:type="dxa"/>
          </w:tcPr>
          <w:p w14:paraId="6FEC15CA" w14:textId="77777777" w:rsidR="00B97356" w:rsidRDefault="00B97356" w:rsidP="00F36554">
            <w:r>
              <w:rPr>
                <w:rFonts w:hint="eastAsia"/>
              </w:rPr>
              <w:t>INFO</w:t>
            </w:r>
          </w:p>
        </w:tc>
        <w:tc>
          <w:tcPr>
            <w:tcW w:w="4084" w:type="dxa"/>
          </w:tcPr>
          <w:p w14:paraId="4F0CE982" w14:textId="77777777" w:rsidR="00B97356" w:rsidRDefault="00B97356" w:rsidP="00F36554">
            <w:pPr>
              <w:jc w:val="left"/>
            </w:pPr>
            <w:r>
              <w:rPr>
                <w:rFonts w:hint="eastAsia"/>
              </w:rPr>
              <w:t>用户</w:t>
            </w:r>
            <w:r>
              <w:rPr>
                <w:rFonts w:hint="eastAsia"/>
              </w:rPr>
              <w:t>{</w:t>
            </w:r>
            <w:r>
              <w:rPr>
                <w:rFonts w:hint="eastAsia"/>
              </w:rPr>
              <w:t>用户账户</w:t>
            </w:r>
            <w:r>
              <w:rPr>
                <w:rFonts w:hint="eastAsia"/>
              </w:rPr>
              <w:t>}</w:t>
            </w:r>
            <w:r>
              <w:rPr>
                <w:rFonts w:hint="eastAsia"/>
              </w:rPr>
              <w:t>删除用户</w:t>
            </w:r>
            <w:r>
              <w:rPr>
                <w:rFonts w:hint="eastAsia"/>
              </w:rPr>
              <w:t>SEQ{TUSER_SEQ},</w:t>
            </w:r>
            <w:r>
              <w:rPr>
                <w:rFonts w:hint="eastAsia"/>
              </w:rPr>
              <w:t>用户账户</w:t>
            </w:r>
            <w:r>
              <w:rPr>
                <w:rFonts w:hint="eastAsia"/>
              </w:rPr>
              <w:t>{user_account},</w:t>
            </w:r>
            <w:r>
              <w:rPr>
                <w:rFonts w:hint="eastAsia"/>
              </w:rPr>
              <w:t>用户显示名称</w:t>
            </w:r>
            <w:r>
              <w:rPr>
                <w:rFonts w:hint="eastAsia"/>
              </w:rPr>
              <w:t>{USER_DISP_NAME}</w:t>
            </w:r>
            <w:r>
              <w:rPr>
                <w:rFonts w:hint="eastAsia"/>
              </w:rPr>
              <w:t>。</w:t>
            </w:r>
          </w:p>
        </w:tc>
        <w:tc>
          <w:tcPr>
            <w:tcW w:w="1080" w:type="dxa"/>
          </w:tcPr>
          <w:p w14:paraId="3D66F545" w14:textId="77777777" w:rsidR="00B97356" w:rsidRDefault="00B97356" w:rsidP="00F36554">
            <w:r>
              <w:rPr>
                <w:rFonts w:hint="eastAsia"/>
              </w:rPr>
              <w:t>常规异常</w:t>
            </w:r>
          </w:p>
          <w:p w14:paraId="31DC3820" w14:textId="77777777" w:rsidR="00B97356" w:rsidRDefault="00B97356" w:rsidP="00F36554"/>
        </w:tc>
        <w:tc>
          <w:tcPr>
            <w:tcW w:w="2221" w:type="dxa"/>
          </w:tcPr>
          <w:p w14:paraId="6861F838" w14:textId="77777777" w:rsidR="00B97356" w:rsidRDefault="00B97356" w:rsidP="00F36554">
            <w:r>
              <w:rPr>
                <w:rFonts w:hint="eastAsia"/>
              </w:rPr>
              <w:t>无</w:t>
            </w:r>
          </w:p>
        </w:tc>
      </w:tr>
    </w:tbl>
    <w:p w14:paraId="6A6D75F5" w14:textId="77777777" w:rsidR="00B97356" w:rsidRDefault="00B97356" w:rsidP="00B97356">
      <w:pPr>
        <w:numPr>
          <w:ilvl w:val="0"/>
          <w:numId w:val="25"/>
        </w:numPr>
      </w:pPr>
      <w:r>
        <w:rPr>
          <w:rFonts w:hint="eastAsia"/>
        </w:rPr>
        <w:t>用户点击“查询”时，根据查询条件加载数据。</w:t>
      </w:r>
    </w:p>
    <w:p w14:paraId="045338BC" w14:textId="77777777" w:rsidR="00B97356" w:rsidRDefault="00B97356" w:rsidP="00B97356">
      <w:pPr>
        <w:numPr>
          <w:ilvl w:val="0"/>
          <w:numId w:val="25"/>
        </w:numPr>
      </w:pPr>
      <w:r>
        <w:rPr>
          <w:rFonts w:hint="eastAsia"/>
        </w:rPr>
        <w:t>用户点击“查看”弹出用户详细信息页面，展示字段和布局方式参见编辑界面，字段的内容直接用文字展示，不用文本框。</w:t>
      </w:r>
    </w:p>
    <w:p w14:paraId="07B43A06" w14:textId="77777777" w:rsidR="00B97356" w:rsidRDefault="00B97356" w:rsidP="00B97356"/>
    <w:p w14:paraId="2822B4B9" w14:textId="77777777" w:rsidR="00B97356" w:rsidRDefault="00B97356" w:rsidP="00B97356">
      <w:pPr>
        <w:pStyle w:val="3"/>
        <w:ind w:left="481" w:right="180"/>
      </w:pPr>
      <w:bookmarkStart w:id="27" w:name="_编辑页面_5"/>
      <w:r>
        <w:rPr>
          <w:rFonts w:hint="eastAsia"/>
        </w:rPr>
        <w:t>编辑页面</w:t>
      </w:r>
    </w:p>
    <w:bookmarkEnd w:id="27"/>
    <w:p w14:paraId="567BEE0E"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2"/>
        <w:gridCol w:w="2132"/>
        <w:gridCol w:w="2132"/>
        <w:gridCol w:w="2132"/>
      </w:tblGrid>
      <w:tr w:rsidR="00B97356" w14:paraId="02B8D695" w14:textId="77777777" w:rsidTr="00F36554">
        <w:tc>
          <w:tcPr>
            <w:tcW w:w="2132" w:type="dxa"/>
          </w:tcPr>
          <w:p w14:paraId="6B68688C" w14:textId="77777777" w:rsidR="00B97356" w:rsidRDefault="00B97356" w:rsidP="00F36554">
            <w:r>
              <w:rPr>
                <w:rFonts w:hint="eastAsia"/>
              </w:rPr>
              <w:t>归属公司</w:t>
            </w:r>
            <w:r>
              <w:rPr>
                <w:rFonts w:hint="eastAsia"/>
              </w:rPr>
              <w:t>*</w:t>
            </w:r>
          </w:p>
        </w:tc>
        <w:tc>
          <w:tcPr>
            <w:tcW w:w="6396" w:type="dxa"/>
            <w:gridSpan w:val="3"/>
          </w:tcPr>
          <w:p w14:paraId="1F7FBE6B" w14:textId="77777777" w:rsidR="00B97356" w:rsidRDefault="00B97356" w:rsidP="00F36554">
            <w:r>
              <w:rPr>
                <w:rFonts w:hint="eastAsia"/>
              </w:rPr>
              <w:t>下拉</w:t>
            </w:r>
          </w:p>
        </w:tc>
      </w:tr>
      <w:tr w:rsidR="00B97356" w14:paraId="4F23C941" w14:textId="77777777" w:rsidTr="00F36554">
        <w:tc>
          <w:tcPr>
            <w:tcW w:w="2132" w:type="dxa"/>
          </w:tcPr>
          <w:p w14:paraId="080CBF17" w14:textId="77777777" w:rsidR="00B97356" w:rsidRDefault="00B97356" w:rsidP="00F36554">
            <w:r>
              <w:rPr>
                <w:rFonts w:hint="eastAsia"/>
              </w:rPr>
              <w:t>用户账户</w:t>
            </w:r>
            <w:r>
              <w:rPr>
                <w:rFonts w:hint="eastAsia"/>
              </w:rPr>
              <w:t>*</w:t>
            </w:r>
          </w:p>
        </w:tc>
        <w:tc>
          <w:tcPr>
            <w:tcW w:w="2132" w:type="dxa"/>
          </w:tcPr>
          <w:p w14:paraId="6C0B883B" w14:textId="77777777" w:rsidR="00B97356" w:rsidRDefault="00B97356" w:rsidP="00F36554"/>
        </w:tc>
        <w:tc>
          <w:tcPr>
            <w:tcW w:w="2132" w:type="dxa"/>
          </w:tcPr>
          <w:p w14:paraId="11763D15" w14:textId="77777777" w:rsidR="00B97356" w:rsidRDefault="00B97356" w:rsidP="00F36554">
            <w:r>
              <w:rPr>
                <w:rFonts w:hint="eastAsia"/>
              </w:rPr>
              <w:t>用户显示名称</w:t>
            </w:r>
            <w:r>
              <w:rPr>
                <w:rFonts w:hint="eastAsia"/>
              </w:rPr>
              <w:t>*</w:t>
            </w:r>
          </w:p>
        </w:tc>
        <w:tc>
          <w:tcPr>
            <w:tcW w:w="2132" w:type="dxa"/>
          </w:tcPr>
          <w:p w14:paraId="00120A5A" w14:textId="77777777" w:rsidR="00B97356" w:rsidRDefault="00B97356" w:rsidP="00F36554"/>
        </w:tc>
      </w:tr>
      <w:tr w:rsidR="00B97356" w14:paraId="267DC2C7" w14:textId="77777777" w:rsidTr="00F36554">
        <w:tc>
          <w:tcPr>
            <w:tcW w:w="2132" w:type="dxa"/>
          </w:tcPr>
          <w:p w14:paraId="2AECA30D" w14:textId="77777777" w:rsidR="00B97356" w:rsidRDefault="00B97356" w:rsidP="00F36554">
            <w:r>
              <w:rPr>
                <w:rFonts w:hint="eastAsia"/>
              </w:rPr>
              <w:t>密</w:t>
            </w:r>
            <w:r>
              <w:rPr>
                <w:rFonts w:hint="eastAsia"/>
              </w:rPr>
              <w:t xml:space="preserve">  </w:t>
            </w:r>
            <w:r>
              <w:rPr>
                <w:rFonts w:hint="eastAsia"/>
              </w:rPr>
              <w:t>码</w:t>
            </w:r>
            <w:r>
              <w:rPr>
                <w:rFonts w:hint="eastAsia"/>
              </w:rPr>
              <w:t>*</w:t>
            </w:r>
          </w:p>
        </w:tc>
        <w:tc>
          <w:tcPr>
            <w:tcW w:w="2132" w:type="dxa"/>
          </w:tcPr>
          <w:p w14:paraId="5337E211" w14:textId="77777777" w:rsidR="00B97356" w:rsidRDefault="00B97356" w:rsidP="00F36554"/>
        </w:tc>
        <w:tc>
          <w:tcPr>
            <w:tcW w:w="2132" w:type="dxa"/>
          </w:tcPr>
          <w:p w14:paraId="21E896CC" w14:textId="77777777" w:rsidR="00B97356" w:rsidRDefault="00B97356" w:rsidP="00F36554">
            <w:r>
              <w:rPr>
                <w:rFonts w:hint="eastAsia"/>
              </w:rPr>
              <w:t>用户分类</w:t>
            </w:r>
            <w:r>
              <w:rPr>
                <w:rFonts w:hint="eastAsia"/>
              </w:rPr>
              <w:t>*</w:t>
            </w:r>
          </w:p>
        </w:tc>
        <w:tc>
          <w:tcPr>
            <w:tcW w:w="2132" w:type="dxa"/>
          </w:tcPr>
          <w:p w14:paraId="72EDC3CF" w14:textId="77777777" w:rsidR="00B97356" w:rsidRDefault="00B97356" w:rsidP="00F36554"/>
        </w:tc>
      </w:tr>
      <w:tr w:rsidR="00B97356" w14:paraId="30C219E1" w14:textId="77777777" w:rsidTr="00F36554">
        <w:tc>
          <w:tcPr>
            <w:tcW w:w="2132" w:type="dxa"/>
          </w:tcPr>
          <w:p w14:paraId="41A61965" w14:textId="77777777" w:rsidR="00B97356" w:rsidRDefault="00B97356" w:rsidP="00F36554">
            <w:r>
              <w:rPr>
                <w:rFonts w:hint="eastAsia"/>
              </w:rPr>
              <w:t>用户代码</w:t>
            </w:r>
          </w:p>
        </w:tc>
        <w:tc>
          <w:tcPr>
            <w:tcW w:w="2132" w:type="dxa"/>
          </w:tcPr>
          <w:p w14:paraId="1C290E03" w14:textId="77777777" w:rsidR="00B97356" w:rsidRDefault="00B97356" w:rsidP="00F36554"/>
        </w:tc>
        <w:tc>
          <w:tcPr>
            <w:tcW w:w="2132" w:type="dxa"/>
          </w:tcPr>
          <w:p w14:paraId="6E0B4627" w14:textId="77777777" w:rsidR="00B97356" w:rsidRDefault="00B97356" w:rsidP="00F36554">
            <w:r>
              <w:rPr>
                <w:rFonts w:hint="eastAsia"/>
              </w:rPr>
              <w:t>销售员代码</w:t>
            </w:r>
          </w:p>
        </w:tc>
        <w:tc>
          <w:tcPr>
            <w:tcW w:w="2132" w:type="dxa"/>
          </w:tcPr>
          <w:p w14:paraId="418F47CB" w14:textId="77777777" w:rsidR="00B97356" w:rsidRDefault="00B97356" w:rsidP="00F36554"/>
        </w:tc>
      </w:tr>
      <w:tr w:rsidR="00B97356" w14:paraId="72AFE045" w14:textId="77777777" w:rsidTr="00F36554">
        <w:tc>
          <w:tcPr>
            <w:tcW w:w="2132" w:type="dxa"/>
          </w:tcPr>
          <w:p w14:paraId="21678C21" w14:textId="77777777" w:rsidR="00B97356" w:rsidRDefault="00B97356" w:rsidP="00F36554">
            <w:r>
              <w:rPr>
                <w:rFonts w:hint="eastAsia"/>
              </w:rPr>
              <w:t>电话</w:t>
            </w:r>
          </w:p>
        </w:tc>
        <w:tc>
          <w:tcPr>
            <w:tcW w:w="2132" w:type="dxa"/>
          </w:tcPr>
          <w:p w14:paraId="1C779B18" w14:textId="77777777" w:rsidR="00B97356" w:rsidRDefault="00B97356" w:rsidP="00F36554"/>
        </w:tc>
        <w:tc>
          <w:tcPr>
            <w:tcW w:w="2132" w:type="dxa"/>
          </w:tcPr>
          <w:p w14:paraId="338597AD" w14:textId="77777777" w:rsidR="00B97356" w:rsidRDefault="00B97356" w:rsidP="00F36554">
            <w:r>
              <w:rPr>
                <w:rFonts w:hint="eastAsia"/>
              </w:rPr>
              <w:t>手机</w:t>
            </w:r>
          </w:p>
        </w:tc>
        <w:tc>
          <w:tcPr>
            <w:tcW w:w="2132" w:type="dxa"/>
          </w:tcPr>
          <w:p w14:paraId="271884EB" w14:textId="77777777" w:rsidR="00B97356" w:rsidRDefault="00B97356" w:rsidP="00F36554"/>
        </w:tc>
      </w:tr>
      <w:tr w:rsidR="00B97356" w14:paraId="2535E754" w14:textId="77777777" w:rsidTr="00F36554">
        <w:tc>
          <w:tcPr>
            <w:tcW w:w="2132" w:type="dxa"/>
          </w:tcPr>
          <w:p w14:paraId="603B9A0C" w14:textId="77777777" w:rsidR="00B97356" w:rsidRDefault="00B97356" w:rsidP="00F36554">
            <w:r>
              <w:rPr>
                <w:rFonts w:hint="eastAsia"/>
              </w:rPr>
              <w:t>邮箱</w:t>
            </w:r>
            <w:r>
              <w:rPr>
                <w:rFonts w:hint="eastAsia"/>
              </w:rPr>
              <w:t>*</w:t>
            </w:r>
          </w:p>
        </w:tc>
        <w:tc>
          <w:tcPr>
            <w:tcW w:w="2132" w:type="dxa"/>
          </w:tcPr>
          <w:p w14:paraId="69919640" w14:textId="77777777" w:rsidR="00B97356" w:rsidRDefault="00B97356" w:rsidP="00F36554"/>
        </w:tc>
        <w:tc>
          <w:tcPr>
            <w:tcW w:w="2132" w:type="dxa"/>
          </w:tcPr>
          <w:p w14:paraId="113DF191" w14:textId="77777777" w:rsidR="00B97356" w:rsidRDefault="00B97356" w:rsidP="00F36554">
            <w:r>
              <w:rPr>
                <w:rFonts w:hint="eastAsia"/>
              </w:rPr>
              <w:t>邮编</w:t>
            </w:r>
          </w:p>
        </w:tc>
        <w:tc>
          <w:tcPr>
            <w:tcW w:w="2132" w:type="dxa"/>
          </w:tcPr>
          <w:p w14:paraId="1068F2C3" w14:textId="77777777" w:rsidR="00B97356" w:rsidRDefault="00B97356" w:rsidP="00F36554"/>
        </w:tc>
      </w:tr>
      <w:tr w:rsidR="00B97356" w14:paraId="48522DE8" w14:textId="77777777" w:rsidTr="00F36554">
        <w:tc>
          <w:tcPr>
            <w:tcW w:w="2132" w:type="dxa"/>
          </w:tcPr>
          <w:p w14:paraId="1FF835BE" w14:textId="77777777" w:rsidR="00B97356" w:rsidRDefault="00B97356" w:rsidP="00F36554">
            <w:r>
              <w:rPr>
                <w:rFonts w:hint="eastAsia"/>
              </w:rPr>
              <w:t>QQ</w:t>
            </w:r>
          </w:p>
        </w:tc>
        <w:tc>
          <w:tcPr>
            <w:tcW w:w="2132" w:type="dxa"/>
          </w:tcPr>
          <w:p w14:paraId="103284A8" w14:textId="77777777" w:rsidR="00B97356" w:rsidRDefault="00B97356" w:rsidP="00F36554"/>
        </w:tc>
        <w:tc>
          <w:tcPr>
            <w:tcW w:w="2132" w:type="dxa"/>
          </w:tcPr>
          <w:p w14:paraId="7D17D135" w14:textId="77777777" w:rsidR="00B97356" w:rsidRDefault="00B97356" w:rsidP="00F36554"/>
        </w:tc>
        <w:tc>
          <w:tcPr>
            <w:tcW w:w="2132" w:type="dxa"/>
          </w:tcPr>
          <w:p w14:paraId="15C1D697" w14:textId="77777777" w:rsidR="00B97356" w:rsidRDefault="00B97356" w:rsidP="00F36554"/>
        </w:tc>
      </w:tr>
      <w:tr w:rsidR="00B97356" w14:paraId="33DC49E1" w14:textId="77777777" w:rsidTr="00F36554">
        <w:tc>
          <w:tcPr>
            <w:tcW w:w="2132" w:type="dxa"/>
          </w:tcPr>
          <w:p w14:paraId="13B7E8F6" w14:textId="77777777" w:rsidR="00B97356" w:rsidRDefault="00B97356" w:rsidP="00F36554">
            <w:r>
              <w:rPr>
                <w:rFonts w:hint="eastAsia"/>
              </w:rPr>
              <w:t>联系地址</w:t>
            </w:r>
          </w:p>
        </w:tc>
        <w:tc>
          <w:tcPr>
            <w:tcW w:w="6396" w:type="dxa"/>
            <w:gridSpan w:val="3"/>
          </w:tcPr>
          <w:p w14:paraId="1170EA61" w14:textId="77777777" w:rsidR="00B97356" w:rsidRDefault="00B97356" w:rsidP="00F36554"/>
        </w:tc>
      </w:tr>
    </w:tbl>
    <w:p w14:paraId="250B10E2" w14:textId="77777777" w:rsidR="00B97356" w:rsidRDefault="00B97356" w:rsidP="00B97356">
      <w:r>
        <w:rPr>
          <w:rFonts w:hint="eastAsia"/>
        </w:rPr>
        <w:t xml:space="preserve">    </w:t>
      </w:r>
      <w:r>
        <w:rPr>
          <w:rFonts w:hint="eastAsia"/>
        </w:rPr>
        <w:tab/>
        <w:t xml:space="preserve">               </w:t>
      </w:r>
      <w:hyperlink w:anchor="_编辑页面_5" w:history="1">
        <w:r>
          <w:rPr>
            <w:rStyle w:val="af1"/>
            <w:rFonts w:hint="eastAsia"/>
          </w:rPr>
          <w:t>冻</w:t>
        </w:r>
        <w:r>
          <w:rPr>
            <w:rStyle w:val="af1"/>
            <w:rFonts w:hint="eastAsia"/>
          </w:rPr>
          <w:t xml:space="preserve">  </w:t>
        </w:r>
        <w:r>
          <w:rPr>
            <w:rStyle w:val="af1"/>
            <w:rFonts w:hint="eastAsia"/>
          </w:rPr>
          <w:t>结</w:t>
        </w:r>
      </w:hyperlink>
      <w:r>
        <w:rPr>
          <w:rFonts w:hint="eastAsia"/>
        </w:rPr>
        <w:t xml:space="preserve">      </w:t>
      </w:r>
      <w:hyperlink w:anchor="_编辑页面_5" w:history="1">
        <w:r>
          <w:rPr>
            <w:rStyle w:val="af1"/>
            <w:rFonts w:hint="eastAsia"/>
          </w:rPr>
          <w:t>解</w:t>
        </w:r>
        <w:r>
          <w:rPr>
            <w:rStyle w:val="af1"/>
            <w:rFonts w:hint="eastAsia"/>
          </w:rPr>
          <w:t xml:space="preserve">  </w:t>
        </w:r>
        <w:r>
          <w:rPr>
            <w:rStyle w:val="af1"/>
            <w:rFonts w:hint="eastAsia"/>
          </w:rPr>
          <w:t>冻</w:t>
        </w:r>
      </w:hyperlink>
      <w:r>
        <w:rPr>
          <w:rFonts w:hint="eastAsia"/>
        </w:rPr>
        <w:t xml:space="preserve">      </w:t>
      </w:r>
      <w:hyperlink w:anchor="_编辑页面_5" w:history="1">
        <w:r>
          <w:rPr>
            <w:rStyle w:val="af1"/>
            <w:rFonts w:hint="eastAsia"/>
          </w:rPr>
          <w:t>保</w:t>
        </w:r>
        <w:r>
          <w:rPr>
            <w:rStyle w:val="af1"/>
            <w:rFonts w:hint="eastAsia"/>
          </w:rPr>
          <w:t xml:space="preserve"> </w:t>
        </w:r>
        <w:r>
          <w:rPr>
            <w:rStyle w:val="af1"/>
            <w:rFonts w:hint="eastAsia"/>
          </w:rPr>
          <w:t>存</w:t>
        </w:r>
      </w:hyperlink>
      <w:r>
        <w:rPr>
          <w:rFonts w:hint="eastAsia"/>
        </w:rPr>
        <w:t xml:space="preserve">      </w:t>
      </w:r>
      <w:hyperlink w:anchor="_编辑页面_5" w:history="1">
        <w:r>
          <w:rPr>
            <w:rStyle w:val="af1"/>
            <w:rFonts w:hint="eastAsia"/>
          </w:rPr>
          <w:t>取</w:t>
        </w:r>
        <w:r>
          <w:rPr>
            <w:rStyle w:val="af1"/>
            <w:rFonts w:hint="eastAsia"/>
          </w:rPr>
          <w:t xml:space="preserve"> </w:t>
        </w:r>
        <w:r>
          <w:rPr>
            <w:rStyle w:val="af1"/>
            <w:rFonts w:hint="eastAsia"/>
          </w:rPr>
          <w:t>消</w:t>
        </w:r>
      </w:hyperlink>
    </w:p>
    <w:p w14:paraId="34938744" w14:textId="77777777" w:rsidR="00B97356" w:rsidRDefault="00B97356" w:rsidP="00B97356"/>
    <w:tbl>
      <w:tblPr>
        <w:tblW w:w="0" w:type="auto"/>
        <w:tblInd w:w="-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36"/>
        <w:gridCol w:w="7743"/>
      </w:tblGrid>
      <w:tr w:rsidR="00B97356" w14:paraId="5937597B" w14:textId="77777777" w:rsidTr="00F36554">
        <w:tc>
          <w:tcPr>
            <w:tcW w:w="1236" w:type="dxa"/>
            <w:tcBorders>
              <w:right w:val="single" w:sz="4" w:space="0" w:color="auto"/>
            </w:tcBorders>
            <w:shd w:val="clear" w:color="auto" w:fill="D9D9D9"/>
            <w:vAlign w:val="center"/>
          </w:tcPr>
          <w:p w14:paraId="1AB91B64" w14:textId="77777777" w:rsidR="00B97356" w:rsidRDefault="00B97356" w:rsidP="00F36554">
            <w:pPr>
              <w:jc w:val="center"/>
              <w:rPr>
                <w:b/>
              </w:rPr>
            </w:pPr>
            <w:r>
              <w:rPr>
                <w:rFonts w:hint="eastAsia"/>
                <w:b/>
              </w:rPr>
              <w:t>界面元素</w:t>
            </w:r>
          </w:p>
        </w:tc>
        <w:tc>
          <w:tcPr>
            <w:tcW w:w="7743" w:type="dxa"/>
            <w:tcBorders>
              <w:left w:val="single" w:sz="4" w:space="0" w:color="auto"/>
            </w:tcBorders>
            <w:shd w:val="clear" w:color="auto" w:fill="D9D9D9"/>
          </w:tcPr>
          <w:p w14:paraId="4A5C7D15"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05295D65" w14:textId="77777777" w:rsidTr="00F36554">
        <w:trPr>
          <w:trHeight w:val="549"/>
        </w:trPr>
        <w:tc>
          <w:tcPr>
            <w:tcW w:w="1236" w:type="dxa"/>
            <w:tcBorders>
              <w:right w:val="single" w:sz="4" w:space="0" w:color="auto"/>
            </w:tcBorders>
            <w:shd w:val="clear" w:color="auto" w:fill="FFFFFF"/>
            <w:vAlign w:val="center"/>
          </w:tcPr>
          <w:p w14:paraId="3B70AF22" w14:textId="77777777" w:rsidR="00B97356" w:rsidRDefault="00B97356" w:rsidP="00F36554">
            <w:pPr>
              <w:jc w:val="left"/>
            </w:pPr>
          </w:p>
        </w:tc>
        <w:tc>
          <w:tcPr>
            <w:tcW w:w="7743" w:type="dxa"/>
            <w:tcBorders>
              <w:left w:val="single" w:sz="4" w:space="0" w:color="auto"/>
            </w:tcBorders>
          </w:tcPr>
          <w:p w14:paraId="6CFB70F5" w14:textId="77777777" w:rsidR="00B97356" w:rsidRDefault="00B97356" w:rsidP="00F36554">
            <w:r>
              <w:rPr>
                <w:rFonts w:hint="eastAsia"/>
              </w:rPr>
              <w:t>带“</w:t>
            </w:r>
            <w:r>
              <w:rPr>
                <w:rFonts w:hint="eastAsia"/>
              </w:rPr>
              <w:t>*</w:t>
            </w:r>
            <w:r>
              <w:rPr>
                <w:rFonts w:hint="eastAsia"/>
              </w:rPr>
              <w:t>”为必填字段</w:t>
            </w:r>
          </w:p>
        </w:tc>
      </w:tr>
      <w:tr w:rsidR="00B97356" w14:paraId="253F9D13" w14:textId="77777777" w:rsidTr="00F36554">
        <w:trPr>
          <w:trHeight w:val="549"/>
        </w:trPr>
        <w:tc>
          <w:tcPr>
            <w:tcW w:w="1236" w:type="dxa"/>
            <w:tcBorders>
              <w:right w:val="single" w:sz="4" w:space="0" w:color="auto"/>
            </w:tcBorders>
            <w:shd w:val="clear" w:color="auto" w:fill="FFFFFF"/>
            <w:vAlign w:val="center"/>
          </w:tcPr>
          <w:p w14:paraId="1EF09EDF" w14:textId="77777777" w:rsidR="00B97356" w:rsidRDefault="00B97356" w:rsidP="00F36554">
            <w:pPr>
              <w:jc w:val="left"/>
            </w:pPr>
            <w:r>
              <w:rPr>
                <w:rFonts w:hint="eastAsia"/>
              </w:rPr>
              <w:t>运维级管理员</w:t>
            </w:r>
          </w:p>
        </w:tc>
        <w:tc>
          <w:tcPr>
            <w:tcW w:w="7743" w:type="dxa"/>
            <w:tcBorders>
              <w:left w:val="single" w:sz="4" w:space="0" w:color="auto"/>
            </w:tcBorders>
          </w:tcPr>
          <w:p w14:paraId="100B86D0" w14:textId="77777777" w:rsidR="00B97356" w:rsidRDefault="00B97356" w:rsidP="00F36554">
            <w:r>
              <w:rPr>
                <w:rFonts w:hint="eastAsia"/>
              </w:rPr>
              <w:t>归属公司，下拉选择，必填字段。</w:t>
            </w:r>
          </w:p>
        </w:tc>
      </w:tr>
      <w:tr w:rsidR="00B97356" w14:paraId="2FA3D830" w14:textId="77777777" w:rsidTr="00F36554">
        <w:trPr>
          <w:trHeight w:val="549"/>
        </w:trPr>
        <w:tc>
          <w:tcPr>
            <w:tcW w:w="1236" w:type="dxa"/>
            <w:tcBorders>
              <w:right w:val="single" w:sz="4" w:space="0" w:color="auto"/>
            </w:tcBorders>
            <w:shd w:val="clear" w:color="auto" w:fill="FFFFFF"/>
            <w:vAlign w:val="center"/>
          </w:tcPr>
          <w:p w14:paraId="1479AEA2" w14:textId="77777777" w:rsidR="00B97356" w:rsidRDefault="00B97356" w:rsidP="00F36554">
            <w:pPr>
              <w:jc w:val="left"/>
            </w:pPr>
            <w:r>
              <w:rPr>
                <w:rFonts w:hint="eastAsia"/>
              </w:rPr>
              <w:t>公司级管理员</w:t>
            </w:r>
          </w:p>
        </w:tc>
        <w:tc>
          <w:tcPr>
            <w:tcW w:w="7743" w:type="dxa"/>
            <w:tcBorders>
              <w:left w:val="single" w:sz="4" w:space="0" w:color="auto"/>
            </w:tcBorders>
          </w:tcPr>
          <w:p w14:paraId="1B2D3054" w14:textId="77777777" w:rsidR="00B97356" w:rsidRDefault="00B97356" w:rsidP="00F36554">
            <w:r>
              <w:rPr>
                <w:rFonts w:hint="eastAsia"/>
              </w:rPr>
              <w:t>归属公司，默认当前公司，不可编辑。</w:t>
            </w:r>
          </w:p>
        </w:tc>
      </w:tr>
      <w:tr w:rsidR="00B97356" w14:paraId="551DA50F" w14:textId="77777777" w:rsidTr="00F36554">
        <w:trPr>
          <w:trHeight w:val="549"/>
        </w:trPr>
        <w:tc>
          <w:tcPr>
            <w:tcW w:w="1236" w:type="dxa"/>
            <w:tcBorders>
              <w:right w:val="single" w:sz="4" w:space="0" w:color="auto"/>
            </w:tcBorders>
            <w:shd w:val="clear" w:color="auto" w:fill="FFFFFF"/>
            <w:vAlign w:val="center"/>
          </w:tcPr>
          <w:p w14:paraId="3BA982D4" w14:textId="77777777" w:rsidR="00B97356" w:rsidRDefault="00B97356" w:rsidP="00F36554">
            <w:pPr>
              <w:jc w:val="left"/>
            </w:pPr>
            <w:r>
              <w:rPr>
                <w:rFonts w:hint="eastAsia"/>
              </w:rPr>
              <w:t>用户分类</w:t>
            </w:r>
          </w:p>
        </w:tc>
        <w:tc>
          <w:tcPr>
            <w:tcW w:w="7743" w:type="dxa"/>
            <w:tcBorders>
              <w:left w:val="single" w:sz="4" w:space="0" w:color="auto"/>
            </w:tcBorders>
          </w:tcPr>
          <w:p w14:paraId="710CCD3D" w14:textId="77777777" w:rsidR="00B97356" w:rsidRDefault="00B97356" w:rsidP="00F36554">
            <w:r>
              <w:rPr>
                <w:rFonts w:hint="eastAsia"/>
              </w:rPr>
              <w:t>新增页面：</w:t>
            </w:r>
          </w:p>
          <w:p w14:paraId="132A8F47" w14:textId="77777777" w:rsidR="00B97356" w:rsidRDefault="00B97356" w:rsidP="00F36554">
            <w:r>
              <w:rPr>
                <w:rFonts w:hint="eastAsia"/>
              </w:rPr>
              <w:t>用户下拉选择，默认为空，必填。</w:t>
            </w:r>
          </w:p>
          <w:p w14:paraId="62C762D8" w14:textId="77777777" w:rsidR="00B97356" w:rsidRDefault="00B97356" w:rsidP="00F36554">
            <w:r>
              <w:rPr>
                <w:rFonts w:hint="eastAsia"/>
              </w:rPr>
              <w:t>数据来源</w:t>
            </w:r>
            <w:r>
              <w:rPr>
                <w:rFonts w:hint="eastAsia"/>
              </w:rPr>
              <w:t>DICT_CODE&lt;</w:t>
            </w:r>
            <w:r>
              <w:rPr>
                <w:rFonts w:hint="eastAsia"/>
              </w:rPr>
              <w:t>字典代码表</w:t>
            </w:r>
            <w:r>
              <w:rPr>
                <w:rFonts w:hint="eastAsia"/>
              </w:rPr>
              <w:t>&gt;.USER_CLASS</w:t>
            </w:r>
            <w:r>
              <w:rPr>
                <w:rFonts w:hint="eastAsia"/>
              </w:rPr>
              <w:t>。</w:t>
            </w:r>
          </w:p>
          <w:p w14:paraId="1627E052" w14:textId="77777777" w:rsidR="00B97356" w:rsidRDefault="00B97356" w:rsidP="00F36554">
            <w:r>
              <w:rPr>
                <w:rFonts w:hint="eastAsia"/>
              </w:rPr>
              <w:t>修改页面：</w:t>
            </w:r>
          </w:p>
          <w:p w14:paraId="12D57A31" w14:textId="77777777" w:rsidR="00B97356" w:rsidRDefault="00B97356" w:rsidP="00F36554">
            <w:r>
              <w:rPr>
                <w:rFonts w:hint="eastAsia"/>
              </w:rPr>
              <w:t>如果用户数据是管理员（</w:t>
            </w:r>
            <w:r>
              <w:rPr>
                <w:rFonts w:hint="eastAsia"/>
              </w:rPr>
              <w:t>TUSERCOMP&lt;</w:t>
            </w:r>
            <w:r>
              <w:rPr>
                <w:rFonts w:hint="eastAsia"/>
              </w:rPr>
              <w:t>账户公司关联</w:t>
            </w:r>
            <w:r>
              <w:rPr>
                <w:rFonts w:hint="eastAsia"/>
              </w:rPr>
              <w:t>&gt;.IS_ADMIN == 1</w:t>
            </w:r>
            <w:r>
              <w:rPr>
                <w:rFonts w:hint="eastAsia"/>
              </w:rPr>
              <w:t>）</w:t>
            </w:r>
          </w:p>
          <w:p w14:paraId="22BD5975" w14:textId="77777777" w:rsidR="00B97356" w:rsidRDefault="00B97356" w:rsidP="00F36554">
            <w:r>
              <w:rPr>
                <w:rFonts w:hint="eastAsia"/>
              </w:rPr>
              <w:t>默认显示“管理员”不能修改，不再显示下拉。</w:t>
            </w:r>
          </w:p>
        </w:tc>
      </w:tr>
      <w:tr w:rsidR="00B97356" w14:paraId="1810FF62" w14:textId="77777777" w:rsidTr="00F36554">
        <w:tc>
          <w:tcPr>
            <w:tcW w:w="1236" w:type="dxa"/>
            <w:tcBorders>
              <w:right w:val="single" w:sz="4" w:space="0" w:color="auto"/>
            </w:tcBorders>
            <w:shd w:val="clear" w:color="auto" w:fill="FFFFFF"/>
            <w:vAlign w:val="center"/>
          </w:tcPr>
          <w:p w14:paraId="6D521C32" w14:textId="77777777" w:rsidR="00B97356" w:rsidRDefault="00B97356" w:rsidP="00F36554">
            <w:pPr>
              <w:jc w:val="left"/>
            </w:pPr>
            <w:r>
              <w:rPr>
                <w:rFonts w:hint="eastAsia"/>
              </w:rPr>
              <w:lastRenderedPageBreak/>
              <w:t>销售员代码</w:t>
            </w:r>
          </w:p>
        </w:tc>
        <w:tc>
          <w:tcPr>
            <w:tcW w:w="7743" w:type="dxa"/>
            <w:tcBorders>
              <w:left w:val="single" w:sz="4" w:space="0" w:color="auto"/>
            </w:tcBorders>
          </w:tcPr>
          <w:p w14:paraId="02108BA6" w14:textId="77777777" w:rsidR="00B97356" w:rsidRDefault="00B97356" w:rsidP="00F36554">
            <w:pPr>
              <w:jc w:val="left"/>
            </w:pPr>
            <w:r>
              <w:rPr>
                <w:rFonts w:hint="eastAsia"/>
              </w:rPr>
              <w:t>如果用户分类是销售，销售员代码必填</w:t>
            </w:r>
          </w:p>
          <w:p w14:paraId="4FCA1EEB" w14:textId="77777777" w:rsidR="00B97356" w:rsidRDefault="00B97356" w:rsidP="00F36554">
            <w:pPr>
              <w:jc w:val="left"/>
            </w:pPr>
            <w:r>
              <w:rPr>
                <w:rFonts w:hint="eastAsia"/>
              </w:rPr>
              <w:t>BKM100280</w:t>
            </w:r>
            <w:r>
              <w:rPr>
                <w:rFonts w:hint="eastAsia"/>
              </w:rPr>
              <w:tab/>
              <w:t>{0}</w:t>
            </w:r>
            <w:r>
              <w:rPr>
                <w:rFonts w:hint="eastAsia"/>
              </w:rPr>
              <w:t>不能为空</w:t>
            </w:r>
          </w:p>
        </w:tc>
      </w:tr>
      <w:tr w:rsidR="00B97356" w14:paraId="7F156230" w14:textId="77777777" w:rsidTr="00F36554">
        <w:tc>
          <w:tcPr>
            <w:tcW w:w="1236" w:type="dxa"/>
            <w:tcBorders>
              <w:right w:val="single" w:sz="4" w:space="0" w:color="auto"/>
            </w:tcBorders>
            <w:shd w:val="clear" w:color="auto" w:fill="FFFFFF"/>
            <w:vAlign w:val="center"/>
          </w:tcPr>
          <w:p w14:paraId="5F220D32" w14:textId="77777777" w:rsidR="00B97356" w:rsidRDefault="00B97356" w:rsidP="00F36554">
            <w:pPr>
              <w:jc w:val="left"/>
            </w:pPr>
            <w:r>
              <w:rPr>
                <w:rFonts w:hint="eastAsia"/>
              </w:rPr>
              <w:t>用户代码</w:t>
            </w:r>
          </w:p>
        </w:tc>
        <w:tc>
          <w:tcPr>
            <w:tcW w:w="7743" w:type="dxa"/>
            <w:tcBorders>
              <w:left w:val="single" w:sz="4" w:space="0" w:color="auto"/>
            </w:tcBorders>
          </w:tcPr>
          <w:p w14:paraId="386112A7" w14:textId="77777777" w:rsidR="00B97356" w:rsidRDefault="00B97356" w:rsidP="00F36554">
            <w:pPr>
              <w:jc w:val="left"/>
            </w:pPr>
            <w:r>
              <w:rPr>
                <w:rFonts w:hint="eastAsia"/>
              </w:rPr>
              <w:t>用户代码非必填</w:t>
            </w:r>
          </w:p>
        </w:tc>
      </w:tr>
      <w:tr w:rsidR="00B97356" w14:paraId="7FDFF993" w14:textId="77777777" w:rsidTr="00F36554">
        <w:tc>
          <w:tcPr>
            <w:tcW w:w="1236" w:type="dxa"/>
            <w:tcBorders>
              <w:right w:val="single" w:sz="4" w:space="0" w:color="auto"/>
            </w:tcBorders>
            <w:shd w:val="clear" w:color="auto" w:fill="E0E0E0"/>
            <w:vAlign w:val="center"/>
          </w:tcPr>
          <w:p w14:paraId="7264BD40" w14:textId="77777777" w:rsidR="00B97356" w:rsidRDefault="00B97356" w:rsidP="00F36554">
            <w:pPr>
              <w:jc w:val="left"/>
            </w:pPr>
            <w:r>
              <w:rPr>
                <w:rFonts w:hint="eastAsia"/>
              </w:rPr>
              <w:t>交互</w:t>
            </w:r>
          </w:p>
        </w:tc>
        <w:tc>
          <w:tcPr>
            <w:tcW w:w="7743" w:type="dxa"/>
            <w:tcBorders>
              <w:left w:val="single" w:sz="4" w:space="0" w:color="auto"/>
            </w:tcBorders>
            <w:shd w:val="clear" w:color="auto" w:fill="E0E0E0"/>
          </w:tcPr>
          <w:p w14:paraId="1DBD3D28" w14:textId="77777777" w:rsidR="00B97356" w:rsidRDefault="00B97356" w:rsidP="00F36554">
            <w:pPr>
              <w:jc w:val="left"/>
            </w:pPr>
          </w:p>
        </w:tc>
      </w:tr>
      <w:tr w:rsidR="00B97356" w14:paraId="0972D096" w14:textId="77777777" w:rsidTr="00F36554">
        <w:trPr>
          <w:trHeight w:val="474"/>
        </w:trPr>
        <w:tc>
          <w:tcPr>
            <w:tcW w:w="1236" w:type="dxa"/>
            <w:tcBorders>
              <w:right w:val="single" w:sz="4" w:space="0" w:color="auto"/>
            </w:tcBorders>
            <w:shd w:val="clear" w:color="auto" w:fill="FFFFFF"/>
            <w:vAlign w:val="center"/>
          </w:tcPr>
          <w:p w14:paraId="4E7678A2" w14:textId="77777777" w:rsidR="00B97356" w:rsidRDefault="00B97356" w:rsidP="00F36554">
            <w:pPr>
              <w:jc w:val="left"/>
            </w:pPr>
            <w:r>
              <w:rPr>
                <w:rFonts w:hint="eastAsia"/>
              </w:rPr>
              <w:t>保</w:t>
            </w:r>
            <w:r>
              <w:rPr>
                <w:rFonts w:hint="eastAsia"/>
              </w:rPr>
              <w:t xml:space="preserve"> </w:t>
            </w:r>
            <w:r>
              <w:rPr>
                <w:rFonts w:hint="eastAsia"/>
              </w:rPr>
              <w:t>存</w:t>
            </w:r>
          </w:p>
        </w:tc>
        <w:tc>
          <w:tcPr>
            <w:tcW w:w="7743" w:type="dxa"/>
            <w:tcBorders>
              <w:left w:val="single" w:sz="4" w:space="0" w:color="auto"/>
            </w:tcBorders>
          </w:tcPr>
          <w:p w14:paraId="31FEBEFC" w14:textId="77777777" w:rsidR="00B97356" w:rsidRDefault="00B97356" w:rsidP="00F36554">
            <w:r>
              <w:rPr>
                <w:rFonts w:hint="eastAsia"/>
              </w:rPr>
              <w:t>开启事物</w:t>
            </w:r>
          </w:p>
          <w:p w14:paraId="14F1A51D" w14:textId="77777777" w:rsidR="00B97356" w:rsidRDefault="00B97356" w:rsidP="00F36554">
            <w:r>
              <w:rPr>
                <w:rFonts w:hint="eastAsia"/>
              </w:rPr>
              <w:t>校验用户账户、用户显示名称、</w:t>
            </w:r>
            <w:r>
              <w:rPr>
                <w:rFonts w:hint="eastAsia"/>
                <w:strike/>
                <w:highlight w:val="yellow"/>
              </w:rPr>
              <w:t>密码、（删除）</w:t>
            </w:r>
            <w:r>
              <w:rPr>
                <w:rFonts w:hint="eastAsia"/>
              </w:rPr>
              <w:t>邮箱必填字段。</w:t>
            </w:r>
          </w:p>
          <w:p w14:paraId="1557FBAA" w14:textId="77777777" w:rsidR="00B97356" w:rsidRDefault="00B97356" w:rsidP="00F36554">
            <w:r>
              <w:rPr>
                <w:rFonts w:hint="eastAsia"/>
              </w:rPr>
              <w:t>用户账户校验规则参考</w:t>
            </w:r>
            <w:r>
              <w:rPr>
                <w:rFonts w:hint="eastAsia"/>
              </w:rPr>
              <w:t xml:space="preserve"> </w:t>
            </w:r>
            <w:hyperlink w:anchor="_IUserOprt：AccountFormatCheck" w:history="1">
              <w:r>
                <w:rPr>
                  <w:rStyle w:val="ae"/>
                  <w:rFonts w:hint="eastAsia"/>
                </w:rPr>
                <w:t>IUserOprt:AccountFormatCheck</w:t>
              </w:r>
              <w:r>
                <w:rPr>
                  <w:rStyle w:val="ae"/>
                  <w:rFonts w:hint="eastAsia"/>
                </w:rPr>
                <w:t>账户的规则使用通用规则</w:t>
              </w:r>
            </w:hyperlink>
            <w:r>
              <w:rPr>
                <w:rFonts w:hint="eastAsia"/>
              </w:rPr>
              <w:t>。</w:t>
            </w:r>
          </w:p>
          <w:p w14:paraId="6B5E7016" w14:textId="77777777" w:rsidR="00B97356" w:rsidRDefault="00B97356" w:rsidP="00F36554">
            <w:r>
              <w:rPr>
                <w:rFonts w:hint="eastAsia"/>
                <w:strike/>
                <w:highlight w:val="lightGray"/>
              </w:rPr>
              <w:t xml:space="preserve"> </w:t>
            </w:r>
            <w:r>
              <w:rPr>
                <w:rFonts w:hint="eastAsia"/>
                <w:strike/>
                <w:highlight w:val="lightGray"/>
              </w:rPr>
              <w:t>密码校验规则参考</w:t>
            </w:r>
            <w:hyperlink w:anchor="_IUserOprt：PasswordFormatCheck" w:history="1">
              <w:r>
                <w:rPr>
                  <w:rStyle w:val="af1"/>
                  <w:rFonts w:hint="eastAsia"/>
                  <w:strike/>
                  <w:highlight w:val="lightGray"/>
                </w:rPr>
                <w:t xml:space="preserve"> IUserOprt:PasswordFormatCheck</w:t>
              </w:r>
              <w:r>
                <w:rPr>
                  <w:rStyle w:val="af1"/>
                  <w:rFonts w:hint="eastAsia"/>
                  <w:strike/>
                  <w:highlight w:val="lightGray"/>
                </w:rPr>
                <w:t>密码的校验规则。</w:t>
              </w:r>
            </w:hyperlink>
          </w:p>
          <w:p w14:paraId="20FEF933" w14:textId="77777777" w:rsidR="00B97356" w:rsidRDefault="00B97356" w:rsidP="00F36554">
            <w:r>
              <w:rPr>
                <w:rFonts w:hint="eastAsia"/>
              </w:rPr>
              <w:t xml:space="preserve"> </w:t>
            </w:r>
            <w:r>
              <w:rPr>
                <w:rFonts w:hint="eastAsia"/>
              </w:rPr>
              <w:t>页面需要用</w:t>
            </w:r>
            <w:r>
              <w:rPr>
                <w:rFonts w:hint="eastAsia"/>
              </w:rPr>
              <w:t>JS</w:t>
            </w:r>
            <w:r>
              <w:rPr>
                <w:rFonts w:hint="eastAsia"/>
              </w:rPr>
              <w:t>做判断，提交后台还需再判断一次。</w:t>
            </w:r>
          </w:p>
          <w:p w14:paraId="70AAE115" w14:textId="77777777" w:rsidR="00B97356" w:rsidRDefault="00B97356" w:rsidP="00F36554">
            <w:r>
              <w:rPr>
                <w:rFonts w:hint="eastAsia"/>
              </w:rPr>
              <w:t>检查“用户账户”在</w:t>
            </w:r>
            <w:r>
              <w:rPr>
                <w:rFonts w:hint="eastAsia"/>
              </w:rPr>
              <w:t>TUSER&lt;</w:t>
            </w:r>
            <w:r>
              <w:rPr>
                <w:rFonts w:hint="eastAsia"/>
              </w:rPr>
              <w:t>用户表</w:t>
            </w:r>
            <w:r>
              <w:rPr>
                <w:rFonts w:hint="eastAsia"/>
              </w:rPr>
              <w:t>&gt;</w:t>
            </w:r>
            <w:r>
              <w:rPr>
                <w:rFonts w:hint="eastAsia"/>
              </w:rPr>
              <w:t>是否重复，如重复提示“用户账户”已存在。</w:t>
            </w:r>
          </w:p>
          <w:p w14:paraId="6689CE60" w14:textId="77777777" w:rsidR="00B97356" w:rsidRDefault="00B97356" w:rsidP="00F36554">
            <w:r>
              <w:rPr>
                <w:rFonts w:hint="eastAsia"/>
                <w:highlight w:val="yellow"/>
              </w:rPr>
              <w:t>保存之前，如果录入了邮箱，检查“邮箱”在</w:t>
            </w:r>
            <w:r>
              <w:rPr>
                <w:rFonts w:hint="eastAsia"/>
                <w:highlight w:val="yellow"/>
              </w:rPr>
              <w:t>TUSERATTR&lt;</w:t>
            </w:r>
            <w:r>
              <w:rPr>
                <w:rFonts w:hint="eastAsia"/>
                <w:highlight w:val="yellow"/>
              </w:rPr>
              <w:t>用户附件信息表</w:t>
            </w:r>
            <w:r>
              <w:rPr>
                <w:rFonts w:hint="eastAsia"/>
                <w:highlight w:val="yellow"/>
              </w:rPr>
              <w:t>&gt;</w:t>
            </w:r>
            <w:r>
              <w:rPr>
                <w:rFonts w:hint="eastAsia"/>
                <w:highlight w:val="yellow"/>
              </w:rPr>
              <w:t>是否重复，如重复提示“邮箱”已存在。</w:t>
            </w:r>
          </w:p>
          <w:p w14:paraId="4FBF1A82" w14:textId="77777777" w:rsidR="00B97356" w:rsidRDefault="00B97356" w:rsidP="00F36554">
            <w:r>
              <w:rPr>
                <w:rFonts w:hint="eastAsia"/>
                <w:highlight w:val="yellow"/>
              </w:rPr>
              <w:t>调用</w:t>
            </w:r>
            <w:r>
              <w:rPr>
                <w:rFonts w:hint="eastAsia"/>
                <w:highlight w:val="yellow"/>
              </w:rPr>
              <w:t>IUserOprt</w:t>
            </w:r>
            <w:r>
              <w:rPr>
                <w:rFonts w:hint="eastAsia"/>
                <w:highlight w:val="yellow"/>
              </w:rPr>
              <w:t>：</w:t>
            </w:r>
            <w:r>
              <w:rPr>
                <w:rFonts w:hint="eastAsia"/>
                <w:highlight w:val="yellow"/>
              </w:rPr>
              <w:t xml:space="preserve">InitPassWord </w:t>
            </w:r>
            <w:r>
              <w:rPr>
                <w:rFonts w:hint="eastAsia"/>
                <w:highlight w:val="yellow"/>
              </w:rPr>
              <w:t>生成新的初始化密码，作为参数（</w:t>
            </w:r>
            <w:r>
              <w:rPr>
                <w:rFonts w:hint="eastAsia"/>
                <w:highlight w:val="yellow"/>
              </w:rPr>
              <w:t>parm.</w:t>
            </w:r>
            <w:r>
              <w:rPr>
                <w:highlight w:val="yellow"/>
              </w:rPr>
              <w:t>userPsw</w:t>
            </w:r>
            <w:r>
              <w:rPr>
                <w:rFonts w:hint="eastAsia"/>
                <w:highlight w:val="yellow"/>
              </w:rPr>
              <w:t>）调用</w:t>
            </w:r>
            <w:r>
              <w:rPr>
                <w:rFonts w:hint="eastAsia"/>
                <w:highlight w:val="yellow"/>
              </w:rPr>
              <w:t>IUserOprt</w:t>
            </w:r>
            <w:r>
              <w:rPr>
                <w:rFonts w:hint="eastAsia"/>
                <w:highlight w:val="yellow"/>
              </w:rPr>
              <w:t>：</w:t>
            </w:r>
            <w:r>
              <w:rPr>
                <w:rFonts w:hint="eastAsia"/>
                <w:highlight w:val="yellow"/>
              </w:rPr>
              <w:t>PasswordFormatCheck</w:t>
            </w:r>
            <w:r>
              <w:rPr>
                <w:rFonts w:hint="eastAsia"/>
                <w:highlight w:val="yellow"/>
              </w:rPr>
              <w:t>校验密码强度，如生成的密码强度为中或者低，重新生成，直至生成强度高的密码</w:t>
            </w:r>
          </w:p>
          <w:p w14:paraId="7168BAB3"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4"/>
              <w:gridCol w:w="871"/>
              <w:gridCol w:w="4084"/>
              <w:gridCol w:w="1080"/>
              <w:gridCol w:w="2221"/>
            </w:tblGrid>
            <w:tr w:rsidR="00B97356" w14:paraId="0AE246CB" w14:textId="77777777" w:rsidTr="00F36554">
              <w:trPr>
                <w:trHeight w:val="146"/>
              </w:trPr>
              <w:tc>
                <w:tcPr>
                  <w:tcW w:w="1024" w:type="dxa"/>
                  <w:shd w:val="clear" w:color="auto" w:fill="BFBFBF"/>
                </w:tcPr>
                <w:p w14:paraId="59CF5E2F" w14:textId="77777777" w:rsidR="00B97356" w:rsidRDefault="00B97356" w:rsidP="00F36554">
                  <w:r>
                    <w:rPr>
                      <w:rFonts w:hint="eastAsia"/>
                    </w:rPr>
                    <w:t>标题</w:t>
                  </w:r>
                </w:p>
              </w:tc>
              <w:tc>
                <w:tcPr>
                  <w:tcW w:w="871" w:type="dxa"/>
                  <w:shd w:val="clear" w:color="auto" w:fill="BFBFBF"/>
                </w:tcPr>
                <w:p w14:paraId="035D2657" w14:textId="77777777" w:rsidR="00B97356" w:rsidRDefault="00B97356" w:rsidP="00F36554">
                  <w:r>
                    <w:rPr>
                      <w:rFonts w:hint="eastAsia"/>
                    </w:rPr>
                    <w:t>LEVEL</w:t>
                  </w:r>
                </w:p>
              </w:tc>
              <w:tc>
                <w:tcPr>
                  <w:tcW w:w="4084" w:type="dxa"/>
                  <w:shd w:val="clear" w:color="auto" w:fill="BFBFBF"/>
                </w:tcPr>
                <w:p w14:paraId="27949559" w14:textId="77777777" w:rsidR="00B97356" w:rsidRDefault="00B97356" w:rsidP="00F36554">
                  <w:r>
                    <w:rPr>
                      <w:rFonts w:hint="eastAsia"/>
                    </w:rPr>
                    <w:t>内容</w:t>
                  </w:r>
                </w:p>
              </w:tc>
              <w:tc>
                <w:tcPr>
                  <w:tcW w:w="1080" w:type="dxa"/>
                  <w:shd w:val="clear" w:color="auto" w:fill="BFBFBF"/>
                </w:tcPr>
                <w:p w14:paraId="0A324496" w14:textId="77777777" w:rsidR="00B97356" w:rsidRDefault="00B97356" w:rsidP="00F36554">
                  <w:r>
                    <w:rPr>
                      <w:rFonts w:hint="eastAsia"/>
                    </w:rPr>
                    <w:t>接口</w:t>
                  </w:r>
                </w:p>
              </w:tc>
              <w:tc>
                <w:tcPr>
                  <w:tcW w:w="2221" w:type="dxa"/>
                  <w:shd w:val="clear" w:color="auto" w:fill="BFBFBF"/>
                </w:tcPr>
                <w:p w14:paraId="457DEC62" w14:textId="77777777" w:rsidR="00B97356" w:rsidRDefault="00B97356" w:rsidP="00F36554">
                  <w:r>
                    <w:rPr>
                      <w:rFonts w:hint="eastAsia"/>
                    </w:rPr>
                    <w:t>备注</w:t>
                  </w:r>
                </w:p>
              </w:tc>
            </w:tr>
            <w:tr w:rsidR="00B97356" w14:paraId="2A87FE4C" w14:textId="77777777" w:rsidTr="00F36554">
              <w:trPr>
                <w:trHeight w:val="474"/>
              </w:trPr>
              <w:tc>
                <w:tcPr>
                  <w:tcW w:w="1024" w:type="dxa"/>
                </w:tcPr>
                <w:p w14:paraId="25C28F66" w14:textId="77777777" w:rsidR="00B97356" w:rsidRDefault="00B97356" w:rsidP="00F36554">
                  <w:r>
                    <w:rPr>
                      <w:rFonts w:hint="eastAsia"/>
                    </w:rPr>
                    <w:t>新增用户</w:t>
                  </w:r>
                </w:p>
              </w:tc>
              <w:tc>
                <w:tcPr>
                  <w:tcW w:w="871" w:type="dxa"/>
                </w:tcPr>
                <w:p w14:paraId="3403F1A1" w14:textId="77777777" w:rsidR="00B97356" w:rsidRDefault="00B97356" w:rsidP="00F36554">
                  <w:r>
                    <w:rPr>
                      <w:rFonts w:hint="eastAsia"/>
                    </w:rPr>
                    <w:t>INFO</w:t>
                  </w:r>
                </w:p>
              </w:tc>
              <w:tc>
                <w:tcPr>
                  <w:tcW w:w="4084" w:type="dxa"/>
                </w:tcPr>
                <w:p w14:paraId="16598276" w14:textId="77777777" w:rsidR="00B97356" w:rsidRDefault="00B97356" w:rsidP="00F36554">
                  <w:r>
                    <w:rPr>
                      <w:rFonts w:hint="eastAsia"/>
                    </w:rPr>
                    <w:t>用户</w:t>
                  </w:r>
                  <w:r>
                    <w:rPr>
                      <w:rFonts w:hint="eastAsia"/>
                    </w:rPr>
                    <w:t>{</w:t>
                  </w:r>
                  <w:r>
                    <w:rPr>
                      <w:rFonts w:hint="eastAsia"/>
                    </w:rPr>
                    <w:t>用户账户</w:t>
                  </w:r>
                  <w:r>
                    <w:rPr>
                      <w:rFonts w:hint="eastAsia"/>
                    </w:rPr>
                    <w:t>}</w:t>
                  </w:r>
                  <w:r>
                    <w:rPr>
                      <w:rFonts w:hint="eastAsia"/>
                    </w:rPr>
                    <w:t>新增用户</w:t>
                  </w:r>
                  <w:r>
                    <w:rPr>
                      <w:rFonts w:hint="eastAsia"/>
                    </w:rPr>
                    <w:t>SEQ{TUSER_SEQ},</w:t>
                  </w:r>
                  <w:r>
                    <w:rPr>
                      <w:rFonts w:hint="eastAsia"/>
                    </w:rPr>
                    <w:t>用户账户</w:t>
                  </w:r>
                  <w:r>
                    <w:rPr>
                      <w:rFonts w:hint="eastAsia"/>
                    </w:rPr>
                    <w:t>{USER_NAME},</w:t>
                  </w:r>
                  <w:r>
                    <w:rPr>
                      <w:rFonts w:hint="eastAsia"/>
                    </w:rPr>
                    <w:t>用户显示名称</w:t>
                  </w:r>
                  <w:r>
                    <w:rPr>
                      <w:rFonts w:hint="eastAsia"/>
                    </w:rPr>
                    <w:t>{USER_DISP_NAME}</w:t>
                  </w:r>
                  <w:r>
                    <w:rPr>
                      <w:rFonts w:hint="eastAsia"/>
                    </w:rPr>
                    <w:t>。</w:t>
                  </w:r>
                </w:p>
              </w:tc>
              <w:tc>
                <w:tcPr>
                  <w:tcW w:w="1080" w:type="dxa"/>
                </w:tcPr>
                <w:p w14:paraId="02EE9B99" w14:textId="77777777" w:rsidR="00B97356" w:rsidRDefault="00B97356" w:rsidP="00F36554">
                  <w:r>
                    <w:rPr>
                      <w:rFonts w:hint="eastAsia"/>
                    </w:rPr>
                    <w:t>常规异常</w:t>
                  </w:r>
                </w:p>
                <w:p w14:paraId="16D3EEF0" w14:textId="77777777" w:rsidR="00B97356" w:rsidRDefault="00B97356" w:rsidP="00F36554"/>
              </w:tc>
              <w:tc>
                <w:tcPr>
                  <w:tcW w:w="2221" w:type="dxa"/>
                </w:tcPr>
                <w:p w14:paraId="5B822310" w14:textId="77777777" w:rsidR="00B97356" w:rsidRDefault="00B97356" w:rsidP="00F36554">
                  <w:r>
                    <w:rPr>
                      <w:rFonts w:hint="eastAsia"/>
                    </w:rPr>
                    <w:t>无</w:t>
                  </w:r>
                </w:p>
              </w:tc>
            </w:tr>
          </w:tbl>
          <w:p w14:paraId="3E336926" w14:textId="77777777" w:rsidR="00B97356" w:rsidRDefault="00B97356" w:rsidP="00F36554">
            <w:r>
              <w:rPr>
                <w:rFonts w:hint="eastAsia"/>
              </w:rPr>
              <w:t>将录入的字段数据正确的对应到</w:t>
            </w:r>
            <w:r>
              <w:rPr>
                <w:rFonts w:hint="eastAsia"/>
              </w:rPr>
              <w:t>TUSER&lt;</w:t>
            </w:r>
            <w:r>
              <w:rPr>
                <w:rFonts w:hint="eastAsia"/>
              </w:rPr>
              <w:t>用户表</w:t>
            </w:r>
            <w:r>
              <w:rPr>
                <w:rFonts w:hint="eastAsia"/>
              </w:rPr>
              <w:t>&gt;</w:t>
            </w:r>
            <w:r>
              <w:rPr>
                <w:rFonts w:hint="eastAsia"/>
              </w:rPr>
              <w:t>写入表，和</w:t>
            </w:r>
            <w:r>
              <w:rPr>
                <w:rFonts w:hint="eastAsia"/>
              </w:rPr>
              <w:t>TUSERATTR&lt;</w:t>
            </w:r>
            <w:r>
              <w:rPr>
                <w:rFonts w:hint="eastAsia"/>
              </w:rPr>
              <w:t>用户附件信息表</w:t>
            </w:r>
            <w:r>
              <w:rPr>
                <w:rFonts w:hint="eastAsia"/>
              </w:rPr>
              <w:t>&gt;</w:t>
            </w:r>
            <w:r>
              <w:rPr>
                <w:rFonts w:hint="eastAsia"/>
              </w:rPr>
              <w:t>的操作需要同一事物。如果操作用户是公司级管理员那么新增用户默认为该公司的用户（还需往</w:t>
            </w:r>
            <w:r>
              <w:rPr>
                <w:rFonts w:hint="eastAsia"/>
              </w:rPr>
              <w:t>TUSERCOMP&lt;</w:t>
            </w:r>
            <w:r>
              <w:rPr>
                <w:rFonts w:hint="eastAsia"/>
              </w:rPr>
              <w:t>账户公司关联表</w:t>
            </w:r>
            <w:r>
              <w:rPr>
                <w:rFonts w:hint="eastAsia"/>
              </w:rPr>
              <w:t>&gt;</w:t>
            </w:r>
            <w:r>
              <w:rPr>
                <w:rFonts w:hint="eastAsia"/>
              </w:rPr>
              <w:t>新增关联数据，同一事物），如果是运维级管理员新增的用户则不与任何公司关联。</w:t>
            </w:r>
          </w:p>
          <w:p w14:paraId="5555B1D7" w14:textId="77777777" w:rsidR="00B97356" w:rsidRDefault="00B97356" w:rsidP="00F36554">
            <w:r>
              <w:rPr>
                <w:rFonts w:hint="eastAsia"/>
                <w:highlight w:val="yellow"/>
              </w:rPr>
              <w:t>调用</w:t>
            </w:r>
            <w:r>
              <w:rPr>
                <w:rFonts w:hint="eastAsia"/>
                <w:highlight w:val="yellow"/>
              </w:rPr>
              <w:t>IUserOprt</w:t>
            </w:r>
            <w:r>
              <w:rPr>
                <w:rFonts w:hint="eastAsia"/>
                <w:highlight w:val="yellow"/>
              </w:rPr>
              <w:t>：</w:t>
            </w:r>
            <w:r>
              <w:rPr>
                <w:rFonts w:hint="eastAsia"/>
                <w:highlight w:val="yellow"/>
              </w:rPr>
              <w:t xml:space="preserve">InitResetUrl </w:t>
            </w:r>
            <w:r>
              <w:rPr>
                <w:rFonts w:hint="eastAsia"/>
                <w:highlight w:val="yellow"/>
              </w:rPr>
              <w:t>获取</w:t>
            </w:r>
            <w:r>
              <w:rPr>
                <w:rFonts w:hint="eastAsia"/>
                <w:highlight w:val="yellow"/>
              </w:rPr>
              <w:t xml:space="preserve"> resetURL</w:t>
            </w:r>
          </w:p>
          <w:p w14:paraId="5394798B" w14:textId="77777777" w:rsidR="00B97356" w:rsidRDefault="00B97356" w:rsidP="00F36554">
            <w:r>
              <w:rPr>
                <w:rFonts w:hint="eastAsia"/>
                <w:highlight w:val="yellow"/>
              </w:rPr>
              <w:t>如果录入了邮箱，调用</w:t>
            </w:r>
            <w:r>
              <w:rPr>
                <w:rFonts w:hint="eastAsia"/>
                <w:highlight w:val="yellow"/>
              </w:rPr>
              <w:t>OMTMail</w:t>
            </w:r>
            <w:r>
              <w:rPr>
                <w:rFonts w:hint="eastAsia"/>
                <w:highlight w:val="yellow"/>
              </w:rPr>
              <w:t>：</w:t>
            </w:r>
            <w:r>
              <w:rPr>
                <w:rFonts w:hint="eastAsia"/>
                <w:highlight w:val="yellow"/>
              </w:rPr>
              <w:t>Send</w:t>
            </w:r>
            <w:r>
              <w:rPr>
                <w:rFonts w:hint="eastAsia"/>
                <w:highlight w:val="yellow"/>
              </w:rPr>
              <w:t>发送邮件信息</w:t>
            </w:r>
            <w:r>
              <w:rPr>
                <w:rFonts w:hint="eastAsia"/>
              </w:rPr>
              <w:t>（仅新增账户时发送邮件）</w:t>
            </w:r>
          </w:p>
          <w:p w14:paraId="0207ADAE" w14:textId="77777777" w:rsidR="00B97356" w:rsidRDefault="00B97356" w:rsidP="00F36554">
            <w:pPr>
              <w:ind w:firstLine="420"/>
            </w:pPr>
            <w:r>
              <w:rPr>
                <w:rFonts w:hint="eastAsia"/>
                <w:b/>
              </w:rPr>
              <w:t>MailProperty</w:t>
            </w:r>
            <w:r>
              <w:rPr>
                <w:rFonts w:hint="eastAsia"/>
                <w:b/>
              </w:rPr>
              <w:t>：</w:t>
            </w:r>
          </w:p>
          <w:p w14:paraId="7B9E9A10" w14:textId="77777777" w:rsidR="00B97356" w:rsidRDefault="00B97356" w:rsidP="00F36554">
            <w:pPr>
              <w:ind w:firstLine="420"/>
            </w:pPr>
            <w:r>
              <w:t>Sendmail</w:t>
            </w:r>
            <w:r>
              <w:rPr>
                <w:rFonts w:hint="eastAsia"/>
              </w:rPr>
              <w:t>：发件人地址</w:t>
            </w:r>
            <w:r>
              <w:rPr>
                <w:rFonts w:hint="eastAsia"/>
              </w:rPr>
              <w:t xml:space="preserve"> =  </w:t>
            </w:r>
            <w:r>
              <w:rPr>
                <w:rFonts w:hint="eastAsia"/>
              </w:rPr>
              <w:t>“</w:t>
            </w:r>
            <w:r>
              <w:rPr>
                <w:rFonts w:hint="eastAsia"/>
              </w:rPr>
              <w:t>webmaster@pub.szedi.com.cn</w:t>
            </w:r>
            <w:r>
              <w:rPr>
                <w:rFonts w:hint="eastAsia"/>
              </w:rPr>
              <w:t>”（可配置）</w:t>
            </w:r>
          </w:p>
          <w:p w14:paraId="0E895E51" w14:textId="77777777" w:rsidR="00B97356" w:rsidRDefault="00B97356" w:rsidP="00F36554">
            <w:pPr>
              <w:ind w:firstLine="420"/>
            </w:pPr>
            <w:r>
              <w:t>revMail</w:t>
            </w:r>
            <w:r>
              <w:rPr>
                <w:rFonts w:hint="eastAsia"/>
              </w:rPr>
              <w:t>：收件人地址</w:t>
            </w:r>
            <w:r>
              <w:rPr>
                <w:rFonts w:hint="eastAsia"/>
              </w:rPr>
              <w:t xml:space="preserve"> = </w:t>
            </w:r>
            <w:r>
              <w:rPr>
                <w:rFonts w:hint="eastAsia"/>
                <w:highlight w:val="yellow"/>
              </w:rPr>
              <w:t>TUSERATTR.EMAIL</w:t>
            </w:r>
          </w:p>
          <w:p w14:paraId="46F3EF44" w14:textId="77777777" w:rsidR="00B97356" w:rsidRDefault="00B97356" w:rsidP="00F36554">
            <w:pPr>
              <w:ind w:firstLine="420"/>
            </w:pPr>
            <w:r>
              <w:t>ssMail</w:t>
            </w:r>
            <w:r>
              <w:rPr>
                <w:rFonts w:hint="eastAsia"/>
              </w:rPr>
              <w:t>：抄送地址</w:t>
            </w:r>
            <w:r>
              <w:rPr>
                <w:rFonts w:hint="eastAsia"/>
              </w:rPr>
              <w:t xml:space="preserve"> = </w:t>
            </w:r>
            <w:r>
              <w:rPr>
                <w:rFonts w:hint="eastAsia"/>
              </w:rPr>
              <w:t>空</w:t>
            </w:r>
          </w:p>
          <w:p w14:paraId="172ED321" w14:textId="77777777" w:rsidR="00B97356" w:rsidRDefault="00B97356" w:rsidP="00F36554">
            <w:pPr>
              <w:ind w:firstLine="420"/>
            </w:pPr>
            <w:r>
              <w:t>ssmMail</w:t>
            </w:r>
            <w:r>
              <w:rPr>
                <w:rFonts w:hint="eastAsia"/>
              </w:rPr>
              <w:t>：密送地址</w:t>
            </w:r>
            <w:r>
              <w:rPr>
                <w:rFonts w:hint="eastAsia"/>
              </w:rPr>
              <w:t xml:space="preserve"> = </w:t>
            </w:r>
            <w:r>
              <w:rPr>
                <w:rFonts w:hint="eastAsia"/>
              </w:rPr>
              <w:t>空</w:t>
            </w:r>
          </w:p>
          <w:p w14:paraId="7A666124" w14:textId="77777777" w:rsidR="00B97356" w:rsidRDefault="00B97356" w:rsidP="00F36554">
            <w:pPr>
              <w:ind w:firstLine="420"/>
            </w:pPr>
            <w:r>
              <w:t>title</w:t>
            </w:r>
            <w:r>
              <w:rPr>
                <w:rFonts w:hint="eastAsia"/>
              </w:rPr>
              <w:t>：邮件标题</w:t>
            </w:r>
            <w:r>
              <w:rPr>
                <w:rFonts w:hint="eastAsia"/>
              </w:rPr>
              <w:t xml:space="preserve"> = </w:t>
            </w:r>
            <w:r>
              <w:rPr>
                <w:rFonts w:hint="eastAsia"/>
              </w:rPr>
              <w:t>“</w:t>
            </w:r>
            <w:r>
              <w:rPr>
                <w:rFonts w:hint="eastAsia"/>
                <w:lang w:val="fr-FR"/>
              </w:rPr>
              <w:t>【网上订舱在线交易平台】初始化密码邮件，请勿回复</w:t>
            </w:r>
            <w:r>
              <w:rPr>
                <w:rFonts w:hint="eastAsia"/>
              </w:rPr>
              <w:t>”</w:t>
            </w:r>
          </w:p>
          <w:p w14:paraId="44A99F35" w14:textId="77777777" w:rsidR="00B97356" w:rsidRDefault="00B97356" w:rsidP="00F36554">
            <w:pPr>
              <w:ind w:firstLine="420"/>
            </w:pPr>
            <w:r>
              <w:t>text</w:t>
            </w:r>
            <w:r>
              <w:rPr>
                <w:rFonts w:hint="eastAsia"/>
              </w:rPr>
              <w:t>：邮件正文，仅支持文本格式，不支持</w:t>
            </w:r>
            <w:r>
              <w:rPr>
                <w:rFonts w:hint="eastAsia"/>
              </w:rPr>
              <w:t>HTML</w:t>
            </w:r>
            <w:r>
              <w:rPr>
                <w:rFonts w:hint="eastAsia"/>
              </w:rPr>
              <w:t>格式，将</w:t>
            </w:r>
            <w:r>
              <w:rPr>
                <w:rFonts w:hint="eastAsia"/>
              </w:rPr>
              <w:t xml:space="preserve"> </w:t>
            </w:r>
            <w:r>
              <w:rPr>
                <w:rFonts w:hint="eastAsia"/>
              </w:rPr>
              <w:t>“</w:t>
            </w:r>
            <w:r>
              <w:rPr>
                <w:rFonts w:hint="eastAsia"/>
                <w:highlight w:val="yellow"/>
              </w:rPr>
              <w:t>resetURL</w:t>
            </w:r>
            <w:r>
              <w:rPr>
                <w:rFonts w:hint="eastAsia"/>
              </w:rPr>
              <w:t>”</w:t>
            </w:r>
            <w:r>
              <w:rPr>
                <w:rFonts w:hint="eastAsia"/>
              </w:rPr>
              <w:t xml:space="preserve"> </w:t>
            </w:r>
            <w:r>
              <w:rPr>
                <w:rFonts w:hint="eastAsia"/>
              </w:rPr>
              <w:t>替换</w:t>
            </w:r>
            <w:r>
              <w:rPr>
                <w:rFonts w:hint="eastAsia"/>
              </w:rPr>
              <w:t xml:space="preserve"> </w:t>
            </w:r>
            <w:r>
              <w:rPr>
                <w:rFonts w:hint="eastAsia"/>
                <w:color w:val="0000FF"/>
              </w:rPr>
              <w:t xml:space="preserve">{URL}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97356" w14:paraId="0A5E8CAA" w14:textId="77777777" w:rsidTr="00F36554">
              <w:tc>
                <w:tcPr>
                  <w:tcW w:w="8522" w:type="dxa"/>
                </w:tcPr>
                <w:p w14:paraId="3A4D9B48" w14:textId="77777777" w:rsidR="00B97356" w:rsidRDefault="00B97356" w:rsidP="00F36554">
                  <w:r>
                    <w:rPr>
                      <w:rFonts w:hint="eastAsia"/>
                    </w:rPr>
                    <w:t>海运舱位交易中心用户，您好！</w:t>
                  </w:r>
                </w:p>
                <w:p w14:paraId="4E4AE9A1" w14:textId="77777777" w:rsidR="00B97356" w:rsidRDefault="00B97356" w:rsidP="00F36554">
                  <w:r>
                    <w:rPr>
                      <w:rFonts w:hint="eastAsia"/>
                    </w:rPr>
                    <w:t xml:space="preserve">     </w:t>
                  </w:r>
                  <w:r>
                    <w:rPr>
                      <w:rFonts w:hint="eastAsia"/>
                    </w:rPr>
                    <w:t>感谢您对系统的支持，请使用以下链接进行</w:t>
                  </w:r>
                  <w:r>
                    <w:rPr>
                      <w:rFonts w:hint="eastAsia"/>
                      <w:lang w:val="fr-FR"/>
                    </w:rPr>
                    <w:t>初始化密码</w:t>
                  </w:r>
                  <w:r>
                    <w:rPr>
                      <w:rFonts w:hint="eastAsia"/>
                    </w:rPr>
                    <w:t>：</w:t>
                  </w:r>
                </w:p>
                <w:p w14:paraId="2AF1A27A" w14:textId="77777777" w:rsidR="00B97356" w:rsidRDefault="00B97356" w:rsidP="00F36554">
                  <w:r>
                    <w:rPr>
                      <w:rFonts w:hint="eastAsia"/>
                    </w:rPr>
                    <w:tab/>
                  </w:r>
                  <w:r>
                    <w:rPr>
                      <w:rFonts w:hint="eastAsia"/>
                    </w:rPr>
                    <w:tab/>
                  </w:r>
                  <w:hyperlink r:id="rId55" w:history="1">
                    <w:r>
                      <w:rPr>
                        <w:rStyle w:val="af1"/>
                        <w:rFonts w:hint="eastAsia"/>
                      </w:rPr>
                      <w:t>{URL}</w:t>
                    </w:r>
                  </w:hyperlink>
                </w:p>
                <w:p w14:paraId="12F2E5C2" w14:textId="77777777" w:rsidR="00B97356" w:rsidRDefault="00B97356" w:rsidP="00F36554">
                  <w:r>
                    <w:rPr>
                      <w:rFonts w:hint="eastAsia"/>
                    </w:rPr>
                    <w:t>此链接只能使用一次。</w:t>
                  </w:r>
                  <w:r>
                    <w:rPr>
                      <w:rFonts w:hint="eastAsia"/>
                    </w:rPr>
                    <w:t xml:space="preserve"> </w:t>
                  </w:r>
                </w:p>
                <w:p w14:paraId="0B65093D" w14:textId="77777777" w:rsidR="00B97356" w:rsidRDefault="00B97356" w:rsidP="00F36554">
                  <w:r>
                    <w:rPr>
                      <w:rFonts w:hint="eastAsia"/>
                    </w:rPr>
                    <w:t>如果点击以上链接无法使用，请您尝试以下方法：</w:t>
                  </w:r>
                  <w:r>
                    <w:rPr>
                      <w:rFonts w:hint="eastAsia"/>
                    </w:rPr>
                    <w:t xml:space="preserve"> </w:t>
                  </w:r>
                </w:p>
                <w:p w14:paraId="3E2020C2" w14:textId="77777777" w:rsidR="00B97356" w:rsidRDefault="00B97356" w:rsidP="00F36554">
                  <w:r>
                    <w:rPr>
                      <w:rFonts w:hint="eastAsia"/>
                    </w:rPr>
                    <w:t>第一步：将上述链接拷贝到您计算机浏览器</w:t>
                  </w:r>
                  <w:r>
                    <w:rPr>
                      <w:rFonts w:hint="eastAsia"/>
                    </w:rPr>
                    <w:t>(</w:t>
                  </w:r>
                  <w:r>
                    <w:rPr>
                      <w:rFonts w:hint="eastAsia"/>
                    </w:rPr>
                    <w:t>例如</w:t>
                  </w:r>
                  <w:r>
                    <w:rPr>
                      <w:rFonts w:hint="eastAsia"/>
                    </w:rPr>
                    <w:t>IE)</w:t>
                  </w:r>
                  <w:r>
                    <w:rPr>
                      <w:rFonts w:hint="eastAsia"/>
                    </w:rPr>
                    <w:t>的地址栏中；</w:t>
                  </w:r>
                  <w:r>
                    <w:rPr>
                      <w:rFonts w:hint="eastAsia"/>
                    </w:rPr>
                    <w:t xml:space="preserve"> </w:t>
                  </w:r>
                </w:p>
                <w:p w14:paraId="719583C5" w14:textId="77777777" w:rsidR="00B97356" w:rsidRDefault="00B97356" w:rsidP="00F36554">
                  <w:r>
                    <w:rPr>
                      <w:rFonts w:hint="eastAsia"/>
                    </w:rPr>
                    <w:t>第二步：按回车（</w:t>
                  </w:r>
                  <w:r>
                    <w:rPr>
                      <w:rFonts w:hint="eastAsia"/>
                    </w:rPr>
                    <w:t>Enter</w:t>
                  </w:r>
                  <w:r>
                    <w:rPr>
                      <w:rFonts w:hint="eastAsia"/>
                    </w:rPr>
                    <w:t>）键。</w:t>
                  </w:r>
                  <w:r>
                    <w:rPr>
                      <w:rFonts w:hint="eastAsia"/>
                    </w:rPr>
                    <w:t xml:space="preserve"> </w:t>
                  </w:r>
                </w:p>
                <w:p w14:paraId="0FED1FD8" w14:textId="77777777" w:rsidR="00B97356" w:rsidRDefault="00B97356" w:rsidP="00F36554">
                  <w:r>
                    <w:rPr>
                      <w:rFonts w:hint="eastAsia"/>
                    </w:rPr>
                    <w:t>如果仍无法使用，请您尝试通过以下方法解决：</w:t>
                  </w:r>
                  <w:r>
                    <w:rPr>
                      <w:rFonts w:hint="eastAsia"/>
                    </w:rPr>
                    <w:t xml:space="preserve"> </w:t>
                  </w:r>
                </w:p>
                <w:p w14:paraId="16EB5DF0" w14:textId="77777777" w:rsidR="00B97356" w:rsidRDefault="00B97356" w:rsidP="00F36554">
                  <w:r>
                    <w:rPr>
                      <w:rFonts w:hint="eastAsia"/>
                    </w:rPr>
                    <w:t>（</w:t>
                  </w:r>
                  <w:r>
                    <w:rPr>
                      <w:rFonts w:hint="eastAsia"/>
                    </w:rPr>
                    <w:t>1</w:t>
                  </w:r>
                  <w:r>
                    <w:rPr>
                      <w:rFonts w:hint="eastAsia"/>
                    </w:rPr>
                    <w:t>）检查您电子邮件信箱中的垃圾箱或广告箱，邮件有可能被误认为垃圾或广告邮件。</w:t>
                  </w:r>
                  <w:r>
                    <w:rPr>
                      <w:rFonts w:hint="eastAsia"/>
                    </w:rPr>
                    <w:t xml:space="preserve"> </w:t>
                  </w:r>
                </w:p>
                <w:p w14:paraId="5E7F8A11" w14:textId="77777777" w:rsidR="00B97356" w:rsidRDefault="00B97356" w:rsidP="00F36554">
                  <w:r>
                    <w:rPr>
                      <w:rFonts w:hint="eastAsia"/>
                    </w:rPr>
                    <w:t>（</w:t>
                  </w:r>
                  <w:r>
                    <w:rPr>
                      <w:rFonts w:hint="eastAsia"/>
                    </w:rPr>
                    <w:t>2</w:t>
                  </w:r>
                  <w:r>
                    <w:rPr>
                      <w:rFonts w:hint="eastAsia"/>
                    </w:rPr>
                    <w:t>）联系我司客服人员，联系电话：</w:t>
                  </w:r>
                  <w:r>
                    <w:rPr>
                      <w:rFonts w:hint="eastAsia"/>
                    </w:rPr>
                    <w:t>4006400963</w:t>
                  </w:r>
                  <w:r>
                    <w:rPr>
                      <w:rFonts w:hint="eastAsia"/>
                    </w:rPr>
                    <w:t>。</w:t>
                  </w:r>
                  <w:r>
                    <w:rPr>
                      <w:rFonts w:hint="eastAsia"/>
                    </w:rPr>
                    <w:t xml:space="preserve"> </w:t>
                  </w:r>
                </w:p>
                <w:p w14:paraId="5DE08BC2" w14:textId="77777777" w:rsidR="00B97356" w:rsidRDefault="00B97356" w:rsidP="00F36554">
                  <w:r>
                    <w:rPr>
                      <w:rFonts w:hint="eastAsia"/>
                    </w:rPr>
                    <w:t xml:space="preserve">    </w:t>
                  </w:r>
                  <w:r>
                    <w:rPr>
                      <w:rFonts w:hint="eastAsia"/>
                    </w:rPr>
                    <w:t>请勿直接回复本邮件。</w:t>
                  </w:r>
                </w:p>
              </w:tc>
            </w:tr>
          </w:tbl>
          <w:p w14:paraId="6846FA8C" w14:textId="77777777" w:rsidR="00B97356" w:rsidRDefault="00B97356" w:rsidP="00F36554">
            <w:pPr>
              <w:ind w:firstLine="420"/>
            </w:pPr>
            <w:r>
              <w:lastRenderedPageBreak/>
              <w:t>attrBlob</w:t>
            </w:r>
            <w:r>
              <w:rPr>
                <w:rFonts w:hint="eastAsia"/>
              </w:rPr>
              <w:t>：空</w:t>
            </w:r>
          </w:p>
          <w:p w14:paraId="0606ADD2" w14:textId="77777777" w:rsidR="00B97356" w:rsidRDefault="00B97356" w:rsidP="00F36554">
            <w:r>
              <w:rPr>
                <w:rFonts w:hint="eastAsia"/>
              </w:rPr>
              <w:t>记录日志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276"/>
              <w:gridCol w:w="3260"/>
              <w:gridCol w:w="992"/>
              <w:gridCol w:w="2041"/>
            </w:tblGrid>
            <w:tr w:rsidR="00B97356" w14:paraId="159D0E67" w14:textId="77777777" w:rsidTr="00F36554">
              <w:tc>
                <w:tcPr>
                  <w:tcW w:w="959" w:type="dxa"/>
                  <w:shd w:val="clear" w:color="auto" w:fill="BFBFBF"/>
                </w:tcPr>
                <w:p w14:paraId="4947066A" w14:textId="77777777" w:rsidR="00B97356" w:rsidRDefault="00B97356" w:rsidP="00F36554">
                  <w:r>
                    <w:rPr>
                      <w:rFonts w:hint="eastAsia"/>
                    </w:rPr>
                    <w:t>标题</w:t>
                  </w:r>
                </w:p>
              </w:tc>
              <w:tc>
                <w:tcPr>
                  <w:tcW w:w="1276" w:type="dxa"/>
                  <w:shd w:val="clear" w:color="auto" w:fill="BFBFBF"/>
                </w:tcPr>
                <w:p w14:paraId="44CDE208" w14:textId="77777777" w:rsidR="00B97356" w:rsidRDefault="00B97356" w:rsidP="00F36554">
                  <w:r>
                    <w:rPr>
                      <w:rFonts w:hint="eastAsia"/>
                    </w:rPr>
                    <w:t>LEVEL</w:t>
                  </w:r>
                </w:p>
              </w:tc>
              <w:tc>
                <w:tcPr>
                  <w:tcW w:w="3260" w:type="dxa"/>
                  <w:shd w:val="clear" w:color="auto" w:fill="BFBFBF"/>
                </w:tcPr>
                <w:p w14:paraId="2965185C" w14:textId="77777777" w:rsidR="00B97356" w:rsidRDefault="00B97356" w:rsidP="00F36554">
                  <w:r>
                    <w:rPr>
                      <w:rFonts w:hint="eastAsia"/>
                    </w:rPr>
                    <w:t>内容</w:t>
                  </w:r>
                </w:p>
              </w:tc>
              <w:tc>
                <w:tcPr>
                  <w:tcW w:w="992" w:type="dxa"/>
                  <w:shd w:val="clear" w:color="auto" w:fill="BFBFBF"/>
                </w:tcPr>
                <w:p w14:paraId="266457E4" w14:textId="77777777" w:rsidR="00B97356" w:rsidRDefault="00B97356" w:rsidP="00F36554">
                  <w:r>
                    <w:rPr>
                      <w:rFonts w:hint="eastAsia"/>
                    </w:rPr>
                    <w:t>接口</w:t>
                  </w:r>
                </w:p>
              </w:tc>
              <w:tc>
                <w:tcPr>
                  <w:tcW w:w="2041" w:type="dxa"/>
                  <w:shd w:val="clear" w:color="auto" w:fill="BFBFBF"/>
                </w:tcPr>
                <w:p w14:paraId="728C90D4" w14:textId="77777777" w:rsidR="00B97356" w:rsidRDefault="00B97356" w:rsidP="00F36554">
                  <w:r>
                    <w:rPr>
                      <w:rFonts w:hint="eastAsia"/>
                    </w:rPr>
                    <w:t>备注</w:t>
                  </w:r>
                </w:p>
              </w:tc>
            </w:tr>
            <w:tr w:rsidR="00B97356" w14:paraId="50D9F8BE" w14:textId="77777777" w:rsidTr="00F36554">
              <w:tc>
                <w:tcPr>
                  <w:tcW w:w="959" w:type="dxa"/>
                </w:tcPr>
                <w:p w14:paraId="453E42C9" w14:textId="77777777" w:rsidR="00B97356" w:rsidRDefault="00B97356" w:rsidP="00F36554">
                  <w:r>
                    <w:rPr>
                      <w:rFonts w:hint="eastAsia"/>
                    </w:rPr>
                    <w:t>用户密码初始化信息</w:t>
                  </w:r>
                </w:p>
              </w:tc>
              <w:tc>
                <w:tcPr>
                  <w:tcW w:w="1276" w:type="dxa"/>
                </w:tcPr>
                <w:p w14:paraId="0094E9CC" w14:textId="77777777" w:rsidR="00B97356" w:rsidRDefault="00B97356" w:rsidP="00F36554">
                  <w:r>
                    <w:rPr>
                      <w:rFonts w:hint="eastAsia"/>
                    </w:rPr>
                    <w:t>INFO</w:t>
                  </w:r>
                </w:p>
              </w:tc>
              <w:tc>
                <w:tcPr>
                  <w:tcW w:w="3260" w:type="dxa"/>
                </w:tcPr>
                <w:p w14:paraId="6BD9E33D" w14:textId="77777777" w:rsidR="00B97356" w:rsidRDefault="00B97356" w:rsidP="00F36554">
                  <w:r>
                    <w:rPr>
                      <w:rFonts w:hint="eastAsia"/>
                    </w:rPr>
                    <w:t>向用户</w:t>
                  </w:r>
                  <w:r>
                    <w:rPr>
                      <w:rFonts w:hint="eastAsia"/>
                    </w:rPr>
                    <w:t>{TUSERModel.USER_NAME}</w:t>
                  </w:r>
                  <w:r>
                    <w:rPr>
                      <w:rFonts w:hint="eastAsia"/>
                    </w:rPr>
                    <w:t>的</w:t>
                  </w:r>
                  <w:r>
                    <w:rPr>
                      <w:rFonts w:hint="eastAsia"/>
                    </w:rPr>
                    <w:t>{TUSERATTR.EMAIL}</w:t>
                  </w:r>
                  <w:r>
                    <w:rPr>
                      <w:rFonts w:hint="eastAsia"/>
                    </w:rPr>
                    <w:t>发送了初始化邮件。</w:t>
                  </w:r>
                </w:p>
              </w:tc>
              <w:tc>
                <w:tcPr>
                  <w:tcW w:w="992" w:type="dxa"/>
                </w:tcPr>
                <w:p w14:paraId="20EF9AD7" w14:textId="77777777" w:rsidR="00B97356" w:rsidRDefault="00B97356" w:rsidP="00F36554">
                  <w:r>
                    <w:rPr>
                      <w:rFonts w:hint="eastAsia"/>
                    </w:rPr>
                    <w:t>常规异常</w:t>
                  </w:r>
                </w:p>
              </w:tc>
              <w:tc>
                <w:tcPr>
                  <w:tcW w:w="2041" w:type="dxa"/>
                </w:tcPr>
                <w:p w14:paraId="2313FCE7" w14:textId="77777777" w:rsidR="00B97356" w:rsidRDefault="00B97356" w:rsidP="00F36554"/>
              </w:tc>
            </w:tr>
          </w:tbl>
          <w:p w14:paraId="55286E29" w14:textId="77777777" w:rsidR="00B97356" w:rsidRDefault="00B97356" w:rsidP="00F36554">
            <w:r>
              <w:rPr>
                <w:rFonts w:hint="eastAsia"/>
              </w:rPr>
              <w:t>事物结束。</w:t>
            </w:r>
          </w:p>
          <w:p w14:paraId="0B16EC45" w14:textId="77777777" w:rsidR="00B97356" w:rsidRDefault="00B97356" w:rsidP="00F36554">
            <w:r>
              <w:rPr>
                <w:rFonts w:hint="eastAsia"/>
              </w:rPr>
              <w:t>事物采用批量策略，全部成功，全部失败。</w:t>
            </w:r>
          </w:p>
        </w:tc>
      </w:tr>
      <w:tr w:rsidR="00B97356" w14:paraId="1BFB0EA0" w14:textId="77777777" w:rsidTr="00F36554">
        <w:trPr>
          <w:trHeight w:val="474"/>
        </w:trPr>
        <w:tc>
          <w:tcPr>
            <w:tcW w:w="1236" w:type="dxa"/>
            <w:tcBorders>
              <w:right w:val="single" w:sz="4" w:space="0" w:color="auto"/>
            </w:tcBorders>
            <w:shd w:val="clear" w:color="auto" w:fill="FFFFFF"/>
            <w:vAlign w:val="center"/>
          </w:tcPr>
          <w:p w14:paraId="14B8C2D7" w14:textId="77777777" w:rsidR="00B97356" w:rsidRDefault="00B97356" w:rsidP="00F36554">
            <w:pPr>
              <w:jc w:val="left"/>
            </w:pPr>
            <w:r>
              <w:rPr>
                <w:rFonts w:hint="eastAsia"/>
              </w:rPr>
              <w:lastRenderedPageBreak/>
              <w:t>编辑</w:t>
            </w:r>
          </w:p>
        </w:tc>
        <w:tc>
          <w:tcPr>
            <w:tcW w:w="7743" w:type="dxa"/>
            <w:tcBorders>
              <w:left w:val="single" w:sz="4" w:space="0" w:color="auto"/>
            </w:tcBorders>
          </w:tcPr>
          <w:p w14:paraId="0F177C5D" w14:textId="77777777" w:rsidR="00B97356" w:rsidRDefault="00B97356" w:rsidP="00F36554">
            <w:r>
              <w:rPr>
                <w:rFonts w:hint="eastAsia"/>
              </w:rPr>
              <w:t>进入编辑页面前查询</w:t>
            </w:r>
            <w:r>
              <w:rPr>
                <w:rFonts w:hint="eastAsia"/>
              </w:rPr>
              <w:t xml:space="preserve"> TUSER_SEQ </w:t>
            </w:r>
            <w:r>
              <w:rPr>
                <w:rFonts w:hint="eastAsia"/>
              </w:rPr>
              <w:t>是否存在于</w:t>
            </w:r>
            <w:r>
              <w:rPr>
                <w:rFonts w:hint="eastAsia"/>
              </w:rPr>
              <w:t>TUSERCOMP&lt;</w:t>
            </w:r>
            <w:r>
              <w:rPr>
                <w:rFonts w:hint="eastAsia"/>
              </w:rPr>
              <w:t>账户公司关联</w:t>
            </w:r>
            <w:r>
              <w:rPr>
                <w:rFonts w:hint="eastAsia"/>
              </w:rPr>
              <w:t>&gt;</w:t>
            </w:r>
            <w:r>
              <w:rPr>
                <w:rFonts w:hint="eastAsia"/>
              </w:rPr>
              <w:t>，如存在则不允许更改“用户账户”，否则允许更改。</w:t>
            </w:r>
          </w:p>
          <w:p w14:paraId="130AAF7D" w14:textId="77777777" w:rsidR="00B97356" w:rsidRDefault="00B97356" w:rsidP="00F36554">
            <w:r>
              <w:rPr>
                <w:rFonts w:hint="eastAsia"/>
              </w:rPr>
              <w:t>其他同保存逻辑，但不需记录操作日志。</w:t>
            </w:r>
          </w:p>
        </w:tc>
      </w:tr>
      <w:tr w:rsidR="00B97356" w14:paraId="46E65E5F" w14:textId="77777777" w:rsidTr="00F36554">
        <w:trPr>
          <w:trHeight w:val="474"/>
        </w:trPr>
        <w:tc>
          <w:tcPr>
            <w:tcW w:w="1236" w:type="dxa"/>
            <w:tcBorders>
              <w:right w:val="single" w:sz="4" w:space="0" w:color="auto"/>
            </w:tcBorders>
            <w:shd w:val="clear" w:color="auto" w:fill="FFFFFF"/>
            <w:vAlign w:val="center"/>
          </w:tcPr>
          <w:p w14:paraId="096CDD28" w14:textId="77777777" w:rsidR="00B97356" w:rsidRDefault="00B97356" w:rsidP="00F36554">
            <w:pPr>
              <w:jc w:val="left"/>
            </w:pPr>
            <w:r>
              <w:rPr>
                <w:rFonts w:hint="eastAsia"/>
              </w:rPr>
              <w:t>冻结</w:t>
            </w:r>
          </w:p>
        </w:tc>
        <w:tc>
          <w:tcPr>
            <w:tcW w:w="7743" w:type="dxa"/>
            <w:tcBorders>
              <w:left w:val="single" w:sz="4" w:space="0" w:color="auto"/>
            </w:tcBorders>
          </w:tcPr>
          <w:p w14:paraId="306CF085" w14:textId="77777777" w:rsidR="00B97356" w:rsidRDefault="00B97356" w:rsidP="00F36554">
            <w:r>
              <w:rPr>
                <w:rFonts w:hint="eastAsia"/>
              </w:rPr>
              <w:t>用户点击“停用”提示“您确认冻结（用户账户名称）？”，确认的话，更改</w:t>
            </w:r>
            <w:r>
              <w:rPr>
                <w:rFonts w:hint="eastAsia"/>
              </w:rPr>
              <w:t>STATUS</w:t>
            </w:r>
            <w:r>
              <w:rPr>
                <w:rFonts w:hint="eastAsia"/>
              </w:rPr>
              <w:t>为“</w:t>
            </w:r>
            <w:r>
              <w:rPr>
                <w:rFonts w:hint="eastAsia"/>
              </w:rPr>
              <w:t>-10</w:t>
            </w:r>
            <w:r>
              <w:rPr>
                <w:rFonts w:hint="eastAsia"/>
              </w:rPr>
              <w:t>”。</w:t>
            </w:r>
          </w:p>
          <w:p w14:paraId="5E53DF81"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2"/>
              <w:gridCol w:w="665"/>
              <w:gridCol w:w="2560"/>
              <w:gridCol w:w="1384"/>
              <w:gridCol w:w="1696"/>
            </w:tblGrid>
            <w:tr w:rsidR="00B97356" w14:paraId="3AC99114" w14:textId="77777777" w:rsidTr="00F36554">
              <w:trPr>
                <w:trHeight w:val="146"/>
              </w:trPr>
              <w:tc>
                <w:tcPr>
                  <w:tcW w:w="782" w:type="dxa"/>
                  <w:shd w:val="clear" w:color="auto" w:fill="BFBFBF"/>
                </w:tcPr>
                <w:p w14:paraId="52B232C0" w14:textId="77777777" w:rsidR="00B97356" w:rsidRDefault="00B97356" w:rsidP="00F36554">
                  <w:r>
                    <w:rPr>
                      <w:rFonts w:hint="eastAsia"/>
                    </w:rPr>
                    <w:t>标题</w:t>
                  </w:r>
                </w:p>
              </w:tc>
              <w:tc>
                <w:tcPr>
                  <w:tcW w:w="665" w:type="dxa"/>
                  <w:shd w:val="clear" w:color="auto" w:fill="BFBFBF"/>
                </w:tcPr>
                <w:p w14:paraId="1951D641" w14:textId="77777777" w:rsidR="00B97356" w:rsidRDefault="00B97356" w:rsidP="00F36554">
                  <w:r>
                    <w:rPr>
                      <w:rFonts w:hint="eastAsia"/>
                    </w:rPr>
                    <w:t>LEVEL</w:t>
                  </w:r>
                </w:p>
              </w:tc>
              <w:tc>
                <w:tcPr>
                  <w:tcW w:w="2560" w:type="dxa"/>
                  <w:shd w:val="clear" w:color="auto" w:fill="BFBFBF"/>
                </w:tcPr>
                <w:p w14:paraId="739541AB" w14:textId="77777777" w:rsidR="00B97356" w:rsidRDefault="00B97356" w:rsidP="00F36554">
                  <w:r>
                    <w:rPr>
                      <w:rFonts w:hint="eastAsia"/>
                    </w:rPr>
                    <w:t>内容</w:t>
                  </w:r>
                </w:p>
              </w:tc>
              <w:tc>
                <w:tcPr>
                  <w:tcW w:w="1384" w:type="dxa"/>
                  <w:shd w:val="clear" w:color="auto" w:fill="BFBFBF"/>
                </w:tcPr>
                <w:p w14:paraId="400536F4" w14:textId="77777777" w:rsidR="00B97356" w:rsidRDefault="00B97356" w:rsidP="00F36554">
                  <w:r>
                    <w:rPr>
                      <w:rFonts w:hint="eastAsia"/>
                    </w:rPr>
                    <w:t>接口</w:t>
                  </w:r>
                </w:p>
              </w:tc>
              <w:tc>
                <w:tcPr>
                  <w:tcW w:w="1696" w:type="dxa"/>
                  <w:shd w:val="clear" w:color="auto" w:fill="BFBFBF"/>
                </w:tcPr>
                <w:p w14:paraId="231A15F8" w14:textId="77777777" w:rsidR="00B97356" w:rsidRDefault="00B97356" w:rsidP="00F36554">
                  <w:r>
                    <w:rPr>
                      <w:rFonts w:hint="eastAsia"/>
                    </w:rPr>
                    <w:t>备注</w:t>
                  </w:r>
                </w:p>
              </w:tc>
            </w:tr>
            <w:tr w:rsidR="00B97356" w14:paraId="74F2C597" w14:textId="77777777" w:rsidTr="00F36554">
              <w:trPr>
                <w:trHeight w:val="474"/>
              </w:trPr>
              <w:tc>
                <w:tcPr>
                  <w:tcW w:w="782" w:type="dxa"/>
                </w:tcPr>
                <w:p w14:paraId="61CF78C4" w14:textId="77777777" w:rsidR="00B97356" w:rsidRDefault="00B97356" w:rsidP="00F36554">
                  <w:r>
                    <w:rPr>
                      <w:rFonts w:hint="eastAsia"/>
                    </w:rPr>
                    <w:t>冻结用户</w:t>
                  </w:r>
                </w:p>
              </w:tc>
              <w:tc>
                <w:tcPr>
                  <w:tcW w:w="665" w:type="dxa"/>
                </w:tcPr>
                <w:p w14:paraId="6F58E27F" w14:textId="77777777" w:rsidR="00B97356" w:rsidRDefault="00B97356" w:rsidP="00F36554">
                  <w:r>
                    <w:rPr>
                      <w:rFonts w:hint="eastAsia"/>
                    </w:rPr>
                    <w:t>INFO</w:t>
                  </w:r>
                </w:p>
              </w:tc>
              <w:tc>
                <w:tcPr>
                  <w:tcW w:w="2560" w:type="dxa"/>
                </w:tcPr>
                <w:p w14:paraId="3FF62689" w14:textId="77777777" w:rsidR="00B97356" w:rsidRDefault="00B97356" w:rsidP="00F36554">
                  <w:pPr>
                    <w:jc w:val="left"/>
                  </w:pPr>
                  <w:r>
                    <w:rPr>
                      <w:rFonts w:hint="eastAsia"/>
                    </w:rPr>
                    <w:t>用户</w:t>
                  </w:r>
                  <w:r>
                    <w:rPr>
                      <w:rFonts w:hint="eastAsia"/>
                    </w:rPr>
                    <w:t>{</w:t>
                  </w:r>
                  <w:r>
                    <w:rPr>
                      <w:rFonts w:hint="eastAsia"/>
                    </w:rPr>
                    <w:t>用户账户</w:t>
                  </w:r>
                  <w:r>
                    <w:rPr>
                      <w:rFonts w:hint="eastAsia"/>
                    </w:rPr>
                    <w:t>}</w:t>
                  </w:r>
                  <w:r>
                    <w:rPr>
                      <w:rFonts w:hint="eastAsia"/>
                    </w:rPr>
                    <w:t>冻结用户</w:t>
                  </w:r>
                  <w:r>
                    <w:rPr>
                      <w:rFonts w:hint="eastAsia"/>
                    </w:rPr>
                    <w:t>SEQ{TUSER_SEQ},</w:t>
                  </w:r>
                  <w:r>
                    <w:rPr>
                      <w:rFonts w:hint="eastAsia"/>
                    </w:rPr>
                    <w:t>用户账户</w:t>
                  </w:r>
                  <w:r>
                    <w:rPr>
                      <w:rFonts w:hint="eastAsia"/>
                    </w:rPr>
                    <w:t>{user_account},</w:t>
                  </w:r>
                  <w:r>
                    <w:rPr>
                      <w:rFonts w:hint="eastAsia"/>
                    </w:rPr>
                    <w:t>用户显示名称</w:t>
                  </w:r>
                  <w:r>
                    <w:rPr>
                      <w:rFonts w:hint="eastAsia"/>
                    </w:rPr>
                    <w:t>{USER_DISP_NAME}</w:t>
                  </w:r>
                  <w:r>
                    <w:rPr>
                      <w:rFonts w:hint="eastAsia"/>
                    </w:rPr>
                    <w:t>。</w:t>
                  </w:r>
                </w:p>
              </w:tc>
              <w:tc>
                <w:tcPr>
                  <w:tcW w:w="1384" w:type="dxa"/>
                </w:tcPr>
                <w:p w14:paraId="61312E1C" w14:textId="77777777" w:rsidR="00B97356" w:rsidRDefault="00B97356" w:rsidP="00F36554">
                  <w:r>
                    <w:rPr>
                      <w:rFonts w:hint="eastAsia"/>
                    </w:rPr>
                    <w:t>常规异常</w:t>
                  </w:r>
                </w:p>
                <w:p w14:paraId="36C2C7EE" w14:textId="77777777" w:rsidR="00B97356" w:rsidRDefault="00B97356" w:rsidP="00F36554"/>
              </w:tc>
              <w:tc>
                <w:tcPr>
                  <w:tcW w:w="1696" w:type="dxa"/>
                </w:tcPr>
                <w:p w14:paraId="697CD48B" w14:textId="77777777" w:rsidR="00B97356" w:rsidRDefault="00B97356" w:rsidP="00F36554">
                  <w:r>
                    <w:rPr>
                      <w:rFonts w:hint="eastAsia"/>
                    </w:rPr>
                    <w:t>无</w:t>
                  </w:r>
                </w:p>
              </w:tc>
            </w:tr>
          </w:tbl>
          <w:p w14:paraId="20931DAE" w14:textId="77777777" w:rsidR="00B97356" w:rsidRDefault="00B97356" w:rsidP="00F36554"/>
        </w:tc>
      </w:tr>
      <w:tr w:rsidR="00B97356" w14:paraId="789E0A4D" w14:textId="77777777" w:rsidTr="00F36554">
        <w:trPr>
          <w:trHeight w:val="474"/>
        </w:trPr>
        <w:tc>
          <w:tcPr>
            <w:tcW w:w="1236" w:type="dxa"/>
            <w:tcBorders>
              <w:right w:val="single" w:sz="4" w:space="0" w:color="auto"/>
            </w:tcBorders>
            <w:shd w:val="clear" w:color="auto" w:fill="FFFFFF"/>
            <w:vAlign w:val="center"/>
          </w:tcPr>
          <w:p w14:paraId="0EBF4B44" w14:textId="77777777" w:rsidR="00B97356" w:rsidRDefault="00B97356" w:rsidP="00F36554">
            <w:pPr>
              <w:jc w:val="left"/>
            </w:pPr>
            <w:r>
              <w:rPr>
                <w:rFonts w:hint="eastAsia"/>
              </w:rPr>
              <w:t>解冻</w:t>
            </w:r>
          </w:p>
        </w:tc>
        <w:tc>
          <w:tcPr>
            <w:tcW w:w="7743" w:type="dxa"/>
            <w:tcBorders>
              <w:left w:val="single" w:sz="4" w:space="0" w:color="auto"/>
            </w:tcBorders>
          </w:tcPr>
          <w:p w14:paraId="5BB720A1" w14:textId="77777777" w:rsidR="00B97356" w:rsidRDefault="00B97356" w:rsidP="00F36554">
            <w:r>
              <w:rPr>
                <w:rFonts w:hint="eastAsia"/>
              </w:rPr>
              <w:t>用户点击“恢复”提示“您确认解冻（用户账户名称）？”，确认的话，更改</w:t>
            </w:r>
            <w:r>
              <w:rPr>
                <w:rFonts w:hint="eastAsia"/>
              </w:rPr>
              <w:t>STATUS</w:t>
            </w:r>
            <w:r>
              <w:rPr>
                <w:rFonts w:hint="eastAsia"/>
              </w:rPr>
              <w:t>为“</w:t>
            </w:r>
            <w:r>
              <w:rPr>
                <w:rFonts w:hint="eastAsia"/>
              </w:rPr>
              <w:t>10</w:t>
            </w:r>
            <w:r>
              <w:rPr>
                <w:rFonts w:hint="eastAsia"/>
              </w:rPr>
              <w:t>”。</w:t>
            </w:r>
          </w:p>
          <w:p w14:paraId="1B6BB1C8" w14:textId="77777777" w:rsidR="00B97356" w:rsidRDefault="00B97356" w:rsidP="00F36554">
            <w:pPr>
              <w:rPr>
                <w:highlight w:val="yellow"/>
              </w:rPr>
            </w:pPr>
            <w:r>
              <w:rPr>
                <w:rFonts w:ascii="Arial" w:hAnsi="Arial" w:hint="eastAsia"/>
                <w:highlight w:val="yellow"/>
              </w:rPr>
              <w:t>要把</w:t>
            </w:r>
            <w:r>
              <w:rPr>
                <w:rFonts w:hint="eastAsia"/>
                <w:highlight w:val="yellow"/>
              </w:rPr>
              <w:t>登录用户</w:t>
            </w:r>
            <w:r>
              <w:rPr>
                <w:rFonts w:hint="eastAsia"/>
                <w:highlight w:val="yellow"/>
              </w:rPr>
              <w:t>userAccount</w:t>
            </w:r>
            <w:r>
              <w:rPr>
                <w:rFonts w:hint="eastAsia"/>
                <w:highlight w:val="yellow"/>
              </w:rPr>
              <w:t>在</w:t>
            </w:r>
            <w:r>
              <w:rPr>
                <w:rFonts w:hint="eastAsia"/>
                <w:highlight w:val="yellow"/>
              </w:rPr>
              <w:t>LOGIN_ERROR&lt;</w:t>
            </w:r>
            <w:r>
              <w:rPr>
                <w:rFonts w:hint="eastAsia"/>
                <w:highlight w:val="yellow"/>
              </w:rPr>
              <w:t>登录错误信息表</w:t>
            </w:r>
            <w:r>
              <w:rPr>
                <w:rFonts w:hint="eastAsia"/>
                <w:highlight w:val="yellow"/>
              </w:rPr>
              <w:t>&gt;</w:t>
            </w:r>
            <w:r>
              <w:rPr>
                <w:rFonts w:hint="eastAsia"/>
                <w:highlight w:val="yellow"/>
              </w:rPr>
              <w:t>的所有记录状态置为“</w:t>
            </w:r>
            <w:r>
              <w:rPr>
                <w:rFonts w:hint="eastAsia"/>
                <w:highlight w:val="yellow"/>
              </w:rPr>
              <w:t>-10</w:t>
            </w:r>
            <w:r>
              <w:rPr>
                <w:rFonts w:hint="eastAsia"/>
                <w:highlight w:val="yellow"/>
              </w:rPr>
              <w:t>无效”</w:t>
            </w:r>
          </w:p>
          <w:p w14:paraId="0D9011B6"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2"/>
              <w:gridCol w:w="665"/>
              <w:gridCol w:w="2560"/>
              <w:gridCol w:w="1384"/>
              <w:gridCol w:w="1696"/>
            </w:tblGrid>
            <w:tr w:rsidR="00B97356" w14:paraId="35DA7F6E" w14:textId="77777777" w:rsidTr="00F36554">
              <w:trPr>
                <w:trHeight w:val="146"/>
              </w:trPr>
              <w:tc>
                <w:tcPr>
                  <w:tcW w:w="782" w:type="dxa"/>
                  <w:shd w:val="clear" w:color="auto" w:fill="BFBFBF"/>
                </w:tcPr>
                <w:p w14:paraId="6B04349A" w14:textId="77777777" w:rsidR="00B97356" w:rsidRDefault="00B97356" w:rsidP="00F36554">
                  <w:r>
                    <w:rPr>
                      <w:rFonts w:hint="eastAsia"/>
                    </w:rPr>
                    <w:t>标题</w:t>
                  </w:r>
                </w:p>
              </w:tc>
              <w:tc>
                <w:tcPr>
                  <w:tcW w:w="665" w:type="dxa"/>
                  <w:shd w:val="clear" w:color="auto" w:fill="BFBFBF"/>
                </w:tcPr>
                <w:p w14:paraId="1B62EEB6" w14:textId="77777777" w:rsidR="00B97356" w:rsidRDefault="00B97356" w:rsidP="00F36554">
                  <w:r>
                    <w:rPr>
                      <w:rFonts w:hint="eastAsia"/>
                    </w:rPr>
                    <w:t>LEVEL</w:t>
                  </w:r>
                </w:p>
              </w:tc>
              <w:tc>
                <w:tcPr>
                  <w:tcW w:w="2560" w:type="dxa"/>
                  <w:shd w:val="clear" w:color="auto" w:fill="BFBFBF"/>
                </w:tcPr>
                <w:p w14:paraId="3D6C6BD9" w14:textId="77777777" w:rsidR="00B97356" w:rsidRDefault="00B97356" w:rsidP="00F36554">
                  <w:r>
                    <w:rPr>
                      <w:rFonts w:hint="eastAsia"/>
                    </w:rPr>
                    <w:t>内容</w:t>
                  </w:r>
                </w:p>
              </w:tc>
              <w:tc>
                <w:tcPr>
                  <w:tcW w:w="1384" w:type="dxa"/>
                  <w:shd w:val="clear" w:color="auto" w:fill="BFBFBF"/>
                </w:tcPr>
                <w:p w14:paraId="0372325C" w14:textId="77777777" w:rsidR="00B97356" w:rsidRDefault="00B97356" w:rsidP="00F36554">
                  <w:r>
                    <w:rPr>
                      <w:rFonts w:hint="eastAsia"/>
                    </w:rPr>
                    <w:t>接口</w:t>
                  </w:r>
                </w:p>
              </w:tc>
              <w:tc>
                <w:tcPr>
                  <w:tcW w:w="1696" w:type="dxa"/>
                  <w:shd w:val="clear" w:color="auto" w:fill="BFBFBF"/>
                </w:tcPr>
                <w:p w14:paraId="4F02B4AF" w14:textId="77777777" w:rsidR="00B97356" w:rsidRDefault="00B97356" w:rsidP="00F36554">
                  <w:r>
                    <w:rPr>
                      <w:rFonts w:hint="eastAsia"/>
                    </w:rPr>
                    <w:t>备注</w:t>
                  </w:r>
                </w:p>
              </w:tc>
            </w:tr>
            <w:tr w:rsidR="00B97356" w14:paraId="3E42F5E0" w14:textId="77777777" w:rsidTr="00F36554">
              <w:trPr>
                <w:trHeight w:val="474"/>
              </w:trPr>
              <w:tc>
                <w:tcPr>
                  <w:tcW w:w="782" w:type="dxa"/>
                </w:tcPr>
                <w:p w14:paraId="1A578158" w14:textId="77777777" w:rsidR="00B97356" w:rsidRDefault="00B97356" w:rsidP="00F36554">
                  <w:r>
                    <w:rPr>
                      <w:rFonts w:hint="eastAsia"/>
                    </w:rPr>
                    <w:t>解冻用户</w:t>
                  </w:r>
                </w:p>
              </w:tc>
              <w:tc>
                <w:tcPr>
                  <w:tcW w:w="665" w:type="dxa"/>
                </w:tcPr>
                <w:p w14:paraId="2A09D367" w14:textId="77777777" w:rsidR="00B97356" w:rsidRDefault="00B97356" w:rsidP="00F36554">
                  <w:r>
                    <w:rPr>
                      <w:rFonts w:hint="eastAsia"/>
                    </w:rPr>
                    <w:t>INFO</w:t>
                  </w:r>
                </w:p>
              </w:tc>
              <w:tc>
                <w:tcPr>
                  <w:tcW w:w="2560" w:type="dxa"/>
                </w:tcPr>
                <w:p w14:paraId="55FFE65E" w14:textId="77777777" w:rsidR="00B97356" w:rsidRDefault="00B97356" w:rsidP="00F36554">
                  <w:pPr>
                    <w:jc w:val="left"/>
                  </w:pPr>
                  <w:r>
                    <w:rPr>
                      <w:rFonts w:hint="eastAsia"/>
                    </w:rPr>
                    <w:t>用户</w:t>
                  </w:r>
                  <w:r>
                    <w:rPr>
                      <w:rFonts w:hint="eastAsia"/>
                    </w:rPr>
                    <w:t>{</w:t>
                  </w:r>
                  <w:r>
                    <w:rPr>
                      <w:rFonts w:hint="eastAsia"/>
                    </w:rPr>
                    <w:t>用户账户</w:t>
                  </w:r>
                  <w:r>
                    <w:rPr>
                      <w:rFonts w:hint="eastAsia"/>
                    </w:rPr>
                    <w:t>}</w:t>
                  </w:r>
                  <w:r>
                    <w:rPr>
                      <w:rFonts w:hint="eastAsia"/>
                    </w:rPr>
                    <w:t>解冻用户</w:t>
                  </w:r>
                  <w:r>
                    <w:rPr>
                      <w:rFonts w:hint="eastAsia"/>
                    </w:rPr>
                    <w:t>SEQ{TUSER_SEQ},</w:t>
                  </w:r>
                  <w:r>
                    <w:rPr>
                      <w:rFonts w:hint="eastAsia"/>
                    </w:rPr>
                    <w:t>用户账户</w:t>
                  </w:r>
                  <w:r>
                    <w:rPr>
                      <w:rFonts w:hint="eastAsia"/>
                    </w:rPr>
                    <w:t>{user_account},</w:t>
                  </w:r>
                  <w:r>
                    <w:rPr>
                      <w:rFonts w:hint="eastAsia"/>
                    </w:rPr>
                    <w:t>用户显示名称</w:t>
                  </w:r>
                  <w:r>
                    <w:rPr>
                      <w:rFonts w:hint="eastAsia"/>
                    </w:rPr>
                    <w:t>{USER_DISP_NAME}</w:t>
                  </w:r>
                  <w:r>
                    <w:rPr>
                      <w:rFonts w:hint="eastAsia"/>
                    </w:rPr>
                    <w:t>。</w:t>
                  </w:r>
                </w:p>
              </w:tc>
              <w:tc>
                <w:tcPr>
                  <w:tcW w:w="1384" w:type="dxa"/>
                </w:tcPr>
                <w:p w14:paraId="553576B8" w14:textId="77777777" w:rsidR="00B97356" w:rsidRDefault="00B97356" w:rsidP="00F36554">
                  <w:r>
                    <w:rPr>
                      <w:rFonts w:hint="eastAsia"/>
                    </w:rPr>
                    <w:t>常规异常</w:t>
                  </w:r>
                </w:p>
                <w:p w14:paraId="7F185120" w14:textId="77777777" w:rsidR="00B97356" w:rsidRDefault="00B97356" w:rsidP="00F36554"/>
              </w:tc>
              <w:tc>
                <w:tcPr>
                  <w:tcW w:w="1696" w:type="dxa"/>
                </w:tcPr>
                <w:p w14:paraId="62ED221F" w14:textId="77777777" w:rsidR="00B97356" w:rsidRDefault="00B97356" w:rsidP="00F36554">
                  <w:r>
                    <w:rPr>
                      <w:rFonts w:hint="eastAsia"/>
                    </w:rPr>
                    <w:t>无</w:t>
                  </w:r>
                </w:p>
              </w:tc>
            </w:tr>
          </w:tbl>
          <w:p w14:paraId="29DF5A75" w14:textId="77777777" w:rsidR="00B97356" w:rsidRDefault="00B97356" w:rsidP="00F36554"/>
        </w:tc>
      </w:tr>
    </w:tbl>
    <w:p w14:paraId="61FE16F8" w14:textId="77777777" w:rsidR="00B97356" w:rsidRDefault="00B97356" w:rsidP="00B97356">
      <w:pPr>
        <w:pStyle w:val="2"/>
        <w:ind w:right="180"/>
      </w:pPr>
      <w:r>
        <w:rPr>
          <w:rFonts w:hint="eastAsia"/>
        </w:rPr>
        <w:t>公司组织架构维护</w:t>
      </w:r>
    </w:p>
    <w:p w14:paraId="6BC4109E" w14:textId="77777777" w:rsidR="00B97356" w:rsidRDefault="00B97356" w:rsidP="00B97356">
      <w:pPr>
        <w:pStyle w:val="3"/>
        <w:ind w:left="481" w:right="180"/>
      </w:pPr>
      <w:r>
        <w:rPr>
          <w:rFonts w:hint="eastAsia"/>
        </w:rPr>
        <w:t>需求说明</w:t>
      </w:r>
    </w:p>
    <w:p w14:paraId="5BBE6626" w14:textId="77777777" w:rsidR="00B97356" w:rsidRDefault="00B97356" w:rsidP="00B97356">
      <w:r>
        <w:rPr>
          <w:rFonts w:hint="eastAsia"/>
        </w:rPr>
        <w:t>权限设置中需要根据公司架构设置权限，运维功能中需要有维护页面架构公司。</w:t>
      </w:r>
    </w:p>
    <w:p w14:paraId="3261973F" w14:textId="77777777" w:rsidR="00B97356" w:rsidRDefault="00B97356" w:rsidP="00B97356">
      <w:pPr>
        <w:pStyle w:val="3"/>
        <w:ind w:left="481" w:right="180"/>
      </w:pPr>
      <w:r>
        <w:rPr>
          <w:rFonts w:hint="eastAsia"/>
        </w:rPr>
        <w:t>组织机构设置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9"/>
        <w:gridCol w:w="2833"/>
      </w:tblGrid>
      <w:tr w:rsidR="00B97356" w14:paraId="0532C3ED" w14:textId="77777777" w:rsidTr="00F36554">
        <w:tc>
          <w:tcPr>
            <w:tcW w:w="7052" w:type="dxa"/>
            <w:gridSpan w:val="2"/>
          </w:tcPr>
          <w:p w14:paraId="64F424C0" w14:textId="77777777" w:rsidR="00B97356" w:rsidRDefault="00B97356" w:rsidP="00F36554">
            <w:r>
              <w:rPr>
                <w:rFonts w:hint="eastAsia"/>
              </w:rPr>
              <w:t>查询条件：</w:t>
            </w:r>
            <w:r>
              <w:rPr>
                <w:rFonts w:hint="eastAsia"/>
              </w:rPr>
              <w:t>&lt;</w:t>
            </w:r>
            <w:r>
              <w:rPr>
                <w:rFonts w:hint="eastAsia"/>
              </w:rPr>
              <w:t>船公司</w:t>
            </w:r>
            <w:r>
              <w:rPr>
                <w:rFonts w:hint="eastAsia"/>
              </w:rPr>
              <w:t xml:space="preserve">&gt;                                                </w:t>
            </w:r>
            <w:r>
              <w:rPr>
                <w:rFonts w:hint="eastAsia"/>
                <w:color w:val="0070C0"/>
                <w:u w:val="single"/>
              </w:rPr>
              <w:t>查询</w:t>
            </w:r>
          </w:p>
        </w:tc>
      </w:tr>
      <w:tr w:rsidR="00B97356" w14:paraId="74EA01C0" w14:textId="77777777" w:rsidTr="00F36554">
        <w:tc>
          <w:tcPr>
            <w:tcW w:w="4219" w:type="dxa"/>
            <w:shd w:val="clear" w:color="auto" w:fill="A6A6A6"/>
          </w:tcPr>
          <w:p w14:paraId="07931D57" w14:textId="77777777" w:rsidR="00B97356" w:rsidRDefault="00B97356" w:rsidP="00F36554">
            <w:r>
              <w:rPr>
                <w:rFonts w:hint="eastAsia"/>
              </w:rPr>
              <w:t>公司架构</w:t>
            </w:r>
          </w:p>
        </w:tc>
        <w:tc>
          <w:tcPr>
            <w:tcW w:w="2833" w:type="dxa"/>
            <w:shd w:val="clear" w:color="auto" w:fill="A6A6A6"/>
          </w:tcPr>
          <w:p w14:paraId="31D93599" w14:textId="77777777" w:rsidR="00B97356" w:rsidRDefault="00B97356" w:rsidP="00F36554">
            <w:r>
              <w:rPr>
                <w:rFonts w:hint="eastAsia"/>
              </w:rPr>
              <w:t>操作</w:t>
            </w:r>
          </w:p>
        </w:tc>
      </w:tr>
      <w:tr w:rsidR="00B97356" w14:paraId="50D2C389" w14:textId="77777777" w:rsidTr="00F36554">
        <w:tc>
          <w:tcPr>
            <w:tcW w:w="4219" w:type="dxa"/>
          </w:tcPr>
          <w:p w14:paraId="5052146A" w14:textId="77777777" w:rsidR="00B97356" w:rsidRDefault="00B97356" w:rsidP="00F36554">
            <w:r>
              <w:rPr>
                <w:rFonts w:hint="eastAsia"/>
              </w:rPr>
              <w:t>船公司</w:t>
            </w:r>
          </w:p>
        </w:tc>
        <w:tc>
          <w:tcPr>
            <w:tcW w:w="2833" w:type="dxa"/>
          </w:tcPr>
          <w:p w14:paraId="77E61579" w14:textId="77777777" w:rsidR="00B97356" w:rsidRDefault="00B97356" w:rsidP="00F36554">
            <w:pPr>
              <w:rPr>
                <w:color w:val="0070C0"/>
                <w:u w:val="single"/>
              </w:rPr>
            </w:pPr>
            <w:r>
              <w:rPr>
                <w:rFonts w:hint="eastAsia"/>
                <w:color w:val="0070C0"/>
                <w:u w:val="single"/>
              </w:rPr>
              <w:t>增加下级公司</w:t>
            </w:r>
          </w:p>
        </w:tc>
      </w:tr>
      <w:tr w:rsidR="00B97356" w14:paraId="6A0BA46A" w14:textId="77777777" w:rsidTr="00F36554">
        <w:tc>
          <w:tcPr>
            <w:tcW w:w="4219" w:type="dxa"/>
          </w:tcPr>
          <w:p w14:paraId="40A42CEC" w14:textId="77777777" w:rsidR="00B97356" w:rsidRDefault="00B97356" w:rsidP="00F36554">
            <w:pPr>
              <w:ind w:left="450"/>
            </w:pPr>
            <w:r>
              <w:rPr>
                <w:rFonts w:hint="eastAsia"/>
              </w:rPr>
              <w:t>操作公司</w:t>
            </w:r>
          </w:p>
        </w:tc>
        <w:tc>
          <w:tcPr>
            <w:tcW w:w="2833" w:type="dxa"/>
          </w:tcPr>
          <w:p w14:paraId="755C1E84" w14:textId="77777777" w:rsidR="00B97356" w:rsidRDefault="00B97356" w:rsidP="00F36554">
            <w:pPr>
              <w:rPr>
                <w:color w:val="0070C0"/>
                <w:u w:val="single"/>
              </w:rPr>
            </w:pPr>
            <w:r>
              <w:rPr>
                <w:rFonts w:hint="eastAsia"/>
                <w:color w:val="0070C0"/>
                <w:u w:val="single"/>
              </w:rPr>
              <w:t>增加下级公司</w:t>
            </w:r>
            <w:r>
              <w:rPr>
                <w:rFonts w:hint="eastAsia"/>
                <w:color w:val="0070C0"/>
                <w:u w:val="single"/>
              </w:rPr>
              <w:t xml:space="preserve">  </w:t>
            </w:r>
            <w:r>
              <w:rPr>
                <w:rFonts w:hint="eastAsia"/>
                <w:color w:val="0070C0"/>
                <w:u w:val="single"/>
              </w:rPr>
              <w:t>删除节点</w:t>
            </w:r>
          </w:p>
        </w:tc>
      </w:tr>
      <w:tr w:rsidR="00B97356" w14:paraId="34F491EA" w14:textId="77777777" w:rsidTr="00F36554">
        <w:tc>
          <w:tcPr>
            <w:tcW w:w="4219" w:type="dxa"/>
          </w:tcPr>
          <w:p w14:paraId="5BAF5717" w14:textId="77777777" w:rsidR="00B97356" w:rsidRDefault="00B97356" w:rsidP="00F36554">
            <w:r>
              <w:rPr>
                <w:rFonts w:hint="eastAsia"/>
              </w:rPr>
              <w:t xml:space="preserve">       </w:t>
            </w:r>
            <w:r>
              <w:rPr>
                <w:rFonts w:hint="eastAsia"/>
              </w:rPr>
              <w:t>子公司</w:t>
            </w:r>
            <w:r>
              <w:rPr>
                <w:rFonts w:hint="eastAsia"/>
              </w:rPr>
              <w:t>A</w:t>
            </w:r>
          </w:p>
        </w:tc>
        <w:tc>
          <w:tcPr>
            <w:tcW w:w="2833" w:type="dxa"/>
          </w:tcPr>
          <w:p w14:paraId="70ACEC5D" w14:textId="77777777" w:rsidR="00B97356" w:rsidRDefault="00B97356" w:rsidP="00F36554">
            <w:pPr>
              <w:rPr>
                <w:color w:val="0070C0"/>
                <w:u w:val="single"/>
              </w:rPr>
            </w:pPr>
            <w:r>
              <w:rPr>
                <w:rFonts w:hint="eastAsia"/>
                <w:color w:val="0070C0"/>
                <w:u w:val="single"/>
              </w:rPr>
              <w:t>增加下级公司</w:t>
            </w:r>
            <w:r>
              <w:rPr>
                <w:rFonts w:hint="eastAsia"/>
                <w:color w:val="0070C0"/>
                <w:u w:val="single"/>
              </w:rPr>
              <w:t xml:space="preserve">  </w:t>
            </w:r>
            <w:r>
              <w:rPr>
                <w:rFonts w:hint="eastAsia"/>
                <w:color w:val="0070C0"/>
                <w:u w:val="single"/>
              </w:rPr>
              <w:t>删除节点</w:t>
            </w:r>
          </w:p>
        </w:tc>
      </w:tr>
      <w:tr w:rsidR="00B97356" w14:paraId="1562A2DF" w14:textId="77777777" w:rsidTr="00F36554">
        <w:tc>
          <w:tcPr>
            <w:tcW w:w="4219" w:type="dxa"/>
          </w:tcPr>
          <w:p w14:paraId="258E87AA" w14:textId="77777777" w:rsidR="00B97356" w:rsidRDefault="00B97356" w:rsidP="00F36554">
            <w:r>
              <w:rPr>
                <w:rFonts w:hint="eastAsia"/>
              </w:rPr>
              <w:t xml:space="preserve">     </w:t>
            </w:r>
            <w:r>
              <w:rPr>
                <w:rFonts w:hint="eastAsia"/>
              </w:rPr>
              <w:t>操作公司</w:t>
            </w:r>
          </w:p>
        </w:tc>
        <w:tc>
          <w:tcPr>
            <w:tcW w:w="2833" w:type="dxa"/>
          </w:tcPr>
          <w:p w14:paraId="67F74D70" w14:textId="77777777" w:rsidR="00B97356" w:rsidRDefault="00B97356" w:rsidP="00F36554">
            <w:pPr>
              <w:rPr>
                <w:color w:val="0070C0"/>
                <w:u w:val="single"/>
              </w:rPr>
            </w:pPr>
            <w:r>
              <w:rPr>
                <w:rFonts w:hint="eastAsia"/>
                <w:color w:val="0070C0"/>
                <w:u w:val="single"/>
              </w:rPr>
              <w:t>增加下级公司</w:t>
            </w:r>
            <w:r>
              <w:rPr>
                <w:rFonts w:hint="eastAsia"/>
                <w:color w:val="0070C0"/>
                <w:u w:val="single"/>
              </w:rPr>
              <w:t xml:space="preserve">  </w:t>
            </w:r>
            <w:r>
              <w:rPr>
                <w:rFonts w:hint="eastAsia"/>
                <w:color w:val="0070C0"/>
                <w:u w:val="single"/>
              </w:rPr>
              <w:t>删除节点</w:t>
            </w:r>
          </w:p>
        </w:tc>
      </w:tr>
    </w:tbl>
    <w:p w14:paraId="040F0F0B" w14:textId="77777777" w:rsidR="00B97356" w:rsidRDefault="00B97356" w:rsidP="00B97356">
      <w:pPr>
        <w:pStyle w:val="4"/>
        <w:tabs>
          <w:tab w:val="clear" w:pos="864"/>
        </w:tabs>
        <w:ind w:right="180"/>
      </w:pPr>
      <w:r>
        <w:rPr>
          <w:rFonts w:hint="eastAsia"/>
        </w:rPr>
        <w:t>界面元素</w:t>
      </w:r>
    </w:p>
    <w:tbl>
      <w:tblPr>
        <w:tblW w:w="0" w:type="auto"/>
        <w:tblInd w:w="-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5"/>
        <w:gridCol w:w="7457"/>
      </w:tblGrid>
      <w:tr w:rsidR="00B97356" w14:paraId="285B0B13" w14:textId="77777777" w:rsidTr="00F36554">
        <w:tc>
          <w:tcPr>
            <w:tcW w:w="1985" w:type="dxa"/>
            <w:tcBorders>
              <w:right w:val="single" w:sz="4" w:space="0" w:color="auto"/>
            </w:tcBorders>
            <w:shd w:val="clear" w:color="auto" w:fill="D9D9D9"/>
            <w:vAlign w:val="center"/>
          </w:tcPr>
          <w:p w14:paraId="50C0DE27" w14:textId="77777777" w:rsidR="00B97356" w:rsidRDefault="00B97356" w:rsidP="00F36554">
            <w:pPr>
              <w:jc w:val="center"/>
              <w:rPr>
                <w:b/>
              </w:rPr>
            </w:pPr>
            <w:r>
              <w:rPr>
                <w:rFonts w:hint="eastAsia"/>
                <w:b/>
              </w:rPr>
              <w:t>界面元素</w:t>
            </w:r>
          </w:p>
        </w:tc>
        <w:tc>
          <w:tcPr>
            <w:tcW w:w="7457" w:type="dxa"/>
            <w:tcBorders>
              <w:left w:val="single" w:sz="4" w:space="0" w:color="auto"/>
            </w:tcBorders>
            <w:shd w:val="clear" w:color="auto" w:fill="D9D9D9"/>
          </w:tcPr>
          <w:p w14:paraId="1217711C"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2785CAF2" w14:textId="77777777" w:rsidTr="00F36554">
        <w:tc>
          <w:tcPr>
            <w:tcW w:w="1985" w:type="dxa"/>
            <w:tcBorders>
              <w:right w:val="single" w:sz="4" w:space="0" w:color="auto"/>
            </w:tcBorders>
            <w:shd w:val="clear" w:color="auto" w:fill="FFFFFF"/>
            <w:vAlign w:val="center"/>
          </w:tcPr>
          <w:p w14:paraId="47C4B1D1" w14:textId="77777777" w:rsidR="00B97356" w:rsidRDefault="00B97356" w:rsidP="00F36554">
            <w:pPr>
              <w:jc w:val="left"/>
            </w:pPr>
            <w:r>
              <w:rPr>
                <w:rFonts w:hint="eastAsia"/>
              </w:rPr>
              <w:lastRenderedPageBreak/>
              <w:t>船公司</w:t>
            </w:r>
          </w:p>
        </w:tc>
        <w:tc>
          <w:tcPr>
            <w:tcW w:w="7457" w:type="dxa"/>
            <w:tcBorders>
              <w:left w:val="single" w:sz="4" w:space="0" w:color="auto"/>
            </w:tcBorders>
          </w:tcPr>
          <w:p w14:paraId="5FE67790" w14:textId="77777777" w:rsidR="00B97356" w:rsidRDefault="00B97356" w:rsidP="00F36554">
            <w:pPr>
              <w:jc w:val="left"/>
            </w:pPr>
            <w:r>
              <w:rPr>
                <w:rFonts w:hint="eastAsia"/>
              </w:rPr>
              <w:t>查询条件，下拉。数据来源自</w:t>
            </w:r>
            <w:r>
              <w:rPr>
                <w:rFonts w:hint="eastAsia"/>
              </w:rPr>
              <w:t>TCOMP_GROUP&lt;</w:t>
            </w:r>
            <w:r>
              <w:rPr>
                <w:rFonts w:hint="eastAsia"/>
              </w:rPr>
              <w:t>公司组织</w:t>
            </w:r>
            <w:r>
              <w:rPr>
                <w:rFonts w:hint="eastAsia"/>
              </w:rPr>
              <w:t>&gt;</w:t>
            </w:r>
            <w:r>
              <w:rPr>
                <w:rFonts w:hint="eastAsia"/>
              </w:rPr>
              <w:t>中“</w:t>
            </w:r>
            <w:r>
              <w:rPr>
                <w:rFonts w:hint="eastAsia"/>
              </w:rPr>
              <w:t>GROUP_COM_SEQ</w:t>
            </w:r>
            <w:r>
              <w:rPr>
                <w:rFonts w:hint="eastAsia"/>
              </w:rPr>
              <w:t>”为</w:t>
            </w:r>
            <w:r>
              <w:rPr>
                <w:rFonts w:hint="eastAsia"/>
              </w:rPr>
              <w:t>0</w:t>
            </w:r>
            <w:r>
              <w:rPr>
                <w:rFonts w:hint="eastAsia"/>
              </w:rPr>
              <w:t>的数据。默认显示空。</w:t>
            </w:r>
          </w:p>
        </w:tc>
      </w:tr>
      <w:tr w:rsidR="00B97356" w14:paraId="07FC10EB" w14:textId="77777777" w:rsidTr="00F36554">
        <w:tc>
          <w:tcPr>
            <w:tcW w:w="1985" w:type="dxa"/>
            <w:tcBorders>
              <w:right w:val="single" w:sz="4" w:space="0" w:color="auto"/>
            </w:tcBorders>
            <w:shd w:val="clear" w:color="auto" w:fill="FFFFFF"/>
            <w:vAlign w:val="center"/>
          </w:tcPr>
          <w:p w14:paraId="52C77483" w14:textId="77777777" w:rsidR="00B97356" w:rsidRDefault="00B97356" w:rsidP="00F36554">
            <w:pPr>
              <w:jc w:val="left"/>
            </w:pPr>
            <w:r>
              <w:rPr>
                <w:rFonts w:hint="eastAsia"/>
              </w:rPr>
              <w:t>列表数据</w:t>
            </w:r>
          </w:p>
        </w:tc>
        <w:tc>
          <w:tcPr>
            <w:tcW w:w="7457" w:type="dxa"/>
            <w:tcBorders>
              <w:left w:val="single" w:sz="4" w:space="0" w:color="auto"/>
            </w:tcBorders>
          </w:tcPr>
          <w:p w14:paraId="48CDB42F" w14:textId="77777777" w:rsidR="00B97356" w:rsidRDefault="00B97356" w:rsidP="00F36554">
            <w:pPr>
              <w:jc w:val="left"/>
            </w:pPr>
            <w:r>
              <w:rPr>
                <w:rFonts w:hint="eastAsia"/>
              </w:rPr>
              <w:t>默认不加载数据，点击查询之后加载指定船公司的数据，数据需要根据层级关系显示为树状结构。</w:t>
            </w:r>
          </w:p>
          <w:p w14:paraId="16864CD0" w14:textId="77777777" w:rsidR="00B97356" w:rsidRDefault="00B97356" w:rsidP="00F36554">
            <w:pPr>
              <w:jc w:val="left"/>
            </w:pPr>
            <w:r>
              <w:rPr>
                <w:rFonts w:hint="eastAsia"/>
              </w:rPr>
              <w:t>调用接口</w:t>
            </w:r>
            <w:r>
              <w:t>OMTCompany</w:t>
            </w:r>
            <w:r>
              <w:rPr>
                <w:rFonts w:hint="eastAsia"/>
              </w:rPr>
              <w:t>：</w:t>
            </w:r>
            <w:r>
              <w:t>QueryCompGroupByOwner</w:t>
            </w:r>
            <w:r>
              <w:rPr>
                <w:rFonts w:hint="eastAsia"/>
              </w:rPr>
              <w:t>获取到需要显示的数据。</w:t>
            </w:r>
          </w:p>
          <w:p w14:paraId="393D83F5" w14:textId="77777777" w:rsidR="00B97356" w:rsidRDefault="00B97356" w:rsidP="00F36554">
            <w:pPr>
              <w:jc w:val="left"/>
            </w:pPr>
            <w:r>
              <w:rPr>
                <w:rFonts w:hint="eastAsia"/>
              </w:rPr>
              <w:t xml:space="preserve">ownerSeq = </w:t>
            </w:r>
            <w:r>
              <w:rPr>
                <w:rFonts w:hint="eastAsia"/>
              </w:rPr>
              <w:t>选择的船公司</w:t>
            </w:r>
            <w:r>
              <w:rPr>
                <w:rFonts w:hint="eastAsia"/>
              </w:rPr>
              <w:t>SEQ</w:t>
            </w:r>
          </w:p>
        </w:tc>
      </w:tr>
      <w:tr w:rsidR="00B97356" w14:paraId="030AE4DA" w14:textId="77777777" w:rsidTr="00F36554">
        <w:tc>
          <w:tcPr>
            <w:tcW w:w="1985" w:type="dxa"/>
            <w:tcBorders>
              <w:right w:val="single" w:sz="4" w:space="0" w:color="auto"/>
            </w:tcBorders>
            <w:shd w:val="clear" w:color="auto" w:fill="FFFFFF"/>
            <w:vAlign w:val="center"/>
          </w:tcPr>
          <w:p w14:paraId="6C21C2B6" w14:textId="77777777" w:rsidR="00B97356" w:rsidRDefault="00B97356" w:rsidP="00F36554">
            <w:pPr>
              <w:jc w:val="left"/>
            </w:pPr>
            <w:r>
              <w:rPr>
                <w:rFonts w:hint="eastAsia"/>
              </w:rPr>
              <w:t>公司架构栏位</w:t>
            </w:r>
          </w:p>
        </w:tc>
        <w:tc>
          <w:tcPr>
            <w:tcW w:w="7457" w:type="dxa"/>
            <w:tcBorders>
              <w:left w:val="single" w:sz="4" w:space="0" w:color="auto"/>
            </w:tcBorders>
          </w:tcPr>
          <w:p w14:paraId="6637BAEC" w14:textId="77777777" w:rsidR="00B97356" w:rsidRDefault="00B97356" w:rsidP="00F36554">
            <w:pPr>
              <w:jc w:val="left"/>
            </w:pPr>
            <w:r>
              <w:rPr>
                <w:rFonts w:hint="eastAsia"/>
              </w:rPr>
              <w:t>船公司信息显示公司中文名称，对应字段“</w:t>
            </w:r>
            <w:r>
              <w:rPr>
                <w:rFonts w:hint="eastAsia"/>
              </w:rPr>
              <w:t>COMP_NAMECN_SHORT&lt;</w:t>
            </w:r>
            <w:r>
              <w:rPr>
                <w:rFonts w:hint="eastAsia"/>
              </w:rPr>
              <w:t>公司中文简称</w:t>
            </w:r>
            <w:r>
              <w:rPr>
                <w:rFonts w:hint="eastAsia"/>
              </w:rPr>
              <w:t>&gt;</w:t>
            </w:r>
            <w:r>
              <w:rPr>
                <w:rFonts w:hint="eastAsia"/>
              </w:rPr>
              <w:t>”</w:t>
            </w:r>
          </w:p>
        </w:tc>
      </w:tr>
      <w:tr w:rsidR="00B97356" w14:paraId="0B892449" w14:textId="77777777" w:rsidTr="00F36554">
        <w:tc>
          <w:tcPr>
            <w:tcW w:w="1985" w:type="dxa"/>
            <w:tcBorders>
              <w:right w:val="single" w:sz="4" w:space="0" w:color="auto"/>
            </w:tcBorders>
            <w:shd w:val="clear" w:color="auto" w:fill="FFFFFF"/>
            <w:vAlign w:val="center"/>
          </w:tcPr>
          <w:p w14:paraId="53FA2F00" w14:textId="77777777" w:rsidR="00B97356" w:rsidRDefault="00B97356" w:rsidP="00F36554">
            <w:pPr>
              <w:jc w:val="left"/>
            </w:pPr>
            <w:r>
              <w:rPr>
                <w:rFonts w:hint="eastAsia"/>
              </w:rPr>
              <w:t>操作按钮栏位</w:t>
            </w:r>
          </w:p>
        </w:tc>
        <w:tc>
          <w:tcPr>
            <w:tcW w:w="7457" w:type="dxa"/>
            <w:tcBorders>
              <w:left w:val="single" w:sz="4" w:space="0" w:color="auto"/>
            </w:tcBorders>
          </w:tcPr>
          <w:p w14:paraId="3FE9E87F" w14:textId="77777777" w:rsidR="00B97356" w:rsidRDefault="00B97356" w:rsidP="00F36554">
            <w:pPr>
              <w:jc w:val="left"/>
            </w:pPr>
            <w:r>
              <w:rPr>
                <w:rFonts w:hint="eastAsia"/>
              </w:rPr>
              <w:t>根节点“船公司”不支持删除，仅支持增加下级公司</w:t>
            </w:r>
          </w:p>
        </w:tc>
      </w:tr>
      <w:tr w:rsidR="00B97356" w14:paraId="49BB8C8F" w14:textId="77777777" w:rsidTr="00F36554">
        <w:tc>
          <w:tcPr>
            <w:tcW w:w="1985" w:type="dxa"/>
            <w:tcBorders>
              <w:right w:val="single" w:sz="4" w:space="0" w:color="auto"/>
            </w:tcBorders>
            <w:shd w:val="clear" w:color="auto" w:fill="FFFFFF"/>
            <w:vAlign w:val="center"/>
          </w:tcPr>
          <w:p w14:paraId="2741B753" w14:textId="77777777" w:rsidR="00B97356" w:rsidRDefault="00B97356" w:rsidP="00F36554">
            <w:pPr>
              <w:jc w:val="left"/>
            </w:pPr>
            <w:r>
              <w:rPr>
                <w:rFonts w:hint="eastAsia"/>
              </w:rPr>
              <w:t>查询</w:t>
            </w:r>
          </w:p>
        </w:tc>
        <w:tc>
          <w:tcPr>
            <w:tcW w:w="7457" w:type="dxa"/>
            <w:tcBorders>
              <w:left w:val="single" w:sz="4" w:space="0" w:color="auto"/>
            </w:tcBorders>
          </w:tcPr>
          <w:p w14:paraId="1F22A47A" w14:textId="77777777" w:rsidR="00B97356" w:rsidRDefault="00B97356" w:rsidP="00F36554">
            <w:pPr>
              <w:jc w:val="left"/>
            </w:pPr>
            <w:r>
              <w:rPr>
                <w:rFonts w:hint="eastAsia"/>
              </w:rPr>
              <w:t>用户点击查询时检查查询条件是否为空，为空的提示“请选择船公司。”。由于此页面时运维使用的页面，不需要支持双语，不使用</w:t>
            </w:r>
            <w:r>
              <w:rPr>
                <w:rFonts w:hint="eastAsia"/>
              </w:rPr>
              <w:t>SYSTEM_UI_LANGUAGE</w:t>
            </w:r>
            <w:r>
              <w:rPr>
                <w:rFonts w:hint="eastAsia"/>
              </w:rPr>
              <w:t>中的数据，直接代码写死即可</w:t>
            </w:r>
          </w:p>
          <w:p w14:paraId="0F0C8E13" w14:textId="77777777" w:rsidR="00B97356" w:rsidRDefault="00B97356" w:rsidP="00F36554">
            <w:pPr>
              <w:jc w:val="left"/>
            </w:pPr>
            <w:r>
              <w:rPr>
                <w:rFonts w:hint="eastAsia"/>
              </w:rPr>
              <w:t>调用接口</w:t>
            </w:r>
            <w:r>
              <w:t>IOMTCompany</w:t>
            </w:r>
            <w:r>
              <w:rPr>
                <w:rFonts w:hint="eastAsia"/>
              </w:rPr>
              <w:t>：</w:t>
            </w:r>
            <w:r>
              <w:t>QueryCompGroupByOwner</w:t>
            </w:r>
          </w:p>
          <w:p w14:paraId="6FB339C1" w14:textId="77777777" w:rsidR="00B97356" w:rsidRDefault="00B97356" w:rsidP="00F36554">
            <w:pPr>
              <w:jc w:val="left"/>
            </w:pPr>
            <w:r>
              <w:rPr>
                <w:rFonts w:hint="eastAsia"/>
              </w:rPr>
              <w:t xml:space="preserve">ownerSeq = </w:t>
            </w:r>
            <w:r>
              <w:rPr>
                <w:rFonts w:hint="eastAsia"/>
              </w:rPr>
              <w:t>查询条件中的船公司</w:t>
            </w:r>
            <w:r>
              <w:rPr>
                <w:rFonts w:hint="eastAsia"/>
              </w:rPr>
              <w:t>SEQ</w:t>
            </w:r>
          </w:p>
        </w:tc>
      </w:tr>
      <w:tr w:rsidR="00B97356" w14:paraId="10A53430" w14:textId="77777777" w:rsidTr="00F36554">
        <w:tc>
          <w:tcPr>
            <w:tcW w:w="1985" w:type="dxa"/>
            <w:tcBorders>
              <w:right w:val="single" w:sz="4" w:space="0" w:color="auto"/>
            </w:tcBorders>
            <w:shd w:val="clear" w:color="auto" w:fill="FFFFFF"/>
            <w:vAlign w:val="center"/>
          </w:tcPr>
          <w:p w14:paraId="3B0C3612" w14:textId="77777777" w:rsidR="00B97356" w:rsidRDefault="00B97356" w:rsidP="00F36554">
            <w:pPr>
              <w:jc w:val="left"/>
            </w:pPr>
            <w:r>
              <w:rPr>
                <w:rFonts w:hint="eastAsia"/>
              </w:rPr>
              <w:t>增加下级公司</w:t>
            </w:r>
          </w:p>
        </w:tc>
        <w:tc>
          <w:tcPr>
            <w:tcW w:w="7457" w:type="dxa"/>
            <w:tcBorders>
              <w:left w:val="single" w:sz="4" w:space="0" w:color="auto"/>
            </w:tcBorders>
          </w:tcPr>
          <w:p w14:paraId="5E832E7F" w14:textId="77777777" w:rsidR="00B97356" w:rsidRDefault="00B97356" w:rsidP="00F36554">
            <w:pPr>
              <w:jc w:val="left"/>
            </w:pPr>
            <w:r>
              <w:rPr>
                <w:rFonts w:hint="eastAsia"/>
              </w:rPr>
              <w:t>用户点击之后弹出公司选择器，由用户选择需要增加为下级的公司。</w:t>
            </w:r>
          </w:p>
          <w:p w14:paraId="699BB5CC" w14:textId="77777777" w:rsidR="00B97356" w:rsidRDefault="00B97356" w:rsidP="00F36554">
            <w:pPr>
              <w:jc w:val="left"/>
            </w:pPr>
            <w:r>
              <w:rPr>
                <w:rFonts w:hint="eastAsia"/>
              </w:rPr>
              <w:t>调用接口</w:t>
            </w:r>
            <w:r>
              <w:t>IOMTCompany</w:t>
            </w:r>
            <w:r>
              <w:rPr>
                <w:rFonts w:hint="eastAsia"/>
              </w:rPr>
              <w:t>：</w:t>
            </w:r>
            <w:r>
              <w:t>AddCompGroupAsChild</w:t>
            </w:r>
          </w:p>
          <w:p w14:paraId="159A3006" w14:textId="77777777" w:rsidR="00B97356" w:rsidRDefault="00B97356" w:rsidP="00F36554">
            <w:r>
              <w:rPr>
                <w:rFonts w:hint="eastAsia"/>
              </w:rPr>
              <w:t xml:space="preserve">currentCompSeq = </w:t>
            </w:r>
            <w:r>
              <w:rPr>
                <w:rFonts w:hint="eastAsia"/>
              </w:rPr>
              <w:t>当前选择的公司</w:t>
            </w:r>
            <w:r>
              <w:rPr>
                <w:rFonts w:hint="eastAsia"/>
              </w:rPr>
              <w:t>SEQ</w:t>
            </w:r>
          </w:p>
          <w:p w14:paraId="573112A5" w14:textId="77777777" w:rsidR="00B97356" w:rsidRDefault="00B97356" w:rsidP="00F36554">
            <w:pPr>
              <w:jc w:val="left"/>
            </w:pPr>
            <w:r>
              <w:rPr>
                <w:rFonts w:hint="eastAsia"/>
              </w:rPr>
              <w:t xml:space="preserve">parentCompSeq = </w:t>
            </w:r>
            <w:r>
              <w:rPr>
                <w:rFonts w:hint="eastAsia"/>
              </w:rPr>
              <w:t>点击按钮时对应的公司</w:t>
            </w:r>
            <w:r>
              <w:rPr>
                <w:rFonts w:hint="eastAsia"/>
              </w:rPr>
              <w:t>SEQ</w:t>
            </w:r>
            <w:r>
              <w:rPr>
                <w:rFonts w:hint="eastAsia"/>
              </w:rPr>
              <w:t>，父节点的</w:t>
            </w:r>
            <w:r>
              <w:rPr>
                <w:rFonts w:hint="eastAsia"/>
              </w:rPr>
              <w:t>SEQ</w:t>
            </w:r>
          </w:p>
        </w:tc>
      </w:tr>
      <w:tr w:rsidR="00B97356" w14:paraId="1D778C57" w14:textId="77777777" w:rsidTr="00F36554">
        <w:tc>
          <w:tcPr>
            <w:tcW w:w="1985" w:type="dxa"/>
            <w:tcBorders>
              <w:right w:val="single" w:sz="4" w:space="0" w:color="auto"/>
            </w:tcBorders>
            <w:shd w:val="clear" w:color="auto" w:fill="FFFFFF"/>
            <w:vAlign w:val="center"/>
          </w:tcPr>
          <w:p w14:paraId="2CCFCCA9" w14:textId="77777777" w:rsidR="00B97356" w:rsidRDefault="00B97356" w:rsidP="00F36554">
            <w:pPr>
              <w:jc w:val="left"/>
            </w:pPr>
            <w:r>
              <w:rPr>
                <w:rFonts w:hint="eastAsia"/>
              </w:rPr>
              <w:t>删除节点</w:t>
            </w:r>
          </w:p>
        </w:tc>
        <w:tc>
          <w:tcPr>
            <w:tcW w:w="7457" w:type="dxa"/>
            <w:tcBorders>
              <w:left w:val="single" w:sz="4" w:space="0" w:color="auto"/>
            </w:tcBorders>
          </w:tcPr>
          <w:p w14:paraId="3AEB4437" w14:textId="77777777" w:rsidR="00B97356" w:rsidRDefault="00B97356" w:rsidP="00F36554">
            <w:pPr>
              <w:jc w:val="left"/>
            </w:pPr>
            <w:r>
              <w:rPr>
                <w:rFonts w:hint="eastAsia"/>
              </w:rPr>
              <w:t>删除当前公司和下属所有子公司的组织机构关联信息。</w:t>
            </w:r>
          </w:p>
          <w:p w14:paraId="6EA4BD22" w14:textId="77777777" w:rsidR="00B97356" w:rsidRDefault="00B97356" w:rsidP="00F36554">
            <w:pPr>
              <w:jc w:val="left"/>
            </w:pPr>
            <w:r>
              <w:rPr>
                <w:rFonts w:hint="eastAsia"/>
              </w:rPr>
              <w:t>调用接口</w:t>
            </w:r>
            <w:r>
              <w:t>IOMTCompany</w:t>
            </w:r>
            <w:r>
              <w:rPr>
                <w:rFonts w:hint="eastAsia"/>
              </w:rPr>
              <w:t>：</w:t>
            </w:r>
            <w:r>
              <w:t>DelCompGroup</w:t>
            </w:r>
          </w:p>
          <w:p w14:paraId="40F8A24F" w14:textId="77777777" w:rsidR="00B97356" w:rsidRDefault="00B97356" w:rsidP="00F36554">
            <w:pPr>
              <w:jc w:val="left"/>
            </w:pPr>
            <w:r>
              <w:rPr>
                <w:rFonts w:hint="eastAsia"/>
              </w:rPr>
              <w:t xml:space="preserve">currentCompSeq = </w:t>
            </w:r>
            <w:r>
              <w:rPr>
                <w:rFonts w:hint="eastAsia"/>
              </w:rPr>
              <w:t>当前需要删除的船公司</w:t>
            </w:r>
            <w:r>
              <w:rPr>
                <w:rFonts w:hint="eastAsia"/>
              </w:rPr>
              <w:t>SEQ</w:t>
            </w:r>
          </w:p>
        </w:tc>
      </w:tr>
    </w:tbl>
    <w:p w14:paraId="0E4F9EB4" w14:textId="77777777" w:rsidR="00B97356" w:rsidRDefault="00B97356" w:rsidP="00B97356">
      <w:pPr>
        <w:pStyle w:val="4"/>
        <w:tabs>
          <w:tab w:val="clear" w:pos="864"/>
        </w:tabs>
        <w:ind w:right="180"/>
      </w:pPr>
      <w:r>
        <w:rPr>
          <w:rFonts w:hint="eastAsia"/>
        </w:rPr>
        <w:t>数据初始化</w:t>
      </w:r>
    </w:p>
    <w:p w14:paraId="1F88229B" w14:textId="77777777" w:rsidR="00B97356" w:rsidRDefault="00B97356" w:rsidP="00B97356">
      <w:r>
        <w:rPr>
          <w:rFonts w:hint="eastAsia"/>
        </w:rPr>
        <w:t>根节点的数据直接使用语法初始化到数据库中，不在页面中维护。</w:t>
      </w:r>
    </w:p>
    <w:p w14:paraId="44A44529" w14:textId="77777777" w:rsidR="00B97356" w:rsidRDefault="00B97356" w:rsidP="00B97356">
      <w:pPr>
        <w:pStyle w:val="2"/>
        <w:ind w:right="180"/>
      </w:pPr>
      <w:r>
        <w:rPr>
          <w:rFonts w:hint="eastAsia"/>
        </w:rPr>
        <w:t>公司权限设置（运维）</w:t>
      </w:r>
    </w:p>
    <w:p w14:paraId="6CFE2037" w14:textId="77777777" w:rsidR="00B97356" w:rsidRDefault="00B97356" w:rsidP="00B97356">
      <w:pPr>
        <w:pStyle w:val="3"/>
        <w:ind w:left="481" w:right="180"/>
      </w:pPr>
      <w:r>
        <w:rPr>
          <w:rFonts w:hint="eastAsia"/>
        </w:rPr>
        <w:t>需求说明</w:t>
      </w:r>
    </w:p>
    <w:p w14:paraId="6C26D484" w14:textId="77777777" w:rsidR="00B97356" w:rsidRDefault="00B97356" w:rsidP="00B97356">
      <w:pPr>
        <w:numPr>
          <w:ilvl w:val="0"/>
          <w:numId w:val="159"/>
        </w:numPr>
      </w:pPr>
      <w:r>
        <w:rPr>
          <w:rFonts w:hint="eastAsia"/>
        </w:rPr>
        <w:t>所有公司都需要后台运维人员操作的权限分配页面。</w:t>
      </w:r>
    </w:p>
    <w:p w14:paraId="28B3B395" w14:textId="77777777" w:rsidR="00B97356" w:rsidRDefault="00B97356" w:rsidP="00B97356">
      <w:pPr>
        <w:numPr>
          <w:ilvl w:val="0"/>
          <w:numId w:val="159"/>
        </w:numPr>
      </w:pPr>
      <w:r>
        <w:rPr>
          <w:rFonts w:hint="eastAsia"/>
        </w:rPr>
        <w:t>公司权限需要区别公司业务属性控制，公司的业务属性由运维人员设置。一家公司允许多个业务属性，例如可以同时具有货主和船公司业务属性，具体属性在绑定到公司下属账户时明确一一对应。</w:t>
      </w:r>
    </w:p>
    <w:p w14:paraId="10FD16B3" w14:textId="77777777" w:rsidR="00B97356" w:rsidRDefault="00B97356" w:rsidP="00B97356">
      <w:pPr>
        <w:numPr>
          <w:ilvl w:val="0"/>
          <w:numId w:val="159"/>
        </w:numPr>
      </w:pPr>
      <w:r>
        <w:rPr>
          <w:rFonts w:hint="eastAsia"/>
        </w:rPr>
        <w:t>所有公司都需要有菜单授权功能</w:t>
      </w:r>
      <w:r>
        <w:rPr>
          <w:rFonts w:hint="eastAsia"/>
        </w:rPr>
        <w:t xml:space="preserve"> </w:t>
      </w:r>
    </w:p>
    <w:p w14:paraId="585C9403" w14:textId="77777777" w:rsidR="00B97356" w:rsidRDefault="00B97356" w:rsidP="00B97356">
      <w:pPr>
        <w:numPr>
          <w:ilvl w:val="0"/>
          <w:numId w:val="159"/>
        </w:numPr>
      </w:pPr>
      <w:r>
        <w:rPr>
          <w:rFonts w:hint="eastAsia"/>
        </w:rPr>
        <w:t>所有公司都需要“公司管理员”绑定的功能</w:t>
      </w:r>
    </w:p>
    <w:p w14:paraId="72A71FC3" w14:textId="77777777" w:rsidR="00B97356" w:rsidRDefault="00B97356" w:rsidP="00B97356">
      <w:pPr>
        <w:numPr>
          <w:ilvl w:val="0"/>
          <w:numId w:val="159"/>
        </w:numPr>
      </w:pPr>
      <w:r>
        <w:rPr>
          <w:rFonts w:hint="eastAsia"/>
        </w:rPr>
        <w:t>船公司额外的需要数据权限的设置</w:t>
      </w:r>
    </w:p>
    <w:p w14:paraId="107A7288" w14:textId="77777777" w:rsidR="00B97356" w:rsidRDefault="00B97356" w:rsidP="00B97356">
      <w:pPr>
        <w:pStyle w:val="3"/>
        <w:ind w:left="481" w:right="180"/>
      </w:pPr>
      <w:r>
        <w:rPr>
          <w:rFonts w:hint="eastAsia"/>
        </w:rPr>
        <w:t>公司列表页面</w:t>
      </w:r>
    </w:p>
    <w:p w14:paraId="44887418" w14:textId="77777777" w:rsidR="00B97356" w:rsidRDefault="00B97356" w:rsidP="00B97356">
      <w:r>
        <w:rPr>
          <w:rFonts w:hint="eastAsia"/>
        </w:rPr>
        <w:t>公司权限列表页面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2"/>
        <w:gridCol w:w="990"/>
        <w:gridCol w:w="1079"/>
        <w:gridCol w:w="890"/>
        <w:gridCol w:w="961"/>
        <w:gridCol w:w="895"/>
        <w:gridCol w:w="930"/>
        <w:gridCol w:w="615"/>
        <w:gridCol w:w="720"/>
        <w:gridCol w:w="585"/>
        <w:gridCol w:w="1590"/>
      </w:tblGrid>
      <w:tr w:rsidR="00B97356" w14:paraId="77AF7610" w14:textId="77777777" w:rsidTr="00F36554">
        <w:trPr>
          <w:trHeight w:val="326"/>
        </w:trPr>
        <w:tc>
          <w:tcPr>
            <w:tcW w:w="9747" w:type="dxa"/>
            <w:gridSpan w:val="11"/>
          </w:tcPr>
          <w:p w14:paraId="41DA8866" w14:textId="77777777" w:rsidR="00B97356" w:rsidRDefault="00B97356" w:rsidP="00F36554">
            <w:r>
              <w:rPr>
                <w:rFonts w:hint="eastAsia"/>
              </w:rPr>
              <w:t>查询条件：</w:t>
            </w:r>
            <w:r>
              <w:rPr>
                <w:rFonts w:hint="eastAsia"/>
              </w:rPr>
              <w:t>&lt;</w:t>
            </w:r>
            <w:r>
              <w:rPr>
                <w:rFonts w:hint="eastAsia"/>
              </w:rPr>
              <w:t>公司中文名称</w:t>
            </w:r>
            <w:r>
              <w:rPr>
                <w:rFonts w:hint="eastAsia"/>
              </w:rPr>
              <w:t>&gt;&lt;</w:t>
            </w:r>
            <w:r>
              <w:rPr>
                <w:rFonts w:hint="eastAsia"/>
              </w:rPr>
              <w:t>组织机构代码</w:t>
            </w:r>
            <w:r>
              <w:rPr>
                <w:rFonts w:hint="eastAsia"/>
              </w:rPr>
              <w:t>&gt;&lt;</w:t>
            </w:r>
            <w:r>
              <w:rPr>
                <w:rFonts w:hint="eastAsia"/>
              </w:rPr>
              <w:t>营业执照号</w:t>
            </w:r>
            <w:r>
              <w:rPr>
                <w:rFonts w:hint="eastAsia"/>
              </w:rPr>
              <w:t>&gt;&lt;</w:t>
            </w:r>
            <w:r>
              <w:rPr>
                <w:rFonts w:hint="eastAsia"/>
              </w:rPr>
              <w:t>是否认证</w:t>
            </w:r>
            <w:r>
              <w:rPr>
                <w:rFonts w:hint="eastAsia"/>
              </w:rPr>
              <w:t>&gt;&lt;</w:t>
            </w:r>
            <w:r>
              <w:rPr>
                <w:rFonts w:hint="eastAsia"/>
              </w:rPr>
              <w:t>状态</w:t>
            </w:r>
            <w:r>
              <w:rPr>
                <w:rFonts w:hint="eastAsia"/>
              </w:rPr>
              <w:t xml:space="preserve">&gt;    </w:t>
            </w:r>
            <w:hyperlink w:anchor="_列表页面_6" w:history="1">
              <w:r>
                <w:rPr>
                  <w:rStyle w:val="ae"/>
                  <w:rFonts w:hint="eastAsia"/>
                </w:rPr>
                <w:t>查</w:t>
              </w:r>
              <w:r>
                <w:rPr>
                  <w:rStyle w:val="ae"/>
                  <w:rFonts w:hint="eastAsia"/>
                </w:rPr>
                <w:t xml:space="preserve">  </w:t>
              </w:r>
              <w:r>
                <w:rPr>
                  <w:rStyle w:val="ae"/>
                  <w:rFonts w:hint="eastAsia"/>
                </w:rPr>
                <w:t>询</w:t>
              </w:r>
            </w:hyperlink>
            <w:r>
              <w:rPr>
                <w:rFonts w:hint="eastAsia"/>
              </w:rPr>
              <w:t xml:space="preserve">  </w:t>
            </w:r>
            <w:r>
              <w:rPr>
                <w:rFonts w:hint="eastAsia"/>
                <w:u w:val="single"/>
              </w:rPr>
              <w:t>新</w:t>
            </w:r>
            <w:r>
              <w:rPr>
                <w:rFonts w:hint="eastAsia"/>
                <w:u w:val="single"/>
              </w:rPr>
              <w:t xml:space="preserve">  </w:t>
            </w:r>
            <w:r>
              <w:rPr>
                <w:rFonts w:hint="eastAsia"/>
                <w:u w:val="single"/>
              </w:rPr>
              <w:t>增</w:t>
            </w:r>
          </w:p>
        </w:tc>
      </w:tr>
      <w:tr w:rsidR="00B97356" w14:paraId="310318A5" w14:textId="77777777" w:rsidTr="00F36554">
        <w:trPr>
          <w:trHeight w:val="479"/>
        </w:trPr>
        <w:tc>
          <w:tcPr>
            <w:tcW w:w="492" w:type="dxa"/>
          </w:tcPr>
          <w:p w14:paraId="215128D1" w14:textId="77777777" w:rsidR="00B97356" w:rsidRDefault="00B97356" w:rsidP="00F36554">
            <w:r>
              <w:rPr>
                <w:rFonts w:hint="eastAsia"/>
              </w:rPr>
              <w:t>序号</w:t>
            </w:r>
          </w:p>
        </w:tc>
        <w:tc>
          <w:tcPr>
            <w:tcW w:w="990" w:type="dxa"/>
          </w:tcPr>
          <w:p w14:paraId="4197AE12" w14:textId="77777777" w:rsidR="00B97356" w:rsidRDefault="00B97356" w:rsidP="00F36554">
            <w:r>
              <w:rPr>
                <w:rFonts w:hint="eastAsia"/>
              </w:rPr>
              <w:t>公司中文名称</w:t>
            </w:r>
          </w:p>
        </w:tc>
        <w:tc>
          <w:tcPr>
            <w:tcW w:w="1079" w:type="dxa"/>
          </w:tcPr>
          <w:p w14:paraId="72FDC1B3" w14:textId="77777777" w:rsidR="00B97356" w:rsidRDefault="00B97356" w:rsidP="00F36554">
            <w:r>
              <w:rPr>
                <w:rFonts w:hint="eastAsia"/>
              </w:rPr>
              <w:t>组织机构代码</w:t>
            </w:r>
          </w:p>
        </w:tc>
        <w:tc>
          <w:tcPr>
            <w:tcW w:w="890" w:type="dxa"/>
          </w:tcPr>
          <w:p w14:paraId="0BFCF614" w14:textId="77777777" w:rsidR="00B97356" w:rsidRDefault="00B97356" w:rsidP="00F36554">
            <w:r>
              <w:rPr>
                <w:rFonts w:hint="eastAsia"/>
              </w:rPr>
              <w:t>营业执照号</w:t>
            </w:r>
          </w:p>
        </w:tc>
        <w:tc>
          <w:tcPr>
            <w:tcW w:w="961" w:type="dxa"/>
          </w:tcPr>
          <w:p w14:paraId="02790F19" w14:textId="77777777" w:rsidR="00B97356" w:rsidRDefault="00B97356" w:rsidP="00F36554">
            <w:r>
              <w:rPr>
                <w:rFonts w:hint="eastAsia"/>
              </w:rPr>
              <w:t>税务登记证号码</w:t>
            </w:r>
          </w:p>
        </w:tc>
        <w:tc>
          <w:tcPr>
            <w:tcW w:w="895" w:type="dxa"/>
          </w:tcPr>
          <w:p w14:paraId="7944DD8A" w14:textId="77777777" w:rsidR="00B97356" w:rsidRDefault="00B97356" w:rsidP="00F36554">
            <w:r>
              <w:rPr>
                <w:rFonts w:hint="eastAsia"/>
              </w:rPr>
              <w:t>公司地址</w:t>
            </w:r>
          </w:p>
        </w:tc>
        <w:tc>
          <w:tcPr>
            <w:tcW w:w="930" w:type="dxa"/>
          </w:tcPr>
          <w:p w14:paraId="61F3DE76" w14:textId="77777777" w:rsidR="00B97356" w:rsidRDefault="00B97356" w:rsidP="00F36554">
            <w:r>
              <w:rPr>
                <w:rFonts w:hint="eastAsia"/>
              </w:rPr>
              <w:t>是否认证</w:t>
            </w:r>
          </w:p>
        </w:tc>
        <w:tc>
          <w:tcPr>
            <w:tcW w:w="615" w:type="dxa"/>
          </w:tcPr>
          <w:p w14:paraId="63AA31DA" w14:textId="77777777" w:rsidR="00B97356" w:rsidRDefault="00B97356" w:rsidP="00F36554">
            <w:r>
              <w:rPr>
                <w:rFonts w:hint="eastAsia"/>
              </w:rPr>
              <w:t>状态</w:t>
            </w:r>
          </w:p>
          <w:p w14:paraId="134761FF" w14:textId="77777777" w:rsidR="00B97356" w:rsidRDefault="00B97356" w:rsidP="00F36554"/>
        </w:tc>
        <w:tc>
          <w:tcPr>
            <w:tcW w:w="720" w:type="dxa"/>
          </w:tcPr>
          <w:p w14:paraId="34873965" w14:textId="77777777" w:rsidR="00B97356" w:rsidRDefault="00B97356" w:rsidP="00F36554">
            <w:r>
              <w:rPr>
                <w:rFonts w:hint="eastAsia"/>
              </w:rPr>
              <w:t>创建人</w:t>
            </w:r>
          </w:p>
        </w:tc>
        <w:tc>
          <w:tcPr>
            <w:tcW w:w="585" w:type="dxa"/>
          </w:tcPr>
          <w:p w14:paraId="42B1B5A7" w14:textId="77777777" w:rsidR="00B97356" w:rsidRDefault="00B97356" w:rsidP="00F36554">
            <w:r>
              <w:rPr>
                <w:rFonts w:hint="eastAsia"/>
              </w:rPr>
              <w:t>创建时间</w:t>
            </w:r>
          </w:p>
        </w:tc>
        <w:tc>
          <w:tcPr>
            <w:tcW w:w="1590" w:type="dxa"/>
          </w:tcPr>
          <w:p w14:paraId="369298F7" w14:textId="77777777" w:rsidR="00B97356" w:rsidRDefault="00B97356" w:rsidP="00F36554">
            <w:r>
              <w:rPr>
                <w:rFonts w:hint="eastAsia"/>
              </w:rPr>
              <w:t>操作</w:t>
            </w:r>
          </w:p>
        </w:tc>
      </w:tr>
      <w:tr w:rsidR="00B97356" w14:paraId="0FBE2A67" w14:textId="77777777" w:rsidTr="00F36554">
        <w:trPr>
          <w:trHeight w:val="302"/>
        </w:trPr>
        <w:tc>
          <w:tcPr>
            <w:tcW w:w="492" w:type="dxa"/>
          </w:tcPr>
          <w:p w14:paraId="5ED52E68" w14:textId="77777777" w:rsidR="00B97356" w:rsidRDefault="00B97356" w:rsidP="00F36554"/>
        </w:tc>
        <w:tc>
          <w:tcPr>
            <w:tcW w:w="990" w:type="dxa"/>
          </w:tcPr>
          <w:p w14:paraId="33623C06" w14:textId="77777777" w:rsidR="00B97356" w:rsidRDefault="00B97356" w:rsidP="00F36554"/>
        </w:tc>
        <w:tc>
          <w:tcPr>
            <w:tcW w:w="1079" w:type="dxa"/>
          </w:tcPr>
          <w:p w14:paraId="5AA58FC4" w14:textId="77777777" w:rsidR="00B97356" w:rsidRDefault="00B97356" w:rsidP="00F36554"/>
        </w:tc>
        <w:tc>
          <w:tcPr>
            <w:tcW w:w="890" w:type="dxa"/>
          </w:tcPr>
          <w:p w14:paraId="1C892706" w14:textId="77777777" w:rsidR="00B97356" w:rsidRDefault="00B97356" w:rsidP="00F36554"/>
        </w:tc>
        <w:tc>
          <w:tcPr>
            <w:tcW w:w="961" w:type="dxa"/>
          </w:tcPr>
          <w:p w14:paraId="54AADC55" w14:textId="77777777" w:rsidR="00B97356" w:rsidRDefault="00B97356" w:rsidP="00F36554"/>
        </w:tc>
        <w:tc>
          <w:tcPr>
            <w:tcW w:w="895" w:type="dxa"/>
          </w:tcPr>
          <w:p w14:paraId="39D389D6" w14:textId="77777777" w:rsidR="00B97356" w:rsidRDefault="00B97356" w:rsidP="00F36554"/>
        </w:tc>
        <w:tc>
          <w:tcPr>
            <w:tcW w:w="930" w:type="dxa"/>
          </w:tcPr>
          <w:p w14:paraId="035BB23C" w14:textId="77777777" w:rsidR="00B97356" w:rsidRDefault="00B97356" w:rsidP="00F36554"/>
        </w:tc>
        <w:tc>
          <w:tcPr>
            <w:tcW w:w="615" w:type="dxa"/>
          </w:tcPr>
          <w:p w14:paraId="6FD152F4" w14:textId="77777777" w:rsidR="00B97356" w:rsidRDefault="00B97356" w:rsidP="00F36554"/>
        </w:tc>
        <w:tc>
          <w:tcPr>
            <w:tcW w:w="720" w:type="dxa"/>
          </w:tcPr>
          <w:p w14:paraId="4C684C75" w14:textId="77777777" w:rsidR="00B97356" w:rsidRDefault="00B97356" w:rsidP="00F36554"/>
        </w:tc>
        <w:tc>
          <w:tcPr>
            <w:tcW w:w="585" w:type="dxa"/>
          </w:tcPr>
          <w:p w14:paraId="5849FB0C" w14:textId="77777777" w:rsidR="00B97356" w:rsidRDefault="00B97356" w:rsidP="00F36554"/>
        </w:tc>
        <w:tc>
          <w:tcPr>
            <w:tcW w:w="1590" w:type="dxa"/>
          </w:tcPr>
          <w:p w14:paraId="2930CD55" w14:textId="77777777" w:rsidR="00B97356" w:rsidRDefault="00B97356" w:rsidP="00F36554">
            <w:r>
              <w:rPr>
                <w:rFonts w:hint="eastAsia"/>
                <w:color w:val="0070C0"/>
                <w:u w:val="single"/>
              </w:rPr>
              <w:t>查看</w:t>
            </w:r>
            <w:r>
              <w:rPr>
                <w:rFonts w:hint="eastAsia"/>
              </w:rPr>
              <w:t xml:space="preserve"> </w:t>
            </w:r>
            <w:r>
              <w:rPr>
                <w:rFonts w:hint="eastAsia"/>
                <w:color w:val="0070C0"/>
                <w:u w:val="single"/>
              </w:rPr>
              <w:t>公司权限</w:t>
            </w:r>
            <w:r>
              <w:rPr>
                <w:rFonts w:hint="eastAsia"/>
              </w:rPr>
              <w:t>↓</w:t>
            </w:r>
          </w:p>
          <w:p w14:paraId="504204C7" w14:textId="77777777" w:rsidR="00B97356" w:rsidRDefault="00B97356" w:rsidP="00F36554">
            <w:r>
              <w:rPr>
                <w:rFonts w:hint="eastAsia"/>
              </w:rPr>
              <w:t xml:space="preserve">      </w:t>
            </w:r>
            <w:r>
              <w:rPr>
                <w:rFonts w:hint="eastAsia"/>
                <w:u w:val="single"/>
              </w:rPr>
              <w:t>编辑</w:t>
            </w:r>
          </w:p>
        </w:tc>
      </w:tr>
    </w:tbl>
    <w:p w14:paraId="0D6D584F"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5"/>
        <w:gridCol w:w="6903"/>
      </w:tblGrid>
      <w:tr w:rsidR="00B97356" w14:paraId="4ACD7A02" w14:textId="77777777" w:rsidTr="00F36554">
        <w:trPr>
          <w:trHeight w:val="247"/>
        </w:trPr>
        <w:tc>
          <w:tcPr>
            <w:tcW w:w="1625" w:type="dxa"/>
            <w:shd w:val="clear" w:color="auto" w:fill="A6A6A6"/>
          </w:tcPr>
          <w:p w14:paraId="36E18C97" w14:textId="77777777" w:rsidR="00B97356" w:rsidRDefault="00B97356" w:rsidP="00F36554">
            <w:pPr>
              <w:jc w:val="center"/>
              <w:rPr>
                <w:b/>
              </w:rPr>
            </w:pPr>
            <w:r>
              <w:rPr>
                <w:rFonts w:hint="eastAsia"/>
                <w:b/>
              </w:rPr>
              <w:t>页面元素</w:t>
            </w:r>
          </w:p>
        </w:tc>
        <w:tc>
          <w:tcPr>
            <w:tcW w:w="6903" w:type="dxa"/>
            <w:shd w:val="clear" w:color="auto" w:fill="A6A6A6"/>
          </w:tcPr>
          <w:p w14:paraId="05DB580C" w14:textId="77777777" w:rsidR="00B97356" w:rsidRDefault="00B97356" w:rsidP="00F36554">
            <w:pPr>
              <w:jc w:val="center"/>
              <w:rPr>
                <w:b/>
              </w:rPr>
            </w:pPr>
            <w:r>
              <w:rPr>
                <w:rFonts w:hint="eastAsia"/>
                <w:b/>
              </w:rPr>
              <w:t>描述</w:t>
            </w:r>
          </w:p>
        </w:tc>
      </w:tr>
      <w:tr w:rsidR="00B97356" w14:paraId="7ED6D8A8" w14:textId="77777777" w:rsidTr="00F36554">
        <w:tc>
          <w:tcPr>
            <w:tcW w:w="1625" w:type="dxa"/>
            <w:shd w:val="clear" w:color="auto" w:fill="D9D9D9"/>
          </w:tcPr>
          <w:p w14:paraId="47CE7AAA" w14:textId="77777777" w:rsidR="00B97356" w:rsidRDefault="00B97356" w:rsidP="00F36554">
            <w:pPr>
              <w:rPr>
                <w:b/>
              </w:rPr>
            </w:pPr>
            <w:r>
              <w:rPr>
                <w:rFonts w:hint="eastAsia"/>
              </w:rPr>
              <w:t>查询条件</w:t>
            </w:r>
          </w:p>
        </w:tc>
        <w:tc>
          <w:tcPr>
            <w:tcW w:w="6903" w:type="dxa"/>
            <w:shd w:val="clear" w:color="auto" w:fill="D9D9D9"/>
          </w:tcPr>
          <w:p w14:paraId="5744A0BA" w14:textId="77777777" w:rsidR="00B97356" w:rsidRDefault="00B97356" w:rsidP="00F36554">
            <w:pPr>
              <w:rPr>
                <w:b/>
              </w:rPr>
            </w:pPr>
          </w:p>
        </w:tc>
      </w:tr>
      <w:tr w:rsidR="00B97356" w14:paraId="2C5179E4" w14:textId="77777777" w:rsidTr="00F36554">
        <w:tc>
          <w:tcPr>
            <w:tcW w:w="1625" w:type="dxa"/>
          </w:tcPr>
          <w:p w14:paraId="1342A41D" w14:textId="77777777" w:rsidR="00B97356" w:rsidRDefault="00B97356" w:rsidP="00F36554">
            <w:pPr>
              <w:jc w:val="left"/>
            </w:pPr>
            <w:r>
              <w:rPr>
                <w:rFonts w:hint="eastAsia"/>
              </w:rPr>
              <w:t>公司中文名称、</w:t>
            </w:r>
          </w:p>
          <w:p w14:paraId="7E9EA268" w14:textId="77777777" w:rsidR="00B97356" w:rsidRDefault="00B97356" w:rsidP="00F36554">
            <w:pPr>
              <w:jc w:val="left"/>
            </w:pPr>
            <w:r>
              <w:rPr>
                <w:rFonts w:hint="eastAsia"/>
              </w:rPr>
              <w:t>组织机构代码、</w:t>
            </w:r>
          </w:p>
          <w:p w14:paraId="26C960A0" w14:textId="77777777" w:rsidR="00B97356" w:rsidRDefault="00B97356" w:rsidP="00F36554">
            <w:pPr>
              <w:jc w:val="left"/>
            </w:pPr>
            <w:r>
              <w:rPr>
                <w:rFonts w:hint="eastAsia"/>
              </w:rPr>
              <w:lastRenderedPageBreak/>
              <w:t>营业执照号</w:t>
            </w:r>
          </w:p>
        </w:tc>
        <w:tc>
          <w:tcPr>
            <w:tcW w:w="6903" w:type="dxa"/>
          </w:tcPr>
          <w:p w14:paraId="168CA2E2" w14:textId="77777777" w:rsidR="00B97356" w:rsidRDefault="00B97356" w:rsidP="00F36554">
            <w:pPr>
              <w:jc w:val="left"/>
            </w:pPr>
            <w:r>
              <w:rPr>
                <w:rFonts w:hint="eastAsia"/>
              </w:rPr>
              <w:lastRenderedPageBreak/>
              <w:t>支持模糊查询，前后去空格，内容不区分大小写。</w:t>
            </w:r>
          </w:p>
        </w:tc>
      </w:tr>
      <w:tr w:rsidR="00B97356" w14:paraId="60BBCC38" w14:textId="77777777" w:rsidTr="00F36554">
        <w:tc>
          <w:tcPr>
            <w:tcW w:w="1625" w:type="dxa"/>
          </w:tcPr>
          <w:p w14:paraId="4CBDE5BC" w14:textId="77777777" w:rsidR="00B97356" w:rsidRDefault="00B97356" w:rsidP="00F36554">
            <w:pPr>
              <w:jc w:val="left"/>
            </w:pPr>
            <w:r>
              <w:rPr>
                <w:rFonts w:hint="eastAsia"/>
              </w:rPr>
              <w:t>是否认证</w:t>
            </w:r>
          </w:p>
        </w:tc>
        <w:tc>
          <w:tcPr>
            <w:tcW w:w="6903" w:type="dxa"/>
          </w:tcPr>
          <w:p w14:paraId="2C234932" w14:textId="77777777" w:rsidR="00B97356" w:rsidRDefault="00B97356" w:rsidP="00F36554">
            <w:pPr>
              <w:jc w:val="left"/>
            </w:pPr>
            <w:r>
              <w:rPr>
                <w:rFonts w:hint="eastAsia"/>
              </w:rPr>
              <w:t>下拉。内容限定为：</w:t>
            </w:r>
            <w:r>
              <w:rPr>
                <w:rFonts w:hint="eastAsia"/>
              </w:rPr>
              <w:t xml:space="preserve">V </w:t>
            </w:r>
            <w:r>
              <w:rPr>
                <w:rFonts w:hint="eastAsia"/>
              </w:rPr>
              <w:t>已认证；</w:t>
            </w:r>
            <w:r>
              <w:rPr>
                <w:rFonts w:hint="eastAsia"/>
              </w:rPr>
              <w:t xml:space="preserve"> N </w:t>
            </w:r>
            <w:r>
              <w:rPr>
                <w:rFonts w:hint="eastAsia"/>
              </w:rPr>
              <w:t>未认证。</w:t>
            </w:r>
          </w:p>
        </w:tc>
      </w:tr>
      <w:tr w:rsidR="00B97356" w14:paraId="4F8E2733" w14:textId="77777777" w:rsidTr="00F36554">
        <w:tc>
          <w:tcPr>
            <w:tcW w:w="1625" w:type="dxa"/>
          </w:tcPr>
          <w:p w14:paraId="1F965E02" w14:textId="77777777" w:rsidR="00B97356" w:rsidRDefault="00B97356" w:rsidP="00F36554">
            <w:pPr>
              <w:jc w:val="left"/>
            </w:pPr>
            <w:r>
              <w:rPr>
                <w:rFonts w:hint="eastAsia"/>
              </w:rPr>
              <w:t>状态</w:t>
            </w:r>
          </w:p>
        </w:tc>
        <w:tc>
          <w:tcPr>
            <w:tcW w:w="6903" w:type="dxa"/>
          </w:tcPr>
          <w:p w14:paraId="66A12826" w14:textId="77777777" w:rsidR="00B97356" w:rsidRDefault="00B97356" w:rsidP="00F36554">
            <w:pPr>
              <w:jc w:val="left"/>
            </w:pPr>
            <w:r>
              <w:rPr>
                <w:rFonts w:hint="eastAsia"/>
              </w:rPr>
              <w:t>下拉。内容限定为：</w:t>
            </w:r>
            <w:r>
              <w:rPr>
                <w:rFonts w:hint="eastAsia"/>
              </w:rPr>
              <w:t>-20</w:t>
            </w:r>
            <w:r>
              <w:rPr>
                <w:rFonts w:hint="eastAsia"/>
              </w:rPr>
              <w:t>已归并</w:t>
            </w:r>
            <w:r>
              <w:rPr>
                <w:rFonts w:hint="eastAsia"/>
              </w:rPr>
              <w:t xml:space="preserve"> -10 </w:t>
            </w:r>
            <w:r>
              <w:rPr>
                <w:rFonts w:hint="eastAsia"/>
              </w:rPr>
              <w:t>无效</w:t>
            </w:r>
            <w:r>
              <w:rPr>
                <w:rFonts w:hint="eastAsia"/>
              </w:rPr>
              <w:t xml:space="preserve">  10</w:t>
            </w:r>
            <w:r>
              <w:rPr>
                <w:rFonts w:hint="eastAsia"/>
              </w:rPr>
              <w:t>有效。</w:t>
            </w:r>
          </w:p>
        </w:tc>
      </w:tr>
      <w:tr w:rsidR="00B97356" w14:paraId="2D194ABF" w14:textId="77777777" w:rsidTr="00F36554">
        <w:tc>
          <w:tcPr>
            <w:tcW w:w="1625" w:type="dxa"/>
            <w:shd w:val="clear" w:color="auto" w:fill="E0E0E0"/>
          </w:tcPr>
          <w:p w14:paraId="1B82B0DD" w14:textId="77777777" w:rsidR="00B97356" w:rsidRDefault="00B97356" w:rsidP="00F36554">
            <w:r>
              <w:rPr>
                <w:rFonts w:hint="eastAsia"/>
              </w:rPr>
              <w:t>交互</w:t>
            </w:r>
          </w:p>
        </w:tc>
        <w:tc>
          <w:tcPr>
            <w:tcW w:w="6903" w:type="dxa"/>
            <w:shd w:val="clear" w:color="auto" w:fill="E0E0E0"/>
          </w:tcPr>
          <w:p w14:paraId="7FC7BFE2" w14:textId="77777777" w:rsidR="00B97356" w:rsidRDefault="00B97356" w:rsidP="00F36554"/>
        </w:tc>
      </w:tr>
      <w:tr w:rsidR="00B97356" w14:paraId="12F82AA6" w14:textId="77777777" w:rsidTr="00F36554">
        <w:tc>
          <w:tcPr>
            <w:tcW w:w="1625" w:type="dxa"/>
          </w:tcPr>
          <w:p w14:paraId="3E554ECA" w14:textId="77777777" w:rsidR="00B97356" w:rsidRDefault="00B97356" w:rsidP="00F36554">
            <w:pPr>
              <w:jc w:val="left"/>
            </w:pPr>
            <w:r>
              <w:rPr>
                <w:rFonts w:hint="eastAsia"/>
              </w:rPr>
              <w:t>加载过程</w:t>
            </w:r>
          </w:p>
        </w:tc>
        <w:tc>
          <w:tcPr>
            <w:tcW w:w="6903" w:type="dxa"/>
          </w:tcPr>
          <w:p w14:paraId="69BC6735" w14:textId="77777777" w:rsidR="00B97356" w:rsidRDefault="00B97356" w:rsidP="00F36554">
            <w:r>
              <w:rPr>
                <w:rFonts w:hint="eastAsia"/>
              </w:rPr>
              <w:t>假设“鹏海运”公司为运维级管理员所属公司（</w:t>
            </w:r>
            <w:r>
              <w:rPr>
                <w:rFonts w:hint="eastAsia"/>
              </w:rPr>
              <w:t>SEQ:1</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20"/>
            </w:tblGrid>
            <w:tr w:rsidR="00B97356" w14:paraId="026F5214" w14:textId="77777777" w:rsidTr="00F36554">
              <w:tc>
                <w:tcPr>
                  <w:tcW w:w="6520" w:type="dxa"/>
                </w:tcPr>
                <w:p w14:paraId="7BD0558F" w14:textId="77777777" w:rsidR="00B97356" w:rsidRDefault="00B97356" w:rsidP="00F36554">
                  <w:r>
                    <w:rPr>
                      <w:rFonts w:ascii="Î¢ÈíÑÅºÚ" w:eastAsia="Î¢ÈíÑÅºÚ" w:hAnsi="Î¢ÈíÑÅºÚ" w:hint="eastAsia"/>
                      <w:color w:val="008080"/>
                      <w:sz w:val="22"/>
                      <w:highlight w:val="white"/>
                    </w:rPr>
                    <w:t>select</w:t>
                  </w:r>
                  <w:r>
                    <w:rPr>
                      <w:rFonts w:ascii="Î¢ÈíÑÅºÚ" w:eastAsia="Î¢ÈíÑÅºÚ" w:hAnsi="Î¢ÈíÑÅºÚ" w:hint="eastAsia"/>
                      <w:color w:val="000000"/>
                      <w:sz w:val="22"/>
                      <w:highlight w:val="white"/>
                    </w:rPr>
                    <w:t xml:space="preserve"> comp_namecn</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comp_orgno</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comp_licence</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comp_cmccode</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comp_address</w:t>
                  </w:r>
                  <w:r>
                    <w:rPr>
                      <w:rFonts w:ascii="Î¢ÈíÑÅºÚ" w:eastAsia="Î¢ÈíÑÅºÚ" w:hAnsi="Î¢ÈíÑÅºÚ" w:hint="eastAsia"/>
                      <w:color w:val="000080"/>
                      <w:sz w:val="22"/>
                      <w:highlight w:val="white"/>
                    </w:rPr>
                    <w:t xml:space="preserve">, </w:t>
                  </w:r>
                  <w:r>
                    <w:rPr>
                      <w:rFonts w:ascii="Î¢ÈíÑÅºÚ" w:eastAsia="Î¢ÈíÑÅºÚ" w:hAnsi="Î¢ÈíÑÅºÚ" w:hint="eastAsia"/>
                      <w:color w:val="000000"/>
                      <w:sz w:val="22"/>
                      <w:highlight w:val="white"/>
                    </w:rPr>
                    <w:t>identify_mark</w:t>
                  </w:r>
                  <w:r>
                    <w:rPr>
                      <w:rFonts w:ascii="Î¢ÈíÑÅºÚ" w:eastAsia="Î¢ÈíÑÅºÚ" w:hAnsi="Î¢ÈíÑÅºÚ" w:hint="eastAsia"/>
                      <w:color w:val="000080"/>
                      <w:sz w:val="22"/>
                      <w:highlight w:val="white"/>
                    </w:rPr>
                    <w:t xml:space="preserve">, </w:t>
                  </w:r>
                  <w:r>
                    <w:rPr>
                      <w:rFonts w:ascii="Î¢ÈíÑÅºÚ" w:eastAsia="Î¢ÈíÑÅºÚ" w:hAnsi="Î¢ÈíÑÅºÚ" w:hint="eastAsia"/>
                      <w:color w:val="000000"/>
                      <w:sz w:val="22"/>
                      <w:highlight w:val="white"/>
                    </w:rPr>
                    <w:t>status</w:t>
                  </w:r>
                  <w:r>
                    <w:rPr>
                      <w:rFonts w:ascii="Î¢ÈíÑÅºÚ" w:eastAsia="Î¢ÈíÑÅºÚ" w:hAnsi="Î¢ÈíÑÅºÚ" w:hint="eastAsia"/>
                      <w:color w:val="000080"/>
                      <w:sz w:val="22"/>
                      <w:highlight w:val="white"/>
                    </w:rPr>
                    <w:t xml:space="preserve">, </w:t>
                  </w:r>
                  <w:r>
                    <w:rPr>
                      <w:rFonts w:ascii="Î¢ÈíÑÅºÚ" w:eastAsia="Î¢ÈíÑÅºÚ" w:hAnsi="Î¢ÈíÑÅºÚ" w:hint="eastAsia"/>
                      <w:color w:val="000000"/>
                      <w:sz w:val="22"/>
                      <w:highlight w:val="white"/>
                    </w:rPr>
                    <w:t>create_user</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create_date </w:t>
                  </w:r>
                  <w:r>
                    <w:rPr>
                      <w:rFonts w:ascii="Î¢ÈíÑÅºÚ" w:eastAsia="Î¢ÈíÑÅºÚ" w:hAnsi="Î¢ÈíÑÅºÚ" w:hint="eastAsia"/>
                      <w:color w:val="008080"/>
                      <w:sz w:val="22"/>
                      <w:highlight w:val="white"/>
                    </w:rPr>
                    <w:t>from</w:t>
                  </w:r>
                  <w:r>
                    <w:rPr>
                      <w:rFonts w:ascii="Î¢ÈíÑÅºÚ" w:eastAsia="Î¢ÈíÑÅºÚ" w:hAnsi="Î¢ÈíÑÅºÚ" w:hint="eastAsia"/>
                      <w:color w:val="000000"/>
                      <w:sz w:val="22"/>
                      <w:highlight w:val="white"/>
                    </w:rPr>
                    <w:t xml:space="preserve"> tcomp</w:t>
                  </w:r>
                </w:p>
              </w:tc>
            </w:tr>
          </w:tbl>
          <w:p w14:paraId="03AC77F3" w14:textId="77777777" w:rsidR="00B97356" w:rsidRDefault="00B97356" w:rsidP="00F36554">
            <w:r>
              <w:rPr>
                <w:rFonts w:hint="eastAsia"/>
              </w:rPr>
              <w:t>列表默认不查询数据，用户点击“查询”之后再加载数据。</w:t>
            </w:r>
          </w:p>
          <w:p w14:paraId="0A825EFA" w14:textId="77777777" w:rsidR="00B97356" w:rsidRDefault="00B97356" w:rsidP="00F36554">
            <w:r>
              <w:rPr>
                <w:rFonts w:hint="eastAsia"/>
              </w:rPr>
              <w:t>字段的对应关系请参考数据库定义的同名字段。</w:t>
            </w:r>
          </w:p>
          <w:p w14:paraId="4682620B" w14:textId="77777777" w:rsidR="00B97356" w:rsidRDefault="00B97356" w:rsidP="00F36554">
            <w:r>
              <w:rPr>
                <w:rFonts w:hint="eastAsia"/>
              </w:rPr>
              <w:t>按消息时间倒序排列，即最新日志排在最前。</w:t>
            </w:r>
          </w:p>
        </w:tc>
      </w:tr>
      <w:tr w:rsidR="00B97356" w14:paraId="466EAFE3" w14:textId="77777777" w:rsidTr="00F36554">
        <w:tc>
          <w:tcPr>
            <w:tcW w:w="1625" w:type="dxa"/>
          </w:tcPr>
          <w:p w14:paraId="5588EF68" w14:textId="77777777" w:rsidR="00B97356" w:rsidRDefault="00B97356" w:rsidP="00F36554">
            <w:pPr>
              <w:jc w:val="left"/>
            </w:pPr>
            <w:r>
              <w:rPr>
                <w:rFonts w:hint="eastAsia"/>
              </w:rPr>
              <w:t>删除</w:t>
            </w:r>
          </w:p>
        </w:tc>
        <w:tc>
          <w:tcPr>
            <w:tcW w:w="6903" w:type="dxa"/>
          </w:tcPr>
          <w:p w14:paraId="01553F1A" w14:textId="77777777" w:rsidR="00B97356" w:rsidRDefault="00B97356" w:rsidP="00F36554">
            <w:pPr>
              <w:numPr>
                <w:ilvl w:val="0"/>
                <w:numId w:val="160"/>
              </w:numPr>
            </w:pPr>
            <w:r>
              <w:rPr>
                <w:rFonts w:hint="eastAsia"/>
              </w:rPr>
              <w:t>运维管理员用户点击“删除”时，提示“是否确认删除（公司中文名称）？”，确认的话，对记录做标记删除。即将</w:t>
            </w:r>
            <w:r>
              <w:rPr>
                <w:rFonts w:hint="eastAsia"/>
              </w:rPr>
              <w:t>STATUS</w:t>
            </w:r>
            <w:r>
              <w:rPr>
                <w:rFonts w:hint="eastAsia"/>
              </w:rPr>
              <w:t>修改为“</w:t>
            </w:r>
            <w:r>
              <w:rPr>
                <w:rFonts w:hint="eastAsia"/>
              </w:rPr>
              <w:t>-10</w:t>
            </w:r>
            <w:r>
              <w:rPr>
                <w:rFonts w:hint="eastAsia"/>
              </w:rPr>
              <w:t>无效数据”，并修改记录的时间戳。</w:t>
            </w:r>
          </w:p>
          <w:p w14:paraId="3E628583"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9"/>
              <w:gridCol w:w="612"/>
              <w:gridCol w:w="2870"/>
              <w:gridCol w:w="759"/>
              <w:gridCol w:w="1560"/>
            </w:tblGrid>
            <w:tr w:rsidR="00B97356" w14:paraId="3A3DAD98" w14:textId="77777777" w:rsidTr="00F36554">
              <w:trPr>
                <w:trHeight w:val="146"/>
              </w:trPr>
              <w:tc>
                <w:tcPr>
                  <w:tcW w:w="719" w:type="dxa"/>
                  <w:shd w:val="clear" w:color="auto" w:fill="BFBFBF"/>
                </w:tcPr>
                <w:p w14:paraId="64A8CDDA" w14:textId="77777777" w:rsidR="00B97356" w:rsidRDefault="00B97356" w:rsidP="00F36554">
                  <w:r>
                    <w:rPr>
                      <w:rFonts w:hint="eastAsia"/>
                    </w:rPr>
                    <w:t>标题</w:t>
                  </w:r>
                </w:p>
              </w:tc>
              <w:tc>
                <w:tcPr>
                  <w:tcW w:w="612" w:type="dxa"/>
                  <w:shd w:val="clear" w:color="auto" w:fill="BFBFBF"/>
                </w:tcPr>
                <w:p w14:paraId="3AEE12A4" w14:textId="77777777" w:rsidR="00B97356" w:rsidRDefault="00B97356" w:rsidP="00F36554">
                  <w:r>
                    <w:rPr>
                      <w:rFonts w:hint="eastAsia"/>
                    </w:rPr>
                    <w:t>LEVEL</w:t>
                  </w:r>
                </w:p>
              </w:tc>
              <w:tc>
                <w:tcPr>
                  <w:tcW w:w="2870" w:type="dxa"/>
                  <w:shd w:val="clear" w:color="auto" w:fill="BFBFBF"/>
                </w:tcPr>
                <w:p w14:paraId="5A4DED60" w14:textId="77777777" w:rsidR="00B97356" w:rsidRDefault="00B97356" w:rsidP="00F36554">
                  <w:r>
                    <w:rPr>
                      <w:rFonts w:hint="eastAsia"/>
                    </w:rPr>
                    <w:t>内容</w:t>
                  </w:r>
                </w:p>
              </w:tc>
              <w:tc>
                <w:tcPr>
                  <w:tcW w:w="759" w:type="dxa"/>
                  <w:shd w:val="clear" w:color="auto" w:fill="BFBFBF"/>
                </w:tcPr>
                <w:p w14:paraId="7A9866DF" w14:textId="77777777" w:rsidR="00B97356" w:rsidRDefault="00B97356" w:rsidP="00F36554">
                  <w:r>
                    <w:rPr>
                      <w:rFonts w:hint="eastAsia"/>
                    </w:rPr>
                    <w:t>接口</w:t>
                  </w:r>
                </w:p>
              </w:tc>
              <w:tc>
                <w:tcPr>
                  <w:tcW w:w="1560" w:type="dxa"/>
                  <w:shd w:val="clear" w:color="auto" w:fill="BFBFBF"/>
                </w:tcPr>
                <w:p w14:paraId="43AF6189" w14:textId="77777777" w:rsidR="00B97356" w:rsidRDefault="00B97356" w:rsidP="00F36554">
                  <w:r>
                    <w:rPr>
                      <w:rFonts w:hint="eastAsia"/>
                    </w:rPr>
                    <w:t>备注</w:t>
                  </w:r>
                </w:p>
              </w:tc>
            </w:tr>
            <w:tr w:rsidR="00B97356" w14:paraId="19D04458" w14:textId="77777777" w:rsidTr="00F36554">
              <w:trPr>
                <w:trHeight w:val="474"/>
              </w:trPr>
              <w:tc>
                <w:tcPr>
                  <w:tcW w:w="719" w:type="dxa"/>
                </w:tcPr>
                <w:p w14:paraId="6B397E7A" w14:textId="77777777" w:rsidR="00B97356" w:rsidRDefault="00B97356" w:rsidP="00F36554">
                  <w:r>
                    <w:rPr>
                      <w:rFonts w:hint="eastAsia"/>
                    </w:rPr>
                    <w:t>删除公司</w:t>
                  </w:r>
                </w:p>
              </w:tc>
              <w:tc>
                <w:tcPr>
                  <w:tcW w:w="612" w:type="dxa"/>
                </w:tcPr>
                <w:p w14:paraId="17B5FB7E" w14:textId="77777777" w:rsidR="00B97356" w:rsidRDefault="00B97356" w:rsidP="00F36554">
                  <w:r>
                    <w:rPr>
                      <w:rFonts w:hint="eastAsia"/>
                    </w:rPr>
                    <w:t>INFO</w:t>
                  </w:r>
                </w:p>
              </w:tc>
              <w:tc>
                <w:tcPr>
                  <w:tcW w:w="2870" w:type="dxa"/>
                </w:tcPr>
                <w:p w14:paraId="3B7DDD47" w14:textId="77777777" w:rsidR="00B97356" w:rsidRDefault="00B97356" w:rsidP="00F36554">
                  <w:pPr>
                    <w:jc w:val="left"/>
                  </w:pPr>
                  <w:r>
                    <w:rPr>
                      <w:rFonts w:hint="eastAsia"/>
                    </w:rPr>
                    <w:t>用户</w:t>
                  </w:r>
                  <w:r>
                    <w:rPr>
                      <w:rFonts w:hint="eastAsia"/>
                    </w:rPr>
                    <w:t>{</w:t>
                  </w:r>
                  <w:r>
                    <w:rPr>
                      <w:rFonts w:hint="eastAsia"/>
                    </w:rPr>
                    <w:t>用户账户</w:t>
                  </w:r>
                  <w:r>
                    <w:rPr>
                      <w:rFonts w:hint="eastAsia"/>
                    </w:rPr>
                    <w:t>}</w:t>
                  </w:r>
                  <w:r>
                    <w:rPr>
                      <w:rFonts w:hint="eastAsia"/>
                    </w:rPr>
                    <w:t>删除公司</w:t>
                  </w:r>
                  <w:r>
                    <w:rPr>
                      <w:rFonts w:hint="eastAsia"/>
                    </w:rPr>
                    <w:t>SEQ{TCOMP_SEQ},</w:t>
                  </w:r>
                  <w:r>
                    <w:rPr>
                      <w:rFonts w:hint="eastAsia"/>
                    </w:rPr>
                    <w:t>公司英文名称</w:t>
                  </w:r>
                  <w:r>
                    <w:rPr>
                      <w:rFonts w:hint="eastAsia"/>
                    </w:rPr>
                    <w:t>{COMP_NAMEEN},</w:t>
                  </w:r>
                  <w:r>
                    <w:rPr>
                      <w:rFonts w:hint="eastAsia"/>
                    </w:rPr>
                    <w:t>公司中文全称</w:t>
                  </w:r>
                  <w:r>
                    <w:rPr>
                      <w:rFonts w:hint="eastAsia"/>
                    </w:rPr>
                    <w:t>{COMP_NAMECN}</w:t>
                  </w:r>
                  <w:r>
                    <w:rPr>
                      <w:rFonts w:hint="eastAsia"/>
                    </w:rPr>
                    <w:t>。</w:t>
                  </w:r>
                </w:p>
              </w:tc>
              <w:tc>
                <w:tcPr>
                  <w:tcW w:w="759" w:type="dxa"/>
                </w:tcPr>
                <w:p w14:paraId="669EB1BA" w14:textId="77777777" w:rsidR="00B97356" w:rsidRDefault="00B97356" w:rsidP="00F36554">
                  <w:r>
                    <w:rPr>
                      <w:rFonts w:hint="eastAsia"/>
                    </w:rPr>
                    <w:t>常规异常</w:t>
                  </w:r>
                </w:p>
                <w:p w14:paraId="71150A9A" w14:textId="77777777" w:rsidR="00B97356" w:rsidRDefault="00B97356" w:rsidP="00F36554"/>
              </w:tc>
              <w:tc>
                <w:tcPr>
                  <w:tcW w:w="1560" w:type="dxa"/>
                </w:tcPr>
                <w:p w14:paraId="4F44B493" w14:textId="77777777" w:rsidR="00B97356" w:rsidRDefault="00B97356" w:rsidP="00F36554">
                  <w:r>
                    <w:rPr>
                      <w:rFonts w:hint="eastAsia"/>
                    </w:rPr>
                    <w:t>无</w:t>
                  </w:r>
                </w:p>
              </w:tc>
            </w:tr>
          </w:tbl>
          <w:p w14:paraId="65DAAEBF" w14:textId="77777777" w:rsidR="00B97356" w:rsidRDefault="00B97356" w:rsidP="00F36554">
            <w:pPr>
              <w:numPr>
                <w:ilvl w:val="0"/>
                <w:numId w:val="160"/>
              </w:numPr>
            </w:pPr>
            <w:r>
              <w:rPr>
                <w:rFonts w:hint="eastAsia"/>
              </w:rPr>
              <w:t>用户点击“查询”时，根据查询条件加载数据。</w:t>
            </w:r>
          </w:p>
          <w:p w14:paraId="116EB9DE" w14:textId="77777777" w:rsidR="00B97356" w:rsidRDefault="00B97356" w:rsidP="00F36554">
            <w:pPr>
              <w:numPr>
                <w:ilvl w:val="0"/>
                <w:numId w:val="160"/>
              </w:numPr>
            </w:pPr>
            <w:r>
              <w:rPr>
                <w:rFonts w:hint="eastAsia"/>
              </w:rPr>
              <w:t>用户点击“查看”弹出公司详细信息页面，展示字段和布局方式参见编辑界面，字段的内容直接用文字展示，不用文本框。</w:t>
            </w:r>
          </w:p>
          <w:p w14:paraId="5FDD4360" w14:textId="77777777" w:rsidR="00B97356" w:rsidRDefault="00B97356" w:rsidP="00F36554">
            <w:r>
              <w:rPr>
                <w:rFonts w:hint="eastAsia"/>
              </w:rPr>
              <w:t>“审核”暂不实现。</w:t>
            </w:r>
          </w:p>
        </w:tc>
      </w:tr>
    </w:tbl>
    <w:p w14:paraId="1F5E7487" w14:textId="77777777" w:rsidR="00B97356" w:rsidRDefault="00B97356" w:rsidP="00B97356"/>
    <w:p w14:paraId="05A92973" w14:textId="77777777" w:rsidR="00B97356" w:rsidRDefault="00B97356" w:rsidP="00B97356">
      <w:pPr>
        <w:pStyle w:val="3"/>
        <w:ind w:left="481" w:right="180"/>
      </w:pPr>
      <w:r>
        <w:rPr>
          <w:rFonts w:hint="eastAsia"/>
        </w:rPr>
        <w:t>公司新增（编辑）页面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6"/>
        <w:gridCol w:w="2773"/>
        <w:gridCol w:w="198"/>
        <w:gridCol w:w="1275"/>
        <w:gridCol w:w="678"/>
        <w:gridCol w:w="2190"/>
      </w:tblGrid>
      <w:tr w:rsidR="00B97356" w14:paraId="2A1DBF95" w14:textId="77777777" w:rsidTr="00F36554">
        <w:trPr>
          <w:trHeight w:val="328"/>
        </w:trPr>
        <w:tc>
          <w:tcPr>
            <w:tcW w:w="1646" w:type="dxa"/>
          </w:tcPr>
          <w:p w14:paraId="45A7E26A" w14:textId="77777777" w:rsidR="00B97356" w:rsidRDefault="00B97356" w:rsidP="00F36554">
            <w:r>
              <w:rPr>
                <w:rFonts w:hint="eastAsia"/>
              </w:rPr>
              <w:t>公司英文名称</w:t>
            </w:r>
            <w:r>
              <w:rPr>
                <w:rFonts w:ascii="宋体" w:hAnsi="宋体" w:hint="eastAsia"/>
                <w:kern w:val="0"/>
              </w:rPr>
              <w:t>*</w:t>
            </w:r>
          </w:p>
        </w:tc>
        <w:tc>
          <w:tcPr>
            <w:tcW w:w="2773" w:type="dxa"/>
          </w:tcPr>
          <w:p w14:paraId="54A5DAD7" w14:textId="77777777" w:rsidR="00B97356" w:rsidRDefault="00B97356" w:rsidP="00F36554"/>
        </w:tc>
        <w:tc>
          <w:tcPr>
            <w:tcW w:w="2151" w:type="dxa"/>
            <w:gridSpan w:val="3"/>
          </w:tcPr>
          <w:p w14:paraId="79C95E3E" w14:textId="77777777" w:rsidR="00B97356" w:rsidRDefault="00B97356" w:rsidP="00F36554">
            <w:r>
              <w:rPr>
                <w:rFonts w:hint="eastAsia"/>
              </w:rPr>
              <w:t>公司中文全称</w:t>
            </w:r>
            <w:r>
              <w:rPr>
                <w:rFonts w:ascii="宋体" w:hAnsi="宋体" w:hint="eastAsia"/>
                <w:kern w:val="0"/>
              </w:rPr>
              <w:t>*</w:t>
            </w:r>
          </w:p>
        </w:tc>
        <w:tc>
          <w:tcPr>
            <w:tcW w:w="2190" w:type="dxa"/>
          </w:tcPr>
          <w:p w14:paraId="3D315F31" w14:textId="77777777" w:rsidR="00B97356" w:rsidRDefault="00B97356" w:rsidP="00F36554"/>
        </w:tc>
      </w:tr>
      <w:tr w:rsidR="00B97356" w14:paraId="614EC92C" w14:textId="77777777" w:rsidTr="00F36554">
        <w:trPr>
          <w:trHeight w:val="328"/>
        </w:trPr>
        <w:tc>
          <w:tcPr>
            <w:tcW w:w="1646" w:type="dxa"/>
          </w:tcPr>
          <w:p w14:paraId="524B765E" w14:textId="77777777" w:rsidR="00B97356" w:rsidRDefault="00B97356" w:rsidP="00F36554">
            <w:r>
              <w:rPr>
                <w:rFonts w:hint="eastAsia"/>
              </w:rPr>
              <w:t>简称拼音</w:t>
            </w:r>
          </w:p>
        </w:tc>
        <w:tc>
          <w:tcPr>
            <w:tcW w:w="2773" w:type="dxa"/>
          </w:tcPr>
          <w:p w14:paraId="3408D9AD" w14:textId="77777777" w:rsidR="00B97356" w:rsidRDefault="00B97356" w:rsidP="00F36554"/>
        </w:tc>
        <w:tc>
          <w:tcPr>
            <w:tcW w:w="2151" w:type="dxa"/>
            <w:gridSpan w:val="3"/>
          </w:tcPr>
          <w:p w14:paraId="5293A068" w14:textId="77777777" w:rsidR="00B97356" w:rsidRDefault="00B97356" w:rsidP="00F36554">
            <w:r>
              <w:rPr>
                <w:rFonts w:hint="eastAsia"/>
              </w:rPr>
              <w:t>公司中文简称</w:t>
            </w:r>
          </w:p>
        </w:tc>
        <w:tc>
          <w:tcPr>
            <w:tcW w:w="2190" w:type="dxa"/>
          </w:tcPr>
          <w:p w14:paraId="047D9877" w14:textId="77777777" w:rsidR="00B97356" w:rsidRDefault="00B97356" w:rsidP="00F36554"/>
        </w:tc>
      </w:tr>
      <w:tr w:rsidR="00B97356" w14:paraId="2DF2D100" w14:textId="77777777" w:rsidTr="00F36554">
        <w:trPr>
          <w:trHeight w:val="328"/>
        </w:trPr>
        <w:tc>
          <w:tcPr>
            <w:tcW w:w="1646" w:type="dxa"/>
          </w:tcPr>
          <w:p w14:paraId="268882D0" w14:textId="77777777" w:rsidR="00B97356" w:rsidRDefault="00B97356" w:rsidP="00F36554">
            <w:r>
              <w:rPr>
                <w:rFonts w:hint="eastAsia"/>
              </w:rPr>
              <w:t>组织机构代码</w:t>
            </w:r>
            <w:r>
              <w:rPr>
                <w:rFonts w:ascii="宋体" w:hAnsi="宋体" w:hint="eastAsia"/>
                <w:kern w:val="0"/>
              </w:rPr>
              <w:t>*</w:t>
            </w:r>
          </w:p>
        </w:tc>
        <w:tc>
          <w:tcPr>
            <w:tcW w:w="2773" w:type="dxa"/>
          </w:tcPr>
          <w:p w14:paraId="5E0F39A1" w14:textId="77777777" w:rsidR="00B97356" w:rsidRDefault="00B97356" w:rsidP="00F36554"/>
        </w:tc>
        <w:tc>
          <w:tcPr>
            <w:tcW w:w="2151" w:type="dxa"/>
            <w:gridSpan w:val="3"/>
          </w:tcPr>
          <w:p w14:paraId="0922CE0D" w14:textId="77777777" w:rsidR="00B97356" w:rsidRDefault="00B97356" w:rsidP="00F36554">
            <w:r>
              <w:rPr>
                <w:rFonts w:hint="eastAsia"/>
              </w:rPr>
              <w:t>营业执照号</w:t>
            </w:r>
            <w:r>
              <w:rPr>
                <w:rFonts w:ascii="宋体" w:hAnsi="宋体" w:hint="eastAsia"/>
                <w:kern w:val="0"/>
              </w:rPr>
              <w:t>*</w:t>
            </w:r>
          </w:p>
        </w:tc>
        <w:tc>
          <w:tcPr>
            <w:tcW w:w="2190" w:type="dxa"/>
          </w:tcPr>
          <w:p w14:paraId="1747862B" w14:textId="77777777" w:rsidR="00B97356" w:rsidRDefault="00B97356" w:rsidP="00F36554"/>
        </w:tc>
      </w:tr>
      <w:tr w:rsidR="00B97356" w14:paraId="22FE6DC5" w14:textId="77777777" w:rsidTr="00F36554">
        <w:trPr>
          <w:trHeight w:val="328"/>
        </w:trPr>
        <w:tc>
          <w:tcPr>
            <w:tcW w:w="1646" w:type="dxa"/>
          </w:tcPr>
          <w:p w14:paraId="5748BB60" w14:textId="77777777" w:rsidR="00B97356" w:rsidRDefault="00B97356" w:rsidP="00F36554">
            <w:r>
              <w:rPr>
                <w:rFonts w:hint="eastAsia"/>
              </w:rPr>
              <w:t>税务登记证号码</w:t>
            </w:r>
            <w:r>
              <w:rPr>
                <w:rFonts w:ascii="宋体" w:hAnsi="宋体" w:hint="eastAsia"/>
                <w:kern w:val="0"/>
              </w:rPr>
              <w:t>*</w:t>
            </w:r>
          </w:p>
        </w:tc>
        <w:tc>
          <w:tcPr>
            <w:tcW w:w="2773" w:type="dxa"/>
          </w:tcPr>
          <w:p w14:paraId="1C492B91" w14:textId="77777777" w:rsidR="00B97356" w:rsidRDefault="00B97356" w:rsidP="00F36554"/>
        </w:tc>
        <w:tc>
          <w:tcPr>
            <w:tcW w:w="2151" w:type="dxa"/>
            <w:gridSpan w:val="3"/>
          </w:tcPr>
          <w:p w14:paraId="3E191D69" w14:textId="77777777" w:rsidR="00B97356" w:rsidRDefault="00B97356" w:rsidP="00F36554">
            <w:r>
              <w:rPr>
                <w:rFonts w:hint="eastAsia"/>
              </w:rPr>
              <w:t>公司地址</w:t>
            </w:r>
            <w:r>
              <w:rPr>
                <w:rFonts w:ascii="宋体" w:hAnsi="宋体" w:hint="eastAsia"/>
                <w:kern w:val="0"/>
              </w:rPr>
              <w:t>*</w:t>
            </w:r>
          </w:p>
        </w:tc>
        <w:tc>
          <w:tcPr>
            <w:tcW w:w="2190" w:type="dxa"/>
          </w:tcPr>
          <w:p w14:paraId="648A26C6" w14:textId="77777777" w:rsidR="00B97356" w:rsidRDefault="00B97356" w:rsidP="00F36554"/>
        </w:tc>
      </w:tr>
      <w:tr w:rsidR="00B97356" w14:paraId="1FD6DF12" w14:textId="77777777" w:rsidTr="00F36554">
        <w:trPr>
          <w:trHeight w:val="328"/>
        </w:trPr>
        <w:tc>
          <w:tcPr>
            <w:tcW w:w="1646" w:type="dxa"/>
          </w:tcPr>
          <w:p w14:paraId="15C5F15D" w14:textId="77777777" w:rsidR="00B97356" w:rsidRDefault="00B97356" w:rsidP="00F36554">
            <w:r>
              <w:rPr>
                <w:rFonts w:hint="eastAsia"/>
              </w:rPr>
              <w:t>传真</w:t>
            </w:r>
          </w:p>
        </w:tc>
        <w:tc>
          <w:tcPr>
            <w:tcW w:w="2773" w:type="dxa"/>
          </w:tcPr>
          <w:p w14:paraId="65C94B9C" w14:textId="77777777" w:rsidR="00B97356" w:rsidRDefault="00B97356" w:rsidP="00F36554"/>
        </w:tc>
        <w:tc>
          <w:tcPr>
            <w:tcW w:w="2151" w:type="dxa"/>
            <w:gridSpan w:val="3"/>
          </w:tcPr>
          <w:p w14:paraId="76667CCE" w14:textId="77777777" w:rsidR="00B97356" w:rsidRDefault="00B97356" w:rsidP="00F36554">
            <w:r>
              <w:rPr>
                <w:rFonts w:hint="eastAsia"/>
              </w:rPr>
              <w:t>公司前台电话</w:t>
            </w:r>
          </w:p>
        </w:tc>
        <w:tc>
          <w:tcPr>
            <w:tcW w:w="2190" w:type="dxa"/>
          </w:tcPr>
          <w:p w14:paraId="54CEE292" w14:textId="77777777" w:rsidR="00B97356" w:rsidRDefault="00B97356" w:rsidP="00F36554"/>
        </w:tc>
      </w:tr>
      <w:tr w:rsidR="00B97356" w14:paraId="63D5D094" w14:textId="77777777" w:rsidTr="00F36554">
        <w:trPr>
          <w:trHeight w:val="328"/>
        </w:trPr>
        <w:tc>
          <w:tcPr>
            <w:tcW w:w="1646" w:type="dxa"/>
          </w:tcPr>
          <w:p w14:paraId="11387BD3" w14:textId="77777777" w:rsidR="00B97356" w:rsidRDefault="00B97356" w:rsidP="00F36554">
            <w:r>
              <w:rPr>
                <w:rFonts w:hint="eastAsia"/>
              </w:rPr>
              <w:t>邮政编码</w:t>
            </w:r>
          </w:p>
        </w:tc>
        <w:tc>
          <w:tcPr>
            <w:tcW w:w="2773" w:type="dxa"/>
          </w:tcPr>
          <w:p w14:paraId="3EF30FAA" w14:textId="77777777" w:rsidR="00B97356" w:rsidRDefault="00B97356" w:rsidP="00F36554"/>
        </w:tc>
        <w:tc>
          <w:tcPr>
            <w:tcW w:w="2151" w:type="dxa"/>
            <w:gridSpan w:val="3"/>
          </w:tcPr>
          <w:p w14:paraId="0DACC793" w14:textId="77777777" w:rsidR="00B97356" w:rsidRDefault="00B97356" w:rsidP="00F36554">
            <w:r>
              <w:rPr>
                <w:rFonts w:hint="eastAsia"/>
              </w:rPr>
              <w:t>开票公司名称</w:t>
            </w:r>
          </w:p>
        </w:tc>
        <w:tc>
          <w:tcPr>
            <w:tcW w:w="2190" w:type="dxa"/>
          </w:tcPr>
          <w:p w14:paraId="38710B93" w14:textId="77777777" w:rsidR="00B97356" w:rsidRDefault="00B97356" w:rsidP="00F36554"/>
        </w:tc>
      </w:tr>
      <w:tr w:rsidR="00B97356" w14:paraId="67B176F4" w14:textId="77777777" w:rsidTr="00F36554">
        <w:trPr>
          <w:trHeight w:val="328"/>
        </w:trPr>
        <w:tc>
          <w:tcPr>
            <w:tcW w:w="1646" w:type="dxa"/>
          </w:tcPr>
          <w:p w14:paraId="1CAFB73A" w14:textId="77777777" w:rsidR="00B97356" w:rsidRDefault="00B97356" w:rsidP="00F36554">
            <w:r>
              <w:rPr>
                <w:rFonts w:hint="eastAsia"/>
              </w:rPr>
              <w:t>财务联系人</w:t>
            </w:r>
          </w:p>
        </w:tc>
        <w:tc>
          <w:tcPr>
            <w:tcW w:w="2773" w:type="dxa"/>
          </w:tcPr>
          <w:p w14:paraId="1C14F068" w14:textId="77777777" w:rsidR="00B97356" w:rsidRDefault="00B97356" w:rsidP="00F36554"/>
        </w:tc>
        <w:tc>
          <w:tcPr>
            <w:tcW w:w="2151" w:type="dxa"/>
            <w:gridSpan w:val="3"/>
          </w:tcPr>
          <w:p w14:paraId="6A57926E" w14:textId="77777777" w:rsidR="00B97356" w:rsidRDefault="00B97356" w:rsidP="00F36554">
            <w:r>
              <w:rPr>
                <w:rFonts w:hint="eastAsia"/>
              </w:rPr>
              <w:t>财务联系人电话</w:t>
            </w:r>
          </w:p>
        </w:tc>
        <w:tc>
          <w:tcPr>
            <w:tcW w:w="2190" w:type="dxa"/>
          </w:tcPr>
          <w:p w14:paraId="3C997F32" w14:textId="77777777" w:rsidR="00B97356" w:rsidRDefault="00B97356" w:rsidP="00F36554"/>
        </w:tc>
      </w:tr>
      <w:tr w:rsidR="00B97356" w14:paraId="491B73FB" w14:textId="77777777" w:rsidTr="00F36554">
        <w:trPr>
          <w:trHeight w:val="328"/>
        </w:trPr>
        <w:tc>
          <w:tcPr>
            <w:tcW w:w="1646" w:type="dxa"/>
          </w:tcPr>
          <w:p w14:paraId="1E2D6E05" w14:textId="77777777" w:rsidR="00B97356" w:rsidRDefault="00B97356" w:rsidP="00F36554">
            <w:r>
              <w:rPr>
                <w:rFonts w:hint="eastAsia"/>
              </w:rPr>
              <w:t>开户行</w:t>
            </w:r>
          </w:p>
        </w:tc>
        <w:tc>
          <w:tcPr>
            <w:tcW w:w="2773" w:type="dxa"/>
          </w:tcPr>
          <w:p w14:paraId="4FE28790" w14:textId="77777777" w:rsidR="00B97356" w:rsidRDefault="00B97356" w:rsidP="00F36554"/>
        </w:tc>
        <w:tc>
          <w:tcPr>
            <w:tcW w:w="2151" w:type="dxa"/>
            <w:gridSpan w:val="3"/>
          </w:tcPr>
          <w:p w14:paraId="40777FAC" w14:textId="77777777" w:rsidR="00B97356" w:rsidRDefault="00B97356" w:rsidP="00F36554">
            <w:r>
              <w:rPr>
                <w:rFonts w:hint="eastAsia"/>
              </w:rPr>
              <w:t>账号</w:t>
            </w:r>
          </w:p>
        </w:tc>
        <w:tc>
          <w:tcPr>
            <w:tcW w:w="2190" w:type="dxa"/>
          </w:tcPr>
          <w:p w14:paraId="4369B397" w14:textId="77777777" w:rsidR="00B97356" w:rsidRDefault="00B97356" w:rsidP="00F36554"/>
        </w:tc>
      </w:tr>
      <w:tr w:rsidR="00B97356" w14:paraId="23327EF9" w14:textId="77777777" w:rsidTr="00F36554">
        <w:trPr>
          <w:trHeight w:val="328"/>
        </w:trPr>
        <w:tc>
          <w:tcPr>
            <w:tcW w:w="1646" w:type="dxa"/>
          </w:tcPr>
          <w:p w14:paraId="3D3D5301" w14:textId="77777777" w:rsidR="00B97356" w:rsidRDefault="00B97356" w:rsidP="00F36554">
            <w:r>
              <w:rPr>
                <w:rFonts w:hint="eastAsia"/>
              </w:rPr>
              <w:t>账单投递地址</w:t>
            </w:r>
          </w:p>
        </w:tc>
        <w:tc>
          <w:tcPr>
            <w:tcW w:w="7114" w:type="dxa"/>
            <w:gridSpan w:val="5"/>
          </w:tcPr>
          <w:p w14:paraId="74A619A3" w14:textId="77777777" w:rsidR="00B97356" w:rsidRDefault="00B97356" w:rsidP="00F36554"/>
        </w:tc>
      </w:tr>
      <w:tr w:rsidR="00B97356" w14:paraId="5EE017BC" w14:textId="77777777" w:rsidTr="00F36554">
        <w:trPr>
          <w:trHeight w:val="328"/>
        </w:trPr>
        <w:tc>
          <w:tcPr>
            <w:tcW w:w="1646" w:type="dxa"/>
          </w:tcPr>
          <w:p w14:paraId="633DDA91" w14:textId="77777777" w:rsidR="00B97356" w:rsidRDefault="00B97356" w:rsidP="00F36554">
            <w:r>
              <w:rPr>
                <w:rFonts w:hint="eastAsia"/>
              </w:rPr>
              <w:t>合并公司</w:t>
            </w:r>
          </w:p>
        </w:tc>
        <w:tc>
          <w:tcPr>
            <w:tcW w:w="2971" w:type="dxa"/>
            <w:gridSpan w:val="2"/>
          </w:tcPr>
          <w:p w14:paraId="56F6CAC9" w14:textId="77777777" w:rsidR="00B97356" w:rsidRDefault="00B97356" w:rsidP="00F36554">
            <w:r>
              <w:rPr>
                <w:rFonts w:hint="eastAsia"/>
              </w:rPr>
              <w:t>下拉</w:t>
            </w:r>
          </w:p>
        </w:tc>
        <w:tc>
          <w:tcPr>
            <w:tcW w:w="1275" w:type="dxa"/>
          </w:tcPr>
          <w:p w14:paraId="54CE6041" w14:textId="77777777" w:rsidR="00B97356" w:rsidRDefault="00B97356" w:rsidP="00F36554"/>
        </w:tc>
        <w:tc>
          <w:tcPr>
            <w:tcW w:w="2868" w:type="dxa"/>
            <w:gridSpan w:val="2"/>
          </w:tcPr>
          <w:p w14:paraId="0C4F7249" w14:textId="77777777" w:rsidR="00B97356" w:rsidRDefault="00B97356" w:rsidP="00F36554"/>
        </w:tc>
      </w:tr>
      <w:tr w:rsidR="00B97356" w14:paraId="1FAD27BC" w14:textId="77777777" w:rsidTr="00F36554">
        <w:trPr>
          <w:trHeight w:val="405"/>
        </w:trPr>
        <w:tc>
          <w:tcPr>
            <w:tcW w:w="1646" w:type="dxa"/>
          </w:tcPr>
          <w:p w14:paraId="55FB707F" w14:textId="77777777" w:rsidR="00B97356" w:rsidRDefault="00B97356" w:rsidP="00F36554">
            <w:r>
              <w:rPr>
                <w:rFonts w:hint="eastAsia"/>
              </w:rPr>
              <w:t>营业执照</w:t>
            </w:r>
          </w:p>
        </w:tc>
        <w:tc>
          <w:tcPr>
            <w:tcW w:w="2971" w:type="dxa"/>
            <w:gridSpan w:val="2"/>
            <w:vMerge w:val="restart"/>
          </w:tcPr>
          <w:p w14:paraId="2A1792E0" w14:textId="77777777" w:rsidR="00B97356" w:rsidRDefault="00B97356" w:rsidP="00F36554">
            <w:r>
              <w:rPr>
                <w:noProof/>
              </w:rPr>
              <mc:AlternateContent>
                <mc:Choice Requires="wps">
                  <w:drawing>
                    <wp:anchor distT="0" distB="0" distL="114300" distR="114300" simplePos="0" relativeHeight="251658752" behindDoc="0" locked="0" layoutInCell="1" allowOverlap="1" wp14:anchorId="5A60D64B" wp14:editId="5009D66F">
                      <wp:simplePos x="0" y="0"/>
                      <wp:positionH relativeFrom="column">
                        <wp:posOffset>-20955</wp:posOffset>
                      </wp:positionH>
                      <wp:positionV relativeFrom="paragraph">
                        <wp:posOffset>59690</wp:posOffset>
                      </wp:positionV>
                      <wp:extent cx="1352550" cy="123825"/>
                      <wp:effectExtent l="12700" t="10160" r="6350" b="8890"/>
                      <wp:wrapNone/>
                      <wp:docPr id="313" name="文本框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123825"/>
                              </a:xfrm>
                              <a:prstGeom prst="rect">
                                <a:avLst/>
                              </a:prstGeom>
                              <a:solidFill>
                                <a:srgbClr val="FFFFFF"/>
                              </a:solidFill>
                              <a:ln w="9525">
                                <a:solidFill>
                                  <a:srgbClr val="000000"/>
                                </a:solidFill>
                                <a:miter lim="800000"/>
                                <a:headEnd/>
                                <a:tailEnd/>
                              </a:ln>
                            </wps:spPr>
                            <wps:txbx>
                              <w:txbxContent>
                                <w:p w14:paraId="61EE1A3B" w14:textId="77777777" w:rsidR="00006204" w:rsidRDefault="00006204" w:rsidP="00B97356">
                                  <w:r>
                                    <w:rPr>
                                      <w:rFonts w:hint="eastAsia"/>
                                    </w:rPr>
                                    <w:t xml:space="preserve">                        </w:t>
                                  </w:r>
                                  <w:r>
                                    <w:rPr>
                                      <w:rFonts w:hint="eastAsia"/>
                                    </w:rPr>
                                    <w:t>选择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60D64B" id="_x0000_t202" coordsize="21600,21600" o:spt="202" path="m,l,21600r21600,l21600,xe">
                      <v:stroke joinstyle="miter"/>
                      <v:path gradientshapeok="t" o:connecttype="rect"/>
                    </v:shapetype>
                    <v:shape id="文本框 313" o:spid="_x0000_s1026" type="#_x0000_t202" style="position:absolute;left:0;text-align:left;margin-left:-1.65pt;margin-top:4.7pt;width:106.5pt;height:9.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">
                      <v:textbox>
                        <w:txbxContent>
                          <w:p w14:paraId="61EE1A3B" w14:textId="77777777" w:rsidR="00006204" w:rsidRDefault="00006204" w:rsidP="00B97356">
                            <w:r>
                              <w:rPr>
                                <w:rFonts w:hint="eastAsia"/>
                              </w:rPr>
                              <w:t xml:space="preserve">                        </w:t>
                            </w:r>
                            <w:r>
                              <w:rPr>
                                <w:rFonts w:hint="eastAsia"/>
                              </w:rPr>
                              <w:t>选择</w:t>
                            </w:r>
                          </w:p>
                        </w:txbxContent>
                      </v:textbox>
                    </v:shape>
                  </w:pict>
                </mc:Fallback>
              </mc:AlternateContent>
            </w:r>
            <w:r>
              <w:rPr>
                <w:rFonts w:hint="eastAsia"/>
              </w:rPr>
              <w:t xml:space="preserve">                        </w:t>
            </w:r>
            <w:r>
              <w:rPr>
                <w:rFonts w:hint="eastAsia"/>
              </w:rPr>
              <w:t>上传</w:t>
            </w:r>
          </w:p>
          <w:p w14:paraId="656A73F0" w14:textId="77777777" w:rsidR="00B97356" w:rsidRDefault="00B97356" w:rsidP="00F36554">
            <w:r>
              <w:rPr>
                <w:noProof/>
              </w:rPr>
              <mc:AlternateContent>
                <mc:Choice Requires="wps">
                  <w:drawing>
                    <wp:anchor distT="0" distB="0" distL="114300" distR="114300" simplePos="0" relativeHeight="251664896" behindDoc="0" locked="0" layoutInCell="1" allowOverlap="1" wp14:anchorId="24743C57" wp14:editId="1A3B8B2F">
                      <wp:simplePos x="0" y="0"/>
                      <wp:positionH relativeFrom="column">
                        <wp:posOffset>-11430</wp:posOffset>
                      </wp:positionH>
                      <wp:positionV relativeFrom="paragraph">
                        <wp:posOffset>57150</wp:posOffset>
                      </wp:positionV>
                      <wp:extent cx="1657350" cy="476250"/>
                      <wp:effectExtent l="12700" t="5715" r="6350" b="13335"/>
                      <wp:wrapNone/>
                      <wp:docPr id="312" name="文本框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476250"/>
                              </a:xfrm>
                              <a:prstGeom prst="rect">
                                <a:avLst/>
                              </a:prstGeom>
                              <a:solidFill>
                                <a:srgbClr val="FFFFFF"/>
                              </a:solidFill>
                              <a:ln w="9525">
                                <a:solidFill>
                                  <a:srgbClr val="000000"/>
                                </a:solidFill>
                                <a:miter lim="800000"/>
                                <a:headEnd/>
                                <a:tailEnd/>
                              </a:ln>
                            </wps:spPr>
                            <wps:txbx>
                              <w:txbxContent>
                                <w:p w14:paraId="41C413AA" w14:textId="77777777" w:rsidR="00006204" w:rsidRDefault="00006204" w:rsidP="00B97356">
                                  <w:r>
                                    <w:rPr>
                                      <w:rFonts w:hint="eastAsia"/>
                                    </w:rPr>
                                    <w:t>图片预览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743C57" id="文本框 312" o:spid="_x0000_s1027" type="#_x0000_t202" style="position:absolute;left:0;text-align:left;margin-left:-.9pt;margin-top:4.5pt;width:130.5pt;height:3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">
                      <v:textbox>
                        <w:txbxContent>
                          <w:p w14:paraId="41C413AA" w14:textId="77777777" w:rsidR="00006204" w:rsidRDefault="00006204" w:rsidP="00B97356">
                            <w:r>
                              <w:rPr>
                                <w:rFonts w:hint="eastAsia"/>
                              </w:rPr>
                              <w:t>图片预览</w:t>
                            </w:r>
                          </w:p>
                        </w:txbxContent>
                      </v:textbox>
                    </v:shape>
                  </w:pict>
                </mc:Fallback>
              </mc:AlternateContent>
            </w:r>
          </w:p>
          <w:p w14:paraId="3FEEB2DA" w14:textId="77777777" w:rsidR="00B97356" w:rsidRDefault="00B97356" w:rsidP="00F36554"/>
        </w:tc>
        <w:tc>
          <w:tcPr>
            <w:tcW w:w="1275" w:type="dxa"/>
          </w:tcPr>
          <w:p w14:paraId="435027EB" w14:textId="77777777" w:rsidR="00B97356" w:rsidRDefault="00B97356" w:rsidP="00F36554">
            <w:r>
              <w:rPr>
                <w:rFonts w:hint="eastAsia"/>
              </w:rPr>
              <w:t>公司</w:t>
            </w:r>
            <w:r>
              <w:rPr>
                <w:rFonts w:hint="eastAsia"/>
              </w:rPr>
              <w:t>LOGO</w:t>
            </w:r>
          </w:p>
        </w:tc>
        <w:tc>
          <w:tcPr>
            <w:tcW w:w="2868" w:type="dxa"/>
            <w:gridSpan w:val="2"/>
            <w:vMerge w:val="restart"/>
          </w:tcPr>
          <w:p w14:paraId="75182A39" w14:textId="77777777" w:rsidR="00B97356" w:rsidRDefault="00B97356" w:rsidP="00F36554">
            <w:r>
              <w:rPr>
                <w:noProof/>
              </w:rPr>
              <mc:AlternateContent>
                <mc:Choice Requires="wps">
                  <w:drawing>
                    <wp:anchor distT="0" distB="0" distL="114300" distR="114300" simplePos="0" relativeHeight="251661824" behindDoc="0" locked="0" layoutInCell="1" allowOverlap="1" wp14:anchorId="795738AD" wp14:editId="2226444E">
                      <wp:simplePos x="0" y="0"/>
                      <wp:positionH relativeFrom="column">
                        <wp:posOffset>-10160</wp:posOffset>
                      </wp:positionH>
                      <wp:positionV relativeFrom="paragraph">
                        <wp:posOffset>70485</wp:posOffset>
                      </wp:positionV>
                      <wp:extent cx="1237615" cy="123825"/>
                      <wp:effectExtent l="5080" t="11430" r="5080" b="7620"/>
                      <wp:wrapNone/>
                      <wp:docPr id="311" name="文本框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7615" cy="123825"/>
                              </a:xfrm>
                              <a:prstGeom prst="rect">
                                <a:avLst/>
                              </a:prstGeom>
                              <a:solidFill>
                                <a:srgbClr val="FFFFFF"/>
                              </a:solidFill>
                              <a:ln w="9525">
                                <a:solidFill>
                                  <a:srgbClr val="000000"/>
                                </a:solidFill>
                                <a:miter lim="800000"/>
                                <a:headEnd/>
                                <a:tailEnd/>
                              </a:ln>
                            </wps:spPr>
                            <wps:txbx>
                              <w:txbxContent>
                                <w:p w14:paraId="3AE5CB0C" w14:textId="77777777" w:rsidR="00006204" w:rsidRDefault="00006204" w:rsidP="00B97356">
                                  <w:r>
                                    <w:rPr>
                                      <w:rFonts w:hint="eastAsia"/>
                                    </w:rPr>
                                    <w:t xml:space="preserve">                        </w:t>
                                  </w:r>
                                  <w:r>
                                    <w:rPr>
                                      <w:rFonts w:hint="eastAsia"/>
                                    </w:rPr>
                                    <w:t>选择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5738AD" id="文本框 311" o:spid="_x0000_s1028" type="#_x0000_t202" style="position:absolute;left:0;text-align:left;margin-left:-.8pt;margin-top:5.55pt;width:97.45pt;height: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">
                      <v:textbox>
                        <w:txbxContent>
                          <w:p w14:paraId="3AE5CB0C" w14:textId="77777777" w:rsidR="00006204" w:rsidRDefault="00006204" w:rsidP="00B97356">
                            <w:r>
                              <w:rPr>
                                <w:rFonts w:hint="eastAsia"/>
                              </w:rPr>
                              <w:t xml:space="preserve">                        </w:t>
                            </w:r>
                            <w:r>
                              <w:rPr>
                                <w:rFonts w:hint="eastAsia"/>
                              </w:rPr>
                              <w:t>选择</w:t>
                            </w:r>
                          </w:p>
                        </w:txbxContent>
                      </v:textbox>
                    </v:shape>
                  </w:pict>
                </mc:Fallback>
              </mc:AlternateContent>
            </w:r>
            <w:r>
              <w:rPr>
                <w:rFonts w:hint="eastAsia"/>
              </w:rPr>
              <w:t xml:space="preserve">                      </w:t>
            </w:r>
            <w:r>
              <w:rPr>
                <w:rFonts w:hint="eastAsia"/>
              </w:rPr>
              <w:t>上传</w:t>
            </w:r>
          </w:p>
          <w:p w14:paraId="3B18D454" w14:textId="77777777" w:rsidR="00B97356" w:rsidRDefault="00B97356" w:rsidP="00F36554">
            <w:r>
              <w:rPr>
                <w:noProof/>
              </w:rPr>
              <mc:AlternateContent>
                <mc:Choice Requires="wps">
                  <w:drawing>
                    <wp:anchor distT="0" distB="0" distL="114300" distR="114300" simplePos="0" relativeHeight="251667968" behindDoc="0" locked="0" layoutInCell="1" allowOverlap="1" wp14:anchorId="311716C4" wp14:editId="5DD11A0B">
                      <wp:simplePos x="0" y="0"/>
                      <wp:positionH relativeFrom="column">
                        <wp:posOffset>-20955</wp:posOffset>
                      </wp:positionH>
                      <wp:positionV relativeFrom="paragraph">
                        <wp:posOffset>47625</wp:posOffset>
                      </wp:positionV>
                      <wp:extent cx="1657350" cy="476250"/>
                      <wp:effectExtent l="13335" t="5715" r="5715" b="13335"/>
                      <wp:wrapNone/>
                      <wp:docPr id="310" name="文本框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476250"/>
                              </a:xfrm>
                              <a:prstGeom prst="rect">
                                <a:avLst/>
                              </a:prstGeom>
                              <a:solidFill>
                                <a:srgbClr val="FFFFFF"/>
                              </a:solidFill>
                              <a:ln w="9525">
                                <a:solidFill>
                                  <a:srgbClr val="000000"/>
                                </a:solidFill>
                                <a:miter lim="800000"/>
                                <a:headEnd/>
                                <a:tailEnd/>
                              </a:ln>
                            </wps:spPr>
                            <wps:txbx>
                              <w:txbxContent>
                                <w:p w14:paraId="755EF251" w14:textId="77777777" w:rsidR="00006204" w:rsidRDefault="00006204" w:rsidP="00B97356">
                                  <w:r>
                                    <w:rPr>
                                      <w:rFonts w:hint="eastAsia"/>
                                    </w:rPr>
                                    <w:t>图片预览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1716C4" id="文本框 310" o:spid="_x0000_s1029" type="#_x0000_t202" style="position:absolute;left:0;text-align:left;margin-left:-1.65pt;margin-top:3.75pt;width:130.5pt;height:3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">
                      <v:textbox>
                        <w:txbxContent>
                          <w:p w14:paraId="755EF251" w14:textId="77777777" w:rsidR="00006204" w:rsidRDefault="00006204" w:rsidP="00B97356">
                            <w:r>
                              <w:rPr>
                                <w:rFonts w:hint="eastAsia"/>
                              </w:rPr>
                              <w:t>图片预览</w:t>
                            </w:r>
                          </w:p>
                        </w:txbxContent>
                      </v:textbox>
                    </v:shape>
                  </w:pict>
                </mc:Fallback>
              </mc:AlternateContent>
            </w:r>
          </w:p>
          <w:p w14:paraId="42966BAA" w14:textId="77777777" w:rsidR="00B97356" w:rsidRDefault="00B97356" w:rsidP="00F36554"/>
        </w:tc>
      </w:tr>
      <w:tr w:rsidR="00B97356" w14:paraId="1CEE4338" w14:textId="77777777" w:rsidTr="00F36554">
        <w:trPr>
          <w:trHeight w:val="830"/>
        </w:trPr>
        <w:tc>
          <w:tcPr>
            <w:tcW w:w="1646" w:type="dxa"/>
          </w:tcPr>
          <w:p w14:paraId="50DA1C01" w14:textId="77777777" w:rsidR="00B97356" w:rsidRDefault="00B97356" w:rsidP="00F36554"/>
        </w:tc>
        <w:tc>
          <w:tcPr>
            <w:tcW w:w="2971" w:type="dxa"/>
            <w:gridSpan w:val="2"/>
            <w:vMerge/>
          </w:tcPr>
          <w:p w14:paraId="5A7141DB" w14:textId="77777777" w:rsidR="00B97356" w:rsidRDefault="00B97356" w:rsidP="00F36554"/>
        </w:tc>
        <w:tc>
          <w:tcPr>
            <w:tcW w:w="1275" w:type="dxa"/>
          </w:tcPr>
          <w:p w14:paraId="45F85330" w14:textId="77777777" w:rsidR="00B97356" w:rsidRDefault="00B97356" w:rsidP="00F36554"/>
        </w:tc>
        <w:tc>
          <w:tcPr>
            <w:tcW w:w="2868" w:type="dxa"/>
            <w:gridSpan w:val="2"/>
            <w:vMerge/>
          </w:tcPr>
          <w:p w14:paraId="629C301A" w14:textId="77777777" w:rsidR="00B97356" w:rsidRDefault="00B97356" w:rsidP="00F36554"/>
        </w:tc>
      </w:tr>
    </w:tbl>
    <w:p w14:paraId="7B9572CA" w14:textId="77777777" w:rsidR="00B97356" w:rsidRDefault="00B97356" w:rsidP="00B97356">
      <w:r>
        <w:rPr>
          <w:rFonts w:hint="eastAsia"/>
        </w:rPr>
        <w:t xml:space="preserve"> </w:t>
      </w:r>
      <w:r>
        <w:rPr>
          <w:rFonts w:hint="eastAsia"/>
        </w:rPr>
        <w:tab/>
        <w:t xml:space="preserve">               </w:t>
      </w:r>
      <w:hyperlink w:anchor="_编辑页面_4" w:history="1">
        <w:r>
          <w:rPr>
            <w:rStyle w:val="af1"/>
            <w:rFonts w:hint="eastAsia"/>
          </w:rPr>
          <w:t xml:space="preserve"> </w:t>
        </w:r>
        <w:r>
          <w:rPr>
            <w:rStyle w:val="af1"/>
            <w:rFonts w:hint="eastAsia"/>
          </w:rPr>
          <w:t>认</w:t>
        </w:r>
        <w:r>
          <w:rPr>
            <w:rStyle w:val="af1"/>
            <w:rFonts w:hint="eastAsia"/>
          </w:rPr>
          <w:t xml:space="preserve"> </w:t>
        </w:r>
        <w:r>
          <w:rPr>
            <w:rStyle w:val="af1"/>
            <w:rFonts w:hint="eastAsia"/>
          </w:rPr>
          <w:t>证</w:t>
        </w:r>
      </w:hyperlink>
      <w:r>
        <w:rPr>
          <w:rFonts w:hint="eastAsia"/>
        </w:rPr>
        <w:t xml:space="preserve">       </w:t>
      </w:r>
      <w:hyperlink w:anchor="_编辑页面_4" w:history="1">
        <w:r>
          <w:rPr>
            <w:rStyle w:val="af1"/>
            <w:rFonts w:hint="eastAsia"/>
          </w:rPr>
          <w:t>撤销认证</w:t>
        </w:r>
      </w:hyperlink>
      <w:r>
        <w:rPr>
          <w:rFonts w:hint="eastAsia"/>
        </w:rPr>
        <w:t xml:space="preserve">       </w:t>
      </w:r>
      <w:hyperlink w:anchor="_编辑页面_4" w:history="1">
        <w:r>
          <w:rPr>
            <w:rStyle w:val="ae"/>
            <w:rFonts w:hint="eastAsia"/>
          </w:rPr>
          <w:t>保</w:t>
        </w:r>
        <w:r>
          <w:rPr>
            <w:rStyle w:val="ae"/>
            <w:rFonts w:hint="eastAsia"/>
          </w:rPr>
          <w:t xml:space="preserve"> </w:t>
        </w:r>
        <w:r>
          <w:rPr>
            <w:rStyle w:val="ae"/>
            <w:rFonts w:hint="eastAsia"/>
          </w:rPr>
          <w:t>存</w:t>
        </w:r>
      </w:hyperlink>
      <w:r>
        <w:rPr>
          <w:rFonts w:hint="eastAsia"/>
        </w:rPr>
        <w:t xml:space="preserve">        </w:t>
      </w:r>
      <w:hyperlink w:anchor="_编辑页面_4" w:history="1">
        <w:r>
          <w:rPr>
            <w:rStyle w:val="af1"/>
            <w:rFonts w:hint="eastAsia"/>
          </w:rPr>
          <w:t>取</w:t>
        </w:r>
        <w:r>
          <w:rPr>
            <w:rStyle w:val="af1"/>
            <w:rFonts w:hint="eastAsia"/>
          </w:rPr>
          <w:t xml:space="preserve"> </w:t>
        </w:r>
        <w:r>
          <w:rPr>
            <w:rStyle w:val="af1"/>
            <w:rFonts w:hint="eastAsia"/>
          </w:rPr>
          <w:t>消</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57"/>
        <w:gridCol w:w="7271"/>
      </w:tblGrid>
      <w:tr w:rsidR="00B97356" w14:paraId="5C91F051" w14:textId="77777777" w:rsidTr="00F36554">
        <w:trPr>
          <w:trHeight w:val="247"/>
        </w:trPr>
        <w:tc>
          <w:tcPr>
            <w:tcW w:w="1257" w:type="dxa"/>
            <w:shd w:val="clear" w:color="auto" w:fill="A6A6A6"/>
          </w:tcPr>
          <w:p w14:paraId="2F61991C" w14:textId="77777777" w:rsidR="00B97356" w:rsidRDefault="00B97356" w:rsidP="00F36554">
            <w:pPr>
              <w:jc w:val="center"/>
              <w:rPr>
                <w:b/>
              </w:rPr>
            </w:pPr>
            <w:r>
              <w:rPr>
                <w:rFonts w:hint="eastAsia"/>
                <w:b/>
              </w:rPr>
              <w:t>页面元素</w:t>
            </w:r>
          </w:p>
        </w:tc>
        <w:tc>
          <w:tcPr>
            <w:tcW w:w="7271" w:type="dxa"/>
            <w:shd w:val="clear" w:color="auto" w:fill="A6A6A6"/>
          </w:tcPr>
          <w:p w14:paraId="4E3B8609" w14:textId="77777777" w:rsidR="00B97356" w:rsidRDefault="00B97356" w:rsidP="00F36554">
            <w:pPr>
              <w:jc w:val="center"/>
              <w:rPr>
                <w:b/>
              </w:rPr>
            </w:pPr>
            <w:r>
              <w:rPr>
                <w:rFonts w:hint="eastAsia"/>
                <w:b/>
              </w:rPr>
              <w:t>描述</w:t>
            </w:r>
          </w:p>
        </w:tc>
      </w:tr>
      <w:tr w:rsidR="00B97356" w14:paraId="147C1A50" w14:textId="77777777" w:rsidTr="00F36554">
        <w:tc>
          <w:tcPr>
            <w:tcW w:w="1257" w:type="dxa"/>
          </w:tcPr>
          <w:p w14:paraId="65BD4697" w14:textId="77777777" w:rsidR="00B97356" w:rsidRDefault="00B97356" w:rsidP="00F36554">
            <w:pPr>
              <w:rPr>
                <w:b/>
              </w:rPr>
            </w:pPr>
          </w:p>
        </w:tc>
        <w:tc>
          <w:tcPr>
            <w:tcW w:w="7271" w:type="dxa"/>
          </w:tcPr>
          <w:p w14:paraId="2949EFAA" w14:textId="77777777" w:rsidR="00B97356" w:rsidRDefault="00B97356" w:rsidP="00F36554">
            <w:pPr>
              <w:rPr>
                <w:b/>
              </w:rPr>
            </w:pPr>
            <w:r>
              <w:rPr>
                <w:rFonts w:hint="eastAsia"/>
              </w:rPr>
              <w:t>带“</w:t>
            </w:r>
            <w:r>
              <w:rPr>
                <w:rFonts w:hint="eastAsia"/>
              </w:rPr>
              <w:t>*</w:t>
            </w:r>
            <w:r>
              <w:rPr>
                <w:rFonts w:hint="eastAsia"/>
              </w:rPr>
              <w:t>”为必填字段</w:t>
            </w:r>
          </w:p>
        </w:tc>
      </w:tr>
      <w:tr w:rsidR="00B97356" w14:paraId="19F9236A" w14:textId="77777777" w:rsidTr="00F36554">
        <w:tc>
          <w:tcPr>
            <w:tcW w:w="1257" w:type="dxa"/>
          </w:tcPr>
          <w:p w14:paraId="780A2276" w14:textId="77777777" w:rsidR="00B97356" w:rsidRDefault="00B97356" w:rsidP="00F36554">
            <w:pPr>
              <w:jc w:val="left"/>
            </w:pPr>
            <w:r>
              <w:rPr>
                <w:rFonts w:hint="eastAsia"/>
              </w:rPr>
              <w:t>合并公司</w:t>
            </w:r>
          </w:p>
        </w:tc>
        <w:tc>
          <w:tcPr>
            <w:tcW w:w="7271" w:type="dxa"/>
          </w:tcPr>
          <w:p w14:paraId="37D8F9EF" w14:textId="77777777" w:rsidR="00B97356" w:rsidRDefault="00B97356" w:rsidP="00F36554">
            <w:pPr>
              <w:jc w:val="left"/>
            </w:pPr>
            <w:r>
              <w:rPr>
                <w:rFonts w:hint="eastAsia"/>
              </w:rPr>
              <w:t>下拉。内容为“公司中文名称”，</w:t>
            </w:r>
            <w:r>
              <w:rPr>
                <w:rFonts w:hint="eastAsia"/>
              </w:rPr>
              <w:t>TCOMP&lt;</w:t>
            </w:r>
            <w:r>
              <w:rPr>
                <w:rFonts w:hint="eastAsia"/>
              </w:rPr>
              <w:t>公司资料表</w:t>
            </w:r>
            <w:r>
              <w:rPr>
                <w:rFonts w:hint="eastAsia"/>
              </w:rPr>
              <w:t>&gt;. COMP_NAMECN&lt;</w:t>
            </w:r>
            <w:r>
              <w:rPr>
                <w:rFonts w:hint="eastAsia"/>
              </w:rPr>
              <w:t>公司中文全称</w:t>
            </w:r>
            <w:r>
              <w:rPr>
                <w:rFonts w:hint="eastAsia"/>
              </w:rPr>
              <w:t>&gt;</w:t>
            </w:r>
            <w:r>
              <w:rPr>
                <w:rFonts w:hint="eastAsia"/>
              </w:rPr>
              <w:t>。</w:t>
            </w:r>
          </w:p>
        </w:tc>
      </w:tr>
      <w:tr w:rsidR="00B97356" w14:paraId="2ECD540F" w14:textId="77777777" w:rsidTr="00F36554">
        <w:tc>
          <w:tcPr>
            <w:tcW w:w="1257" w:type="dxa"/>
          </w:tcPr>
          <w:p w14:paraId="05D047F8" w14:textId="77777777" w:rsidR="00B97356" w:rsidRDefault="00B97356" w:rsidP="00F36554">
            <w:pPr>
              <w:jc w:val="left"/>
            </w:pPr>
            <w:r>
              <w:rPr>
                <w:rFonts w:hint="eastAsia"/>
              </w:rPr>
              <w:t>营业执照、公司</w:t>
            </w:r>
            <w:r>
              <w:rPr>
                <w:rFonts w:hint="eastAsia"/>
              </w:rPr>
              <w:t>LOGO</w:t>
            </w:r>
          </w:p>
        </w:tc>
        <w:tc>
          <w:tcPr>
            <w:tcW w:w="7271" w:type="dxa"/>
          </w:tcPr>
          <w:p w14:paraId="226599E3" w14:textId="77777777" w:rsidR="00B97356" w:rsidRDefault="00B97356" w:rsidP="00F36554">
            <w:pPr>
              <w:jc w:val="left"/>
            </w:pPr>
            <w:r>
              <w:rPr>
                <w:rFonts w:hint="eastAsia"/>
              </w:rPr>
              <w:t>“</w:t>
            </w:r>
            <w:r>
              <w:rPr>
                <w:rFonts w:hint="eastAsia"/>
              </w:rPr>
              <w:t>TCOMPATTR&lt;</w:t>
            </w:r>
            <w:r>
              <w:rPr>
                <w:rFonts w:hint="eastAsia"/>
              </w:rPr>
              <w:t>公司附件信息表</w:t>
            </w:r>
            <w:r>
              <w:rPr>
                <w:rFonts w:hint="eastAsia"/>
              </w:rPr>
              <w:t>&gt;</w:t>
            </w:r>
            <w:r>
              <w:rPr>
                <w:rFonts w:hint="eastAsia"/>
              </w:rPr>
              <w:t>”表获取，参考</w:t>
            </w:r>
            <w:r>
              <w:rPr>
                <w:rFonts w:hint="eastAsia"/>
              </w:rPr>
              <w:t>Eir</w:t>
            </w:r>
            <w:r>
              <w:rPr>
                <w:rFonts w:hint="eastAsia"/>
              </w:rPr>
              <w:t>中校验码的处理方式。</w:t>
            </w:r>
          </w:p>
        </w:tc>
      </w:tr>
      <w:tr w:rsidR="00B97356" w14:paraId="1440C793" w14:textId="77777777" w:rsidTr="00F36554">
        <w:tc>
          <w:tcPr>
            <w:tcW w:w="1257" w:type="dxa"/>
            <w:shd w:val="clear" w:color="auto" w:fill="E0E0E0"/>
          </w:tcPr>
          <w:p w14:paraId="161E9EF1" w14:textId="77777777" w:rsidR="00B97356" w:rsidRDefault="00B97356" w:rsidP="00F36554">
            <w:r>
              <w:rPr>
                <w:rFonts w:hint="eastAsia"/>
              </w:rPr>
              <w:t>交互</w:t>
            </w:r>
          </w:p>
        </w:tc>
        <w:tc>
          <w:tcPr>
            <w:tcW w:w="7271" w:type="dxa"/>
            <w:shd w:val="clear" w:color="auto" w:fill="E0E0E0"/>
          </w:tcPr>
          <w:p w14:paraId="2FC42EB6" w14:textId="77777777" w:rsidR="00B97356" w:rsidRDefault="00B97356" w:rsidP="00F36554"/>
        </w:tc>
      </w:tr>
      <w:tr w:rsidR="00B97356" w14:paraId="0F55C6CA" w14:textId="77777777" w:rsidTr="00F36554">
        <w:tc>
          <w:tcPr>
            <w:tcW w:w="1257" w:type="dxa"/>
          </w:tcPr>
          <w:p w14:paraId="14350282" w14:textId="77777777" w:rsidR="00B97356" w:rsidRDefault="00B97356" w:rsidP="00F36554">
            <w:pPr>
              <w:jc w:val="left"/>
            </w:pPr>
            <w:r>
              <w:rPr>
                <w:rFonts w:hint="eastAsia"/>
              </w:rPr>
              <w:t>图片上传逻辑</w:t>
            </w:r>
          </w:p>
        </w:tc>
        <w:tc>
          <w:tcPr>
            <w:tcW w:w="7271" w:type="dxa"/>
          </w:tcPr>
          <w:p w14:paraId="50AE003B" w14:textId="77777777" w:rsidR="00B97356" w:rsidRDefault="00B97356" w:rsidP="00F36554">
            <w:r>
              <w:rPr>
                <w:rFonts w:hint="eastAsia"/>
              </w:rPr>
              <w:t>用户点击“上传”弹出文件选择框，只支持</w:t>
            </w:r>
            <w:r>
              <w:rPr>
                <w:rFonts w:hint="eastAsia"/>
              </w:rPr>
              <w:t>*.jpg</w:t>
            </w:r>
            <w:r>
              <w:rPr>
                <w:rFonts w:hint="eastAsia"/>
              </w:rPr>
              <w:t>、</w:t>
            </w:r>
            <w:r>
              <w:rPr>
                <w:rFonts w:hint="eastAsia"/>
              </w:rPr>
              <w:t>*.png</w:t>
            </w:r>
            <w:r>
              <w:rPr>
                <w:rFonts w:hint="eastAsia"/>
              </w:rPr>
              <w:t>两种格式，只支持</w:t>
            </w:r>
            <w:r>
              <w:rPr>
                <w:rFonts w:hint="eastAsia"/>
              </w:rPr>
              <w:t>10M</w:t>
            </w:r>
            <w:r>
              <w:rPr>
                <w:rFonts w:hint="eastAsia"/>
              </w:rPr>
              <w:t>以内大小图片做保存。</w:t>
            </w:r>
          </w:p>
          <w:p w14:paraId="3E4BAA74" w14:textId="77777777" w:rsidR="00B97356" w:rsidRDefault="00B97356" w:rsidP="00F36554">
            <w:r>
              <w:rPr>
                <w:rFonts w:hint="eastAsia"/>
              </w:rPr>
              <w:t>预览：用户选择了文件之后需要支持预览功能，即在图片展示区域显示缩小版的图片，其固定大小，不做缩放。</w:t>
            </w:r>
          </w:p>
          <w:p w14:paraId="77D707DE" w14:textId="77777777" w:rsidR="00B97356" w:rsidRDefault="00B97356" w:rsidP="00F36554">
            <w:r>
              <w:rPr>
                <w:rFonts w:hint="eastAsia"/>
              </w:rPr>
              <w:t>默认图片：如果营业执照、公司</w:t>
            </w:r>
            <w:r>
              <w:rPr>
                <w:rFonts w:hint="eastAsia"/>
              </w:rPr>
              <w:t>LOGO</w:t>
            </w:r>
            <w:r>
              <w:rPr>
                <w:rFonts w:hint="eastAsia"/>
              </w:rPr>
              <w:t>数据为空的，需要显示为</w:t>
            </w:r>
            <w:r>
              <w:rPr>
                <w:rFonts w:hint="eastAsia"/>
              </w:rPr>
              <w:t xml:space="preserve"> </w:t>
            </w:r>
            <w:r>
              <w:rPr>
                <w:rFonts w:hint="eastAsia"/>
              </w:rPr>
              <w:t>“无图片”的默认图片（白底红字即可，作为图形资源加载使用）。</w:t>
            </w:r>
          </w:p>
        </w:tc>
      </w:tr>
      <w:tr w:rsidR="00B97356" w14:paraId="74B012AE" w14:textId="77777777" w:rsidTr="00F36554">
        <w:tc>
          <w:tcPr>
            <w:tcW w:w="1257" w:type="dxa"/>
          </w:tcPr>
          <w:p w14:paraId="68B7DFAA" w14:textId="77777777" w:rsidR="00B97356" w:rsidRDefault="00B97356" w:rsidP="00F36554">
            <w:pPr>
              <w:jc w:val="left"/>
            </w:pPr>
            <w:r>
              <w:rPr>
                <w:rFonts w:hint="eastAsia"/>
                <w:b/>
              </w:rPr>
              <w:t>保存逻辑</w:t>
            </w:r>
          </w:p>
        </w:tc>
        <w:tc>
          <w:tcPr>
            <w:tcW w:w="7271" w:type="dxa"/>
          </w:tcPr>
          <w:p w14:paraId="710C6402" w14:textId="77777777" w:rsidR="00B97356" w:rsidRDefault="00B97356" w:rsidP="00F36554">
            <w:r>
              <w:rPr>
                <w:rFonts w:hint="eastAsia"/>
              </w:rPr>
              <w:t>校验所有必填字段。</w:t>
            </w:r>
          </w:p>
          <w:p w14:paraId="0365861C" w14:textId="77777777" w:rsidR="00B97356" w:rsidRDefault="00B97356" w:rsidP="00F36554">
            <w:r>
              <w:rPr>
                <w:rFonts w:hint="eastAsia"/>
              </w:rPr>
              <w:t>检查“公司英文名称”“公司中文全称”在</w:t>
            </w:r>
            <w:r>
              <w:rPr>
                <w:rFonts w:hint="eastAsia"/>
              </w:rPr>
              <w:t>TCOMP&lt;</w:t>
            </w:r>
            <w:r>
              <w:rPr>
                <w:rFonts w:hint="eastAsia"/>
              </w:rPr>
              <w:t>公司资料表</w:t>
            </w:r>
            <w:r>
              <w:rPr>
                <w:rFonts w:hint="eastAsia"/>
              </w:rPr>
              <w:t>&gt;</w:t>
            </w:r>
            <w:r>
              <w:rPr>
                <w:rFonts w:hint="eastAsia"/>
              </w:rPr>
              <w:t>是否重复，如重复提示“公司英文名称</w:t>
            </w:r>
            <w:r>
              <w:rPr>
                <w:rFonts w:hint="eastAsia"/>
              </w:rPr>
              <w:t>/</w:t>
            </w:r>
            <w:r>
              <w:rPr>
                <w:rFonts w:hint="eastAsia"/>
              </w:rPr>
              <w:t>公司中文全称”已存在。</w:t>
            </w:r>
          </w:p>
          <w:p w14:paraId="68D68A81"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2"/>
              <w:gridCol w:w="665"/>
              <w:gridCol w:w="3119"/>
              <w:gridCol w:w="825"/>
              <w:gridCol w:w="1696"/>
            </w:tblGrid>
            <w:tr w:rsidR="00B97356" w14:paraId="161BA07C" w14:textId="77777777" w:rsidTr="00F36554">
              <w:trPr>
                <w:trHeight w:val="146"/>
              </w:trPr>
              <w:tc>
                <w:tcPr>
                  <w:tcW w:w="782" w:type="dxa"/>
                  <w:shd w:val="clear" w:color="auto" w:fill="BFBFBF"/>
                </w:tcPr>
                <w:p w14:paraId="098C68C2" w14:textId="77777777" w:rsidR="00B97356" w:rsidRDefault="00B97356" w:rsidP="00F36554">
                  <w:r>
                    <w:rPr>
                      <w:rFonts w:hint="eastAsia"/>
                    </w:rPr>
                    <w:t>标题</w:t>
                  </w:r>
                </w:p>
              </w:tc>
              <w:tc>
                <w:tcPr>
                  <w:tcW w:w="665" w:type="dxa"/>
                  <w:shd w:val="clear" w:color="auto" w:fill="BFBFBF"/>
                </w:tcPr>
                <w:p w14:paraId="6A9B918C" w14:textId="77777777" w:rsidR="00B97356" w:rsidRDefault="00B97356" w:rsidP="00F36554">
                  <w:r>
                    <w:rPr>
                      <w:rFonts w:hint="eastAsia"/>
                    </w:rPr>
                    <w:t>LEVEL</w:t>
                  </w:r>
                </w:p>
              </w:tc>
              <w:tc>
                <w:tcPr>
                  <w:tcW w:w="3119" w:type="dxa"/>
                  <w:shd w:val="clear" w:color="auto" w:fill="BFBFBF"/>
                </w:tcPr>
                <w:p w14:paraId="6D2B951A" w14:textId="77777777" w:rsidR="00B97356" w:rsidRDefault="00B97356" w:rsidP="00F36554">
                  <w:r>
                    <w:rPr>
                      <w:rFonts w:hint="eastAsia"/>
                    </w:rPr>
                    <w:t>内容</w:t>
                  </w:r>
                </w:p>
              </w:tc>
              <w:tc>
                <w:tcPr>
                  <w:tcW w:w="825" w:type="dxa"/>
                  <w:shd w:val="clear" w:color="auto" w:fill="BFBFBF"/>
                </w:tcPr>
                <w:p w14:paraId="3C040034" w14:textId="77777777" w:rsidR="00B97356" w:rsidRDefault="00B97356" w:rsidP="00F36554">
                  <w:r>
                    <w:rPr>
                      <w:rFonts w:hint="eastAsia"/>
                    </w:rPr>
                    <w:t>接口</w:t>
                  </w:r>
                </w:p>
              </w:tc>
              <w:tc>
                <w:tcPr>
                  <w:tcW w:w="1696" w:type="dxa"/>
                  <w:shd w:val="clear" w:color="auto" w:fill="BFBFBF"/>
                </w:tcPr>
                <w:p w14:paraId="0088AB2D" w14:textId="77777777" w:rsidR="00B97356" w:rsidRDefault="00B97356" w:rsidP="00F36554">
                  <w:r>
                    <w:rPr>
                      <w:rFonts w:hint="eastAsia"/>
                    </w:rPr>
                    <w:t>备注</w:t>
                  </w:r>
                </w:p>
              </w:tc>
            </w:tr>
            <w:tr w:rsidR="00B97356" w14:paraId="0E310B1A" w14:textId="77777777" w:rsidTr="00F36554">
              <w:trPr>
                <w:trHeight w:val="474"/>
              </w:trPr>
              <w:tc>
                <w:tcPr>
                  <w:tcW w:w="782" w:type="dxa"/>
                </w:tcPr>
                <w:p w14:paraId="3CE8854C" w14:textId="77777777" w:rsidR="00B97356" w:rsidRDefault="00B97356" w:rsidP="00F36554">
                  <w:r>
                    <w:rPr>
                      <w:rFonts w:hint="eastAsia"/>
                    </w:rPr>
                    <w:t>新增公司</w:t>
                  </w:r>
                </w:p>
              </w:tc>
              <w:tc>
                <w:tcPr>
                  <w:tcW w:w="665" w:type="dxa"/>
                </w:tcPr>
                <w:p w14:paraId="3F4E8831" w14:textId="77777777" w:rsidR="00B97356" w:rsidRDefault="00B97356" w:rsidP="00F36554">
                  <w:r>
                    <w:rPr>
                      <w:rFonts w:hint="eastAsia"/>
                    </w:rPr>
                    <w:t>INFO</w:t>
                  </w:r>
                </w:p>
              </w:tc>
              <w:tc>
                <w:tcPr>
                  <w:tcW w:w="3119" w:type="dxa"/>
                </w:tcPr>
                <w:p w14:paraId="42CB9E36" w14:textId="77777777" w:rsidR="00B97356" w:rsidRDefault="00B97356" w:rsidP="00F36554">
                  <w:r>
                    <w:rPr>
                      <w:rFonts w:hint="eastAsia"/>
                    </w:rPr>
                    <w:t>用户</w:t>
                  </w:r>
                  <w:r>
                    <w:rPr>
                      <w:rFonts w:hint="eastAsia"/>
                    </w:rPr>
                    <w:t>{</w:t>
                  </w:r>
                  <w:r>
                    <w:rPr>
                      <w:rFonts w:hint="eastAsia"/>
                    </w:rPr>
                    <w:t>用户账户</w:t>
                  </w:r>
                  <w:r>
                    <w:rPr>
                      <w:rFonts w:hint="eastAsia"/>
                    </w:rPr>
                    <w:t>}</w:t>
                  </w:r>
                  <w:r>
                    <w:rPr>
                      <w:rFonts w:hint="eastAsia"/>
                    </w:rPr>
                    <w:t>新增公司</w:t>
                  </w:r>
                  <w:r>
                    <w:rPr>
                      <w:rFonts w:hint="eastAsia"/>
                    </w:rPr>
                    <w:t>SEQ{TCOMP_SEQ},</w:t>
                  </w:r>
                  <w:r>
                    <w:rPr>
                      <w:rFonts w:hint="eastAsia"/>
                    </w:rPr>
                    <w:t>公司英文名称</w:t>
                  </w:r>
                  <w:r>
                    <w:rPr>
                      <w:rFonts w:hint="eastAsia"/>
                    </w:rPr>
                    <w:t>{COMP_NAMEEN},</w:t>
                  </w:r>
                  <w:r>
                    <w:rPr>
                      <w:rFonts w:hint="eastAsia"/>
                    </w:rPr>
                    <w:t>公司中文全称</w:t>
                  </w:r>
                  <w:r>
                    <w:rPr>
                      <w:rFonts w:hint="eastAsia"/>
                    </w:rPr>
                    <w:t>{COMP_NAMECN}</w:t>
                  </w:r>
                  <w:r>
                    <w:rPr>
                      <w:rFonts w:hint="eastAsia"/>
                    </w:rPr>
                    <w:t>。</w:t>
                  </w:r>
                </w:p>
              </w:tc>
              <w:tc>
                <w:tcPr>
                  <w:tcW w:w="825" w:type="dxa"/>
                </w:tcPr>
                <w:p w14:paraId="1881525D" w14:textId="77777777" w:rsidR="00B97356" w:rsidRDefault="00B97356" w:rsidP="00F36554">
                  <w:r>
                    <w:rPr>
                      <w:rFonts w:hint="eastAsia"/>
                    </w:rPr>
                    <w:t>常规异常</w:t>
                  </w:r>
                </w:p>
                <w:p w14:paraId="34417DF9" w14:textId="77777777" w:rsidR="00B97356" w:rsidRDefault="00B97356" w:rsidP="00F36554"/>
              </w:tc>
              <w:tc>
                <w:tcPr>
                  <w:tcW w:w="1696" w:type="dxa"/>
                </w:tcPr>
                <w:p w14:paraId="4F8A782C" w14:textId="77777777" w:rsidR="00B97356" w:rsidRDefault="00B97356" w:rsidP="00F36554">
                  <w:r>
                    <w:rPr>
                      <w:rFonts w:hint="eastAsia"/>
                    </w:rPr>
                    <w:t>无</w:t>
                  </w:r>
                </w:p>
              </w:tc>
            </w:tr>
          </w:tbl>
          <w:p w14:paraId="0A839321" w14:textId="77777777" w:rsidR="00B97356" w:rsidRDefault="00B97356" w:rsidP="00F36554">
            <w:r>
              <w:rPr>
                <w:rFonts w:hint="eastAsia"/>
              </w:rPr>
              <w:t>将录入的字段数据正确的对应到</w:t>
            </w:r>
            <w:r>
              <w:rPr>
                <w:rFonts w:hint="eastAsia"/>
              </w:rPr>
              <w:t>TCOMP&lt;</w:t>
            </w:r>
            <w:r>
              <w:rPr>
                <w:rFonts w:hint="eastAsia"/>
              </w:rPr>
              <w:t>公司资料表</w:t>
            </w:r>
            <w:r>
              <w:rPr>
                <w:rFonts w:hint="eastAsia"/>
              </w:rPr>
              <w:t>&gt;</w:t>
            </w:r>
            <w:r>
              <w:rPr>
                <w:rFonts w:hint="eastAsia"/>
              </w:rPr>
              <w:t>写入表，和</w:t>
            </w:r>
            <w:r>
              <w:rPr>
                <w:rFonts w:hint="eastAsia"/>
              </w:rPr>
              <w:t>TCOMPATTR&lt;</w:t>
            </w:r>
            <w:r>
              <w:rPr>
                <w:rFonts w:hint="eastAsia"/>
              </w:rPr>
              <w:t>公司附件信息表</w:t>
            </w:r>
            <w:r>
              <w:rPr>
                <w:rFonts w:hint="eastAsia"/>
              </w:rPr>
              <w:t>&gt;</w:t>
            </w:r>
            <w:r>
              <w:rPr>
                <w:rFonts w:hint="eastAsia"/>
              </w:rPr>
              <w:t>的操作需要同一事物。</w:t>
            </w:r>
          </w:p>
        </w:tc>
      </w:tr>
      <w:tr w:rsidR="00B97356" w14:paraId="59D4E49C" w14:textId="77777777" w:rsidTr="00F36554">
        <w:tc>
          <w:tcPr>
            <w:tcW w:w="1257" w:type="dxa"/>
          </w:tcPr>
          <w:p w14:paraId="21C9982C" w14:textId="77777777" w:rsidR="00B97356" w:rsidRDefault="00B97356" w:rsidP="00F36554">
            <w:pPr>
              <w:jc w:val="left"/>
            </w:pPr>
            <w:r>
              <w:rPr>
                <w:rFonts w:hint="eastAsia"/>
              </w:rPr>
              <w:t>编辑逻辑</w:t>
            </w:r>
          </w:p>
        </w:tc>
        <w:tc>
          <w:tcPr>
            <w:tcW w:w="7271" w:type="dxa"/>
          </w:tcPr>
          <w:p w14:paraId="4DDF864F" w14:textId="77777777" w:rsidR="00B97356" w:rsidRDefault="00B97356" w:rsidP="00F36554">
            <w:r>
              <w:rPr>
                <w:rFonts w:hint="eastAsia"/>
              </w:rPr>
              <w:t>向后台提交修改过字段数据，再根据</w:t>
            </w:r>
            <w:r>
              <w:rPr>
                <w:rFonts w:hint="eastAsia"/>
              </w:rPr>
              <w:t>TCOMP_SEQ</w:t>
            </w:r>
            <w:r>
              <w:rPr>
                <w:rFonts w:hint="eastAsia"/>
              </w:rPr>
              <w:t>将修改过字段数据更新到公司信息表。</w:t>
            </w:r>
          </w:p>
          <w:p w14:paraId="133052A1" w14:textId="77777777" w:rsidR="00B97356" w:rsidRDefault="00B97356" w:rsidP="00F36554">
            <w:r>
              <w:rPr>
                <w:rFonts w:hint="eastAsia"/>
              </w:rPr>
              <w:t>编辑数据保存时，如果用户没有重新上传文件的，不需要更新“</w:t>
            </w:r>
            <w:r>
              <w:rPr>
                <w:rFonts w:hint="eastAsia"/>
              </w:rPr>
              <w:t>TCOMPATTR&lt;</w:t>
            </w:r>
            <w:r>
              <w:rPr>
                <w:rFonts w:hint="eastAsia"/>
              </w:rPr>
              <w:t>公司附件信息表</w:t>
            </w:r>
            <w:r>
              <w:rPr>
                <w:rFonts w:hint="eastAsia"/>
              </w:rPr>
              <w:t>&gt;</w:t>
            </w:r>
            <w:r>
              <w:rPr>
                <w:rFonts w:hint="eastAsia"/>
              </w:rPr>
              <w:t>”表。</w:t>
            </w:r>
          </w:p>
          <w:p w14:paraId="3FDE9A5E" w14:textId="77777777" w:rsidR="00B97356" w:rsidRDefault="00B97356" w:rsidP="00F36554">
            <w:r>
              <w:rPr>
                <w:rFonts w:hint="eastAsia"/>
              </w:rPr>
              <w:t>如船公司用户重新上传“营业执照”、“公司</w:t>
            </w:r>
            <w:r>
              <w:rPr>
                <w:rFonts w:hint="eastAsia"/>
              </w:rPr>
              <w:t>LOGO</w:t>
            </w:r>
            <w:r>
              <w:rPr>
                <w:rFonts w:hint="eastAsia"/>
              </w:rPr>
              <w:t>”图片则根据</w:t>
            </w:r>
            <w:r>
              <w:rPr>
                <w:rFonts w:hint="eastAsia"/>
              </w:rPr>
              <w:t>TCOMP_SEQ</w:t>
            </w:r>
            <w:r>
              <w:rPr>
                <w:rFonts w:hint="eastAsia"/>
              </w:rPr>
              <w:t>在公司附件表找到附件数据，将新上传图片的文件名称、文件大小、文件类型、文件内容覆盖原有附件数据。</w:t>
            </w:r>
          </w:p>
        </w:tc>
      </w:tr>
      <w:tr w:rsidR="00B97356" w14:paraId="71B708B6" w14:textId="77777777" w:rsidTr="00F36554">
        <w:tc>
          <w:tcPr>
            <w:tcW w:w="1257" w:type="dxa"/>
          </w:tcPr>
          <w:p w14:paraId="5753140E" w14:textId="77777777" w:rsidR="00B97356" w:rsidRDefault="00B97356" w:rsidP="00F36554">
            <w:pPr>
              <w:jc w:val="left"/>
            </w:pPr>
            <w:r>
              <w:rPr>
                <w:rFonts w:hint="eastAsia"/>
              </w:rPr>
              <w:t>认证逻辑</w:t>
            </w:r>
          </w:p>
        </w:tc>
        <w:tc>
          <w:tcPr>
            <w:tcW w:w="7271" w:type="dxa"/>
          </w:tcPr>
          <w:p w14:paraId="29353FB1" w14:textId="77777777" w:rsidR="00B97356" w:rsidRDefault="00B97356" w:rsidP="00F36554">
            <w:r>
              <w:rPr>
                <w:rFonts w:hint="eastAsia"/>
              </w:rPr>
              <w:t>用户点击“认证”提示“您确认认证（公司中文名称）？”，确认的话，更改</w:t>
            </w:r>
            <w:r>
              <w:rPr>
                <w:rFonts w:hint="eastAsia"/>
              </w:rPr>
              <w:t>IDENTIFY_MARK&lt;PHY</w:t>
            </w:r>
            <w:r>
              <w:rPr>
                <w:rFonts w:hint="eastAsia"/>
              </w:rPr>
              <w:t>认证标记</w:t>
            </w:r>
            <w:r>
              <w:rPr>
                <w:rFonts w:hint="eastAsia"/>
              </w:rPr>
              <w:t>&gt;</w:t>
            </w:r>
            <w:r>
              <w:rPr>
                <w:rFonts w:hint="eastAsia"/>
              </w:rPr>
              <w:t>为“</w:t>
            </w:r>
            <w:r>
              <w:rPr>
                <w:rFonts w:hint="eastAsia"/>
              </w:rPr>
              <w:t>V</w:t>
            </w:r>
            <w:r>
              <w:rPr>
                <w:rFonts w:hint="eastAsia"/>
              </w:rPr>
              <w:t>”已认证。</w:t>
            </w:r>
          </w:p>
          <w:p w14:paraId="7AD944A3"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2"/>
              <w:gridCol w:w="665"/>
              <w:gridCol w:w="3119"/>
              <w:gridCol w:w="1198"/>
              <w:gridCol w:w="1323"/>
            </w:tblGrid>
            <w:tr w:rsidR="00B97356" w14:paraId="7178D8CA" w14:textId="77777777" w:rsidTr="00F36554">
              <w:trPr>
                <w:trHeight w:val="146"/>
              </w:trPr>
              <w:tc>
                <w:tcPr>
                  <w:tcW w:w="782" w:type="dxa"/>
                  <w:shd w:val="clear" w:color="auto" w:fill="BFBFBF"/>
                </w:tcPr>
                <w:p w14:paraId="7C2B0B29" w14:textId="77777777" w:rsidR="00B97356" w:rsidRDefault="00B97356" w:rsidP="00F36554">
                  <w:r>
                    <w:rPr>
                      <w:rFonts w:hint="eastAsia"/>
                    </w:rPr>
                    <w:t>标题</w:t>
                  </w:r>
                </w:p>
              </w:tc>
              <w:tc>
                <w:tcPr>
                  <w:tcW w:w="665" w:type="dxa"/>
                  <w:shd w:val="clear" w:color="auto" w:fill="BFBFBF"/>
                </w:tcPr>
                <w:p w14:paraId="1A581E1B" w14:textId="77777777" w:rsidR="00B97356" w:rsidRDefault="00B97356" w:rsidP="00F36554">
                  <w:r>
                    <w:rPr>
                      <w:rFonts w:hint="eastAsia"/>
                    </w:rPr>
                    <w:t>LEVEL</w:t>
                  </w:r>
                </w:p>
              </w:tc>
              <w:tc>
                <w:tcPr>
                  <w:tcW w:w="3119" w:type="dxa"/>
                  <w:shd w:val="clear" w:color="auto" w:fill="BFBFBF"/>
                </w:tcPr>
                <w:p w14:paraId="4187AF2D" w14:textId="77777777" w:rsidR="00B97356" w:rsidRDefault="00B97356" w:rsidP="00F36554">
                  <w:r>
                    <w:rPr>
                      <w:rFonts w:hint="eastAsia"/>
                    </w:rPr>
                    <w:t>内容</w:t>
                  </w:r>
                </w:p>
              </w:tc>
              <w:tc>
                <w:tcPr>
                  <w:tcW w:w="1198" w:type="dxa"/>
                  <w:shd w:val="clear" w:color="auto" w:fill="BFBFBF"/>
                </w:tcPr>
                <w:p w14:paraId="0D582220" w14:textId="77777777" w:rsidR="00B97356" w:rsidRDefault="00B97356" w:rsidP="00F36554">
                  <w:r>
                    <w:rPr>
                      <w:rFonts w:hint="eastAsia"/>
                    </w:rPr>
                    <w:t>接口</w:t>
                  </w:r>
                </w:p>
              </w:tc>
              <w:tc>
                <w:tcPr>
                  <w:tcW w:w="1323" w:type="dxa"/>
                  <w:shd w:val="clear" w:color="auto" w:fill="BFBFBF"/>
                </w:tcPr>
                <w:p w14:paraId="0921D1C3" w14:textId="77777777" w:rsidR="00B97356" w:rsidRDefault="00B97356" w:rsidP="00F36554">
                  <w:r>
                    <w:rPr>
                      <w:rFonts w:hint="eastAsia"/>
                    </w:rPr>
                    <w:t>备注</w:t>
                  </w:r>
                </w:p>
              </w:tc>
            </w:tr>
            <w:tr w:rsidR="00B97356" w14:paraId="50628892" w14:textId="77777777" w:rsidTr="00F36554">
              <w:trPr>
                <w:trHeight w:val="474"/>
              </w:trPr>
              <w:tc>
                <w:tcPr>
                  <w:tcW w:w="782" w:type="dxa"/>
                </w:tcPr>
                <w:p w14:paraId="4421AB01" w14:textId="77777777" w:rsidR="00B97356" w:rsidRDefault="00B97356" w:rsidP="00F36554">
                  <w:r>
                    <w:rPr>
                      <w:rFonts w:hint="eastAsia"/>
                    </w:rPr>
                    <w:t>认证公司</w:t>
                  </w:r>
                </w:p>
              </w:tc>
              <w:tc>
                <w:tcPr>
                  <w:tcW w:w="665" w:type="dxa"/>
                </w:tcPr>
                <w:p w14:paraId="5AAA154F" w14:textId="77777777" w:rsidR="00B97356" w:rsidRDefault="00B97356" w:rsidP="00F36554">
                  <w:r>
                    <w:rPr>
                      <w:rFonts w:hint="eastAsia"/>
                    </w:rPr>
                    <w:t>INFO</w:t>
                  </w:r>
                </w:p>
              </w:tc>
              <w:tc>
                <w:tcPr>
                  <w:tcW w:w="3119" w:type="dxa"/>
                </w:tcPr>
                <w:p w14:paraId="4A0070A2" w14:textId="77777777" w:rsidR="00B97356" w:rsidRDefault="00B97356" w:rsidP="00F36554">
                  <w:pPr>
                    <w:jc w:val="left"/>
                  </w:pPr>
                  <w:r>
                    <w:rPr>
                      <w:rFonts w:hint="eastAsia"/>
                    </w:rPr>
                    <w:t>用户</w:t>
                  </w:r>
                  <w:r>
                    <w:rPr>
                      <w:rFonts w:hint="eastAsia"/>
                    </w:rPr>
                    <w:t>{</w:t>
                  </w:r>
                  <w:r>
                    <w:rPr>
                      <w:rFonts w:hint="eastAsia"/>
                    </w:rPr>
                    <w:t>用户账户</w:t>
                  </w:r>
                  <w:r>
                    <w:rPr>
                      <w:rFonts w:hint="eastAsia"/>
                    </w:rPr>
                    <w:t>}</w:t>
                  </w:r>
                  <w:r>
                    <w:rPr>
                      <w:rFonts w:hint="eastAsia"/>
                    </w:rPr>
                    <w:t>认证了公司</w:t>
                  </w:r>
                  <w:r>
                    <w:rPr>
                      <w:rFonts w:hint="eastAsia"/>
                    </w:rPr>
                    <w:t>SEQ{TCOMP_SEQ},</w:t>
                  </w:r>
                  <w:r>
                    <w:rPr>
                      <w:rFonts w:hint="eastAsia"/>
                    </w:rPr>
                    <w:t>公司英文名称</w:t>
                  </w:r>
                  <w:r>
                    <w:rPr>
                      <w:rFonts w:hint="eastAsia"/>
                    </w:rPr>
                    <w:t>{COMP_NAMEEN},</w:t>
                  </w:r>
                  <w:r>
                    <w:rPr>
                      <w:rFonts w:hint="eastAsia"/>
                    </w:rPr>
                    <w:t>公司中文全称</w:t>
                  </w:r>
                  <w:r>
                    <w:rPr>
                      <w:rFonts w:hint="eastAsia"/>
                    </w:rPr>
                    <w:t>{COMP_NAMECN}</w:t>
                  </w:r>
                  <w:r>
                    <w:rPr>
                      <w:rFonts w:hint="eastAsia"/>
                    </w:rPr>
                    <w:t>。</w:t>
                  </w:r>
                </w:p>
              </w:tc>
              <w:tc>
                <w:tcPr>
                  <w:tcW w:w="1198" w:type="dxa"/>
                </w:tcPr>
                <w:p w14:paraId="0DEDD723" w14:textId="77777777" w:rsidR="00B97356" w:rsidRDefault="00B97356" w:rsidP="00F36554">
                  <w:r>
                    <w:rPr>
                      <w:rFonts w:hint="eastAsia"/>
                    </w:rPr>
                    <w:t>常规异常</w:t>
                  </w:r>
                </w:p>
                <w:p w14:paraId="78631CD9" w14:textId="77777777" w:rsidR="00B97356" w:rsidRDefault="00B97356" w:rsidP="00F36554"/>
              </w:tc>
              <w:tc>
                <w:tcPr>
                  <w:tcW w:w="1323" w:type="dxa"/>
                </w:tcPr>
                <w:p w14:paraId="0D56A772" w14:textId="77777777" w:rsidR="00B97356" w:rsidRDefault="00B97356" w:rsidP="00F36554">
                  <w:r>
                    <w:rPr>
                      <w:rFonts w:hint="eastAsia"/>
                    </w:rPr>
                    <w:t>无</w:t>
                  </w:r>
                </w:p>
              </w:tc>
            </w:tr>
          </w:tbl>
          <w:p w14:paraId="6F1E1FCE" w14:textId="77777777" w:rsidR="00B97356" w:rsidRDefault="00B97356" w:rsidP="00F36554"/>
        </w:tc>
      </w:tr>
      <w:tr w:rsidR="00B97356" w14:paraId="1DB3AEDB" w14:textId="77777777" w:rsidTr="00F36554">
        <w:tc>
          <w:tcPr>
            <w:tcW w:w="1257" w:type="dxa"/>
          </w:tcPr>
          <w:p w14:paraId="15D61718" w14:textId="77777777" w:rsidR="00B97356" w:rsidRDefault="00B97356" w:rsidP="00F36554">
            <w:pPr>
              <w:jc w:val="left"/>
            </w:pPr>
            <w:r>
              <w:rPr>
                <w:rFonts w:hint="eastAsia"/>
              </w:rPr>
              <w:t>撤销认证逻辑</w:t>
            </w:r>
          </w:p>
        </w:tc>
        <w:tc>
          <w:tcPr>
            <w:tcW w:w="7271" w:type="dxa"/>
          </w:tcPr>
          <w:p w14:paraId="5140B9A0" w14:textId="77777777" w:rsidR="00B97356" w:rsidRDefault="00B97356" w:rsidP="00F36554">
            <w:r>
              <w:rPr>
                <w:rFonts w:hint="eastAsia"/>
              </w:rPr>
              <w:t>用户点击“撤销认证”提示“您确认撤销认证（公司中文名称）？”，确认的话，更改</w:t>
            </w:r>
            <w:r>
              <w:rPr>
                <w:rFonts w:hint="eastAsia"/>
              </w:rPr>
              <w:t>IDENTIFY_MARK&lt;PHY</w:t>
            </w:r>
            <w:r>
              <w:rPr>
                <w:rFonts w:hint="eastAsia"/>
              </w:rPr>
              <w:t>认证标记</w:t>
            </w:r>
            <w:r>
              <w:rPr>
                <w:rFonts w:hint="eastAsia"/>
              </w:rPr>
              <w:t>&gt;</w:t>
            </w:r>
            <w:r>
              <w:rPr>
                <w:rFonts w:hint="eastAsia"/>
              </w:rPr>
              <w:t>为“</w:t>
            </w:r>
            <w:r>
              <w:rPr>
                <w:rFonts w:hint="eastAsia"/>
              </w:rPr>
              <w:t>N</w:t>
            </w:r>
            <w:r>
              <w:rPr>
                <w:rFonts w:hint="eastAsia"/>
              </w:rPr>
              <w:t>”未认证。</w:t>
            </w:r>
          </w:p>
          <w:p w14:paraId="3B1E1B06"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2"/>
              <w:gridCol w:w="665"/>
              <w:gridCol w:w="2560"/>
              <w:gridCol w:w="1525"/>
              <w:gridCol w:w="1555"/>
            </w:tblGrid>
            <w:tr w:rsidR="00B97356" w14:paraId="33E67DAB" w14:textId="77777777" w:rsidTr="00F36554">
              <w:trPr>
                <w:trHeight w:val="146"/>
              </w:trPr>
              <w:tc>
                <w:tcPr>
                  <w:tcW w:w="782" w:type="dxa"/>
                  <w:shd w:val="clear" w:color="auto" w:fill="BFBFBF"/>
                </w:tcPr>
                <w:p w14:paraId="0CFF7E3D" w14:textId="77777777" w:rsidR="00B97356" w:rsidRDefault="00B97356" w:rsidP="00F36554">
                  <w:r>
                    <w:rPr>
                      <w:rFonts w:hint="eastAsia"/>
                    </w:rPr>
                    <w:t>标题</w:t>
                  </w:r>
                </w:p>
              </w:tc>
              <w:tc>
                <w:tcPr>
                  <w:tcW w:w="665" w:type="dxa"/>
                  <w:shd w:val="clear" w:color="auto" w:fill="BFBFBF"/>
                </w:tcPr>
                <w:p w14:paraId="409AA175" w14:textId="77777777" w:rsidR="00B97356" w:rsidRDefault="00B97356" w:rsidP="00F36554">
                  <w:r>
                    <w:rPr>
                      <w:rFonts w:hint="eastAsia"/>
                    </w:rPr>
                    <w:t>LEVEL</w:t>
                  </w:r>
                </w:p>
              </w:tc>
              <w:tc>
                <w:tcPr>
                  <w:tcW w:w="2560" w:type="dxa"/>
                  <w:shd w:val="clear" w:color="auto" w:fill="BFBFBF"/>
                </w:tcPr>
                <w:p w14:paraId="0730E14B" w14:textId="77777777" w:rsidR="00B97356" w:rsidRDefault="00B97356" w:rsidP="00F36554">
                  <w:r>
                    <w:rPr>
                      <w:rFonts w:hint="eastAsia"/>
                    </w:rPr>
                    <w:t>内容</w:t>
                  </w:r>
                </w:p>
              </w:tc>
              <w:tc>
                <w:tcPr>
                  <w:tcW w:w="1525" w:type="dxa"/>
                  <w:shd w:val="clear" w:color="auto" w:fill="BFBFBF"/>
                </w:tcPr>
                <w:p w14:paraId="793FC146" w14:textId="77777777" w:rsidR="00B97356" w:rsidRDefault="00B97356" w:rsidP="00F36554">
                  <w:r>
                    <w:rPr>
                      <w:rFonts w:hint="eastAsia"/>
                    </w:rPr>
                    <w:t>接口</w:t>
                  </w:r>
                </w:p>
              </w:tc>
              <w:tc>
                <w:tcPr>
                  <w:tcW w:w="1555" w:type="dxa"/>
                  <w:shd w:val="clear" w:color="auto" w:fill="BFBFBF"/>
                </w:tcPr>
                <w:p w14:paraId="1DE6A221" w14:textId="77777777" w:rsidR="00B97356" w:rsidRDefault="00B97356" w:rsidP="00F36554">
                  <w:r>
                    <w:rPr>
                      <w:rFonts w:hint="eastAsia"/>
                    </w:rPr>
                    <w:t>备注</w:t>
                  </w:r>
                </w:p>
              </w:tc>
            </w:tr>
            <w:tr w:rsidR="00B97356" w14:paraId="7E3BE4C0" w14:textId="77777777" w:rsidTr="00F36554">
              <w:trPr>
                <w:trHeight w:val="474"/>
              </w:trPr>
              <w:tc>
                <w:tcPr>
                  <w:tcW w:w="782" w:type="dxa"/>
                </w:tcPr>
                <w:p w14:paraId="2C6FCD02" w14:textId="77777777" w:rsidR="00B97356" w:rsidRDefault="00B97356" w:rsidP="00F36554">
                  <w:r>
                    <w:rPr>
                      <w:rFonts w:hint="eastAsia"/>
                    </w:rPr>
                    <w:lastRenderedPageBreak/>
                    <w:t>撤销认证公司</w:t>
                  </w:r>
                </w:p>
              </w:tc>
              <w:tc>
                <w:tcPr>
                  <w:tcW w:w="665" w:type="dxa"/>
                </w:tcPr>
                <w:p w14:paraId="58188EEE" w14:textId="77777777" w:rsidR="00B97356" w:rsidRDefault="00B97356" w:rsidP="00F36554">
                  <w:r>
                    <w:rPr>
                      <w:rFonts w:hint="eastAsia"/>
                    </w:rPr>
                    <w:t>INFO</w:t>
                  </w:r>
                </w:p>
              </w:tc>
              <w:tc>
                <w:tcPr>
                  <w:tcW w:w="2560" w:type="dxa"/>
                </w:tcPr>
                <w:p w14:paraId="41302C0F" w14:textId="77777777" w:rsidR="00B97356" w:rsidRDefault="00B97356" w:rsidP="00F36554">
                  <w:pPr>
                    <w:jc w:val="left"/>
                  </w:pPr>
                  <w:r>
                    <w:rPr>
                      <w:rFonts w:hint="eastAsia"/>
                    </w:rPr>
                    <w:t>用户</w:t>
                  </w:r>
                  <w:r>
                    <w:rPr>
                      <w:rFonts w:hint="eastAsia"/>
                    </w:rPr>
                    <w:t>{</w:t>
                  </w:r>
                  <w:r>
                    <w:rPr>
                      <w:rFonts w:hint="eastAsia"/>
                    </w:rPr>
                    <w:t>用户账户</w:t>
                  </w:r>
                  <w:r>
                    <w:rPr>
                      <w:rFonts w:hint="eastAsia"/>
                    </w:rPr>
                    <w:t>}</w:t>
                  </w:r>
                  <w:r>
                    <w:rPr>
                      <w:rFonts w:hint="eastAsia"/>
                    </w:rPr>
                    <w:t>撤销认证了公司</w:t>
                  </w:r>
                  <w:r>
                    <w:rPr>
                      <w:rFonts w:hint="eastAsia"/>
                    </w:rPr>
                    <w:t>SEQ{TCOMP_SEQ},</w:t>
                  </w:r>
                  <w:r>
                    <w:rPr>
                      <w:rFonts w:hint="eastAsia"/>
                    </w:rPr>
                    <w:t>公司英文名称</w:t>
                  </w:r>
                  <w:r>
                    <w:rPr>
                      <w:rFonts w:hint="eastAsia"/>
                    </w:rPr>
                    <w:t>{COMP_NAMEEN},</w:t>
                  </w:r>
                  <w:r>
                    <w:rPr>
                      <w:rFonts w:hint="eastAsia"/>
                    </w:rPr>
                    <w:t>公司中文全称</w:t>
                  </w:r>
                  <w:r>
                    <w:rPr>
                      <w:rFonts w:hint="eastAsia"/>
                    </w:rPr>
                    <w:t>{COMP_NAMECN}</w:t>
                  </w:r>
                  <w:r>
                    <w:rPr>
                      <w:rFonts w:hint="eastAsia"/>
                    </w:rPr>
                    <w:t>。</w:t>
                  </w:r>
                </w:p>
              </w:tc>
              <w:tc>
                <w:tcPr>
                  <w:tcW w:w="1525" w:type="dxa"/>
                </w:tcPr>
                <w:p w14:paraId="70170EFE" w14:textId="77777777" w:rsidR="00B97356" w:rsidRDefault="00B97356" w:rsidP="00F36554">
                  <w:r>
                    <w:rPr>
                      <w:rFonts w:hint="eastAsia"/>
                    </w:rPr>
                    <w:t>常规异常</w:t>
                  </w:r>
                </w:p>
                <w:p w14:paraId="3FA7146B" w14:textId="77777777" w:rsidR="00B97356" w:rsidRDefault="00B97356" w:rsidP="00F36554"/>
              </w:tc>
              <w:tc>
                <w:tcPr>
                  <w:tcW w:w="1555" w:type="dxa"/>
                </w:tcPr>
                <w:p w14:paraId="07C72750" w14:textId="77777777" w:rsidR="00B97356" w:rsidRDefault="00B97356" w:rsidP="00F36554">
                  <w:r>
                    <w:rPr>
                      <w:rFonts w:hint="eastAsia"/>
                    </w:rPr>
                    <w:t>无</w:t>
                  </w:r>
                </w:p>
              </w:tc>
            </w:tr>
          </w:tbl>
          <w:p w14:paraId="5AC39EE5" w14:textId="77777777" w:rsidR="00B97356" w:rsidRDefault="00B97356" w:rsidP="00F36554"/>
        </w:tc>
      </w:tr>
    </w:tbl>
    <w:p w14:paraId="1147BE1C" w14:textId="77777777" w:rsidR="00B97356" w:rsidRDefault="00B97356" w:rsidP="00B97356"/>
    <w:p w14:paraId="0854F4A5" w14:textId="77777777" w:rsidR="00B97356" w:rsidRDefault="00B97356" w:rsidP="00B97356"/>
    <w:p w14:paraId="3E3A0175" w14:textId="77777777" w:rsidR="00B97356" w:rsidRDefault="00B97356" w:rsidP="00B97356">
      <w:pPr>
        <w:pStyle w:val="3"/>
        <w:tabs>
          <w:tab w:val="clear" w:pos="210"/>
          <w:tab w:val="left" w:pos="720"/>
        </w:tabs>
        <w:ind w:left="481" w:right="180"/>
      </w:pPr>
      <w:r>
        <w:rPr>
          <w:rFonts w:hint="eastAsia"/>
        </w:rPr>
        <w:t>公司权限页面</w:t>
      </w:r>
    </w:p>
    <w:p w14:paraId="5256C317" w14:textId="77777777" w:rsidR="00B97356" w:rsidRDefault="00B97356" w:rsidP="00B97356">
      <w:r>
        <w:rPr>
          <w:rFonts w:hint="eastAsia"/>
        </w:rPr>
        <w:t>公司权限设置页面由一组</w:t>
      </w:r>
      <w:r>
        <w:rPr>
          <w:rFonts w:hint="eastAsia"/>
        </w:rPr>
        <w:t>Tab</w:t>
      </w:r>
      <w:r>
        <w:rPr>
          <w:rFonts w:hint="eastAsia"/>
        </w:rPr>
        <w:t>页面组成，通过“下一步”操作导航设置。设置的步骤根据上一步选择内容的不同，存在逻辑变化。规则为：</w:t>
      </w:r>
    </w:p>
    <w:p w14:paraId="65871E2C" w14:textId="77777777" w:rsidR="00B97356" w:rsidRDefault="00B97356" w:rsidP="00B97356">
      <w:pPr>
        <w:numPr>
          <w:ilvl w:val="0"/>
          <w:numId w:val="159"/>
        </w:numPr>
      </w:pPr>
      <w:r>
        <w:rPr>
          <w:rFonts w:hint="eastAsia"/>
        </w:rPr>
        <w:t>如果当前公司在组织架构中的，需要设置组织架构级别的业务权限。</w:t>
      </w:r>
    </w:p>
    <w:p w14:paraId="0B9D6F81" w14:textId="77777777" w:rsidR="00B97356" w:rsidRDefault="00B97356" w:rsidP="00B97356">
      <w:pPr>
        <w:numPr>
          <w:ilvl w:val="0"/>
          <w:numId w:val="159"/>
        </w:numPr>
      </w:pPr>
      <w:r>
        <w:rPr>
          <w:rFonts w:hint="eastAsia"/>
        </w:rPr>
        <w:t>如果当前公司有“船公司”角色属性的，需要设置业务级别的权限。</w:t>
      </w:r>
    </w:p>
    <w:p w14:paraId="31CB6275" w14:textId="77777777" w:rsidR="00B97356" w:rsidRDefault="00B97356" w:rsidP="00B97356">
      <w:pPr>
        <w:pStyle w:val="3"/>
        <w:ind w:left="481" w:right="180"/>
      </w:pPr>
      <w:r>
        <w:rPr>
          <w:rFonts w:hint="eastAsia"/>
        </w:rPr>
        <w:t>第一页：业务属性设置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47"/>
      </w:tblGrid>
      <w:tr w:rsidR="00B97356" w14:paraId="55F8CACB" w14:textId="77777777" w:rsidTr="00F36554">
        <w:tc>
          <w:tcPr>
            <w:tcW w:w="9747" w:type="dxa"/>
          </w:tcPr>
          <w:p w14:paraId="628CFDFD" w14:textId="77777777" w:rsidR="00B97356" w:rsidRDefault="00B97356" w:rsidP="00F36554">
            <w:r>
              <w:rPr>
                <w:rFonts w:hint="eastAsia"/>
              </w:rPr>
              <w:t>公司名称：</w:t>
            </w:r>
            <w:r>
              <w:rPr>
                <w:rFonts w:hint="eastAsia"/>
              </w:rPr>
              <w:t>XXXX</w:t>
            </w:r>
            <w:r>
              <w:rPr>
                <w:rFonts w:hint="eastAsia"/>
              </w:rPr>
              <w:t>公司</w:t>
            </w:r>
          </w:p>
        </w:tc>
      </w:tr>
      <w:tr w:rsidR="00B97356" w14:paraId="57C83CA9" w14:textId="77777777" w:rsidTr="00F36554">
        <w:tc>
          <w:tcPr>
            <w:tcW w:w="9747" w:type="dxa"/>
          </w:tcPr>
          <w:p w14:paraId="4488BF90" w14:textId="77777777" w:rsidR="00B97356" w:rsidRDefault="00B97356" w:rsidP="00F36554">
            <w:r>
              <w:rPr>
                <w:rFonts w:hint="eastAsia"/>
              </w:rPr>
              <w:t>【】</w:t>
            </w:r>
            <w:r>
              <w:t>CA</w:t>
            </w:r>
            <w:r>
              <w:rPr>
                <w:rFonts w:hint="eastAsia"/>
              </w:rPr>
              <w:t>班轮公司</w:t>
            </w:r>
            <w:r>
              <w:rPr>
                <w:rFonts w:hint="eastAsia"/>
              </w:rPr>
              <w:t xml:space="preserve">   </w:t>
            </w:r>
            <w:r>
              <w:rPr>
                <w:rFonts w:hint="eastAsia"/>
              </w:rPr>
              <w:t>【】</w:t>
            </w:r>
            <w:r>
              <w:rPr>
                <w:rFonts w:hint="eastAsia"/>
              </w:rPr>
              <w:t>TA</w:t>
            </w:r>
            <w:r>
              <w:rPr>
                <w:rFonts w:hint="eastAsia"/>
              </w:rPr>
              <w:t>货代</w:t>
            </w:r>
          </w:p>
          <w:p w14:paraId="4D29CDC7" w14:textId="77777777" w:rsidR="00B97356" w:rsidRDefault="00B97356" w:rsidP="00F36554">
            <w:pPr>
              <w:ind w:firstLineChars="1900" w:firstLine="3420"/>
            </w:pPr>
          </w:p>
        </w:tc>
      </w:tr>
      <w:tr w:rsidR="00B97356" w14:paraId="261FB03D" w14:textId="77777777" w:rsidTr="00F36554">
        <w:tc>
          <w:tcPr>
            <w:tcW w:w="9747" w:type="dxa"/>
          </w:tcPr>
          <w:p w14:paraId="37CBF26A" w14:textId="77777777" w:rsidR="00B97356" w:rsidRDefault="00B97356" w:rsidP="00F36554">
            <w:pPr>
              <w:ind w:firstLineChars="3250" w:firstLine="5850"/>
            </w:pPr>
            <w:r>
              <w:rPr>
                <w:rFonts w:hint="eastAsia"/>
              </w:rPr>
              <w:t xml:space="preserve">               </w:t>
            </w:r>
            <w:r>
              <w:rPr>
                <w:rFonts w:hint="eastAsia"/>
              </w:rPr>
              <w:t>下一步</w:t>
            </w:r>
          </w:p>
        </w:tc>
      </w:tr>
    </w:tbl>
    <w:p w14:paraId="28B8E4EF" w14:textId="77777777" w:rsidR="00B97356" w:rsidRDefault="00B97356" w:rsidP="00B97356"/>
    <w:p w14:paraId="58337752" w14:textId="77777777" w:rsidR="00B97356" w:rsidRDefault="00B97356" w:rsidP="00B97356"/>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7457"/>
      </w:tblGrid>
      <w:tr w:rsidR="00B97356" w14:paraId="650AD10C" w14:textId="77777777" w:rsidTr="00F36554">
        <w:tc>
          <w:tcPr>
            <w:tcW w:w="1843" w:type="dxa"/>
            <w:tcBorders>
              <w:right w:val="single" w:sz="4" w:space="0" w:color="auto"/>
            </w:tcBorders>
            <w:shd w:val="clear" w:color="auto" w:fill="D9D9D9"/>
            <w:vAlign w:val="center"/>
          </w:tcPr>
          <w:p w14:paraId="49755E1A" w14:textId="77777777" w:rsidR="00B97356" w:rsidRDefault="00B97356" w:rsidP="00F36554">
            <w:pPr>
              <w:jc w:val="center"/>
              <w:rPr>
                <w:b/>
              </w:rPr>
            </w:pPr>
            <w:r>
              <w:rPr>
                <w:rFonts w:hint="eastAsia"/>
                <w:b/>
              </w:rPr>
              <w:t>界面元素</w:t>
            </w:r>
          </w:p>
        </w:tc>
        <w:tc>
          <w:tcPr>
            <w:tcW w:w="7457" w:type="dxa"/>
            <w:tcBorders>
              <w:left w:val="single" w:sz="4" w:space="0" w:color="auto"/>
            </w:tcBorders>
            <w:shd w:val="clear" w:color="auto" w:fill="D9D9D9"/>
          </w:tcPr>
          <w:p w14:paraId="36A7F911"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4824F7B6" w14:textId="77777777" w:rsidTr="00F36554">
        <w:tc>
          <w:tcPr>
            <w:tcW w:w="1843" w:type="dxa"/>
            <w:tcBorders>
              <w:right w:val="single" w:sz="4" w:space="0" w:color="auto"/>
            </w:tcBorders>
            <w:shd w:val="clear" w:color="auto" w:fill="FFFFFF"/>
            <w:vAlign w:val="center"/>
          </w:tcPr>
          <w:p w14:paraId="6B02AB53" w14:textId="77777777" w:rsidR="00B97356" w:rsidRDefault="00B97356" w:rsidP="00F36554">
            <w:pPr>
              <w:jc w:val="left"/>
            </w:pPr>
            <w:r>
              <w:rPr>
                <w:rFonts w:hint="eastAsia"/>
              </w:rPr>
              <w:t>业务属性</w:t>
            </w:r>
          </w:p>
        </w:tc>
        <w:tc>
          <w:tcPr>
            <w:tcW w:w="7457" w:type="dxa"/>
            <w:tcBorders>
              <w:left w:val="single" w:sz="4" w:space="0" w:color="auto"/>
            </w:tcBorders>
          </w:tcPr>
          <w:p w14:paraId="6073738E" w14:textId="77777777" w:rsidR="00B97356" w:rsidRDefault="00B97356" w:rsidP="00F36554">
            <w:pPr>
              <w:jc w:val="left"/>
            </w:pPr>
            <w:r>
              <w:rPr>
                <w:rFonts w:hint="eastAsia"/>
              </w:rPr>
              <w:t>调用接口</w:t>
            </w:r>
            <w:r>
              <w:t>IOMTCompany</w:t>
            </w:r>
            <w:r>
              <w:rPr>
                <w:rFonts w:hint="eastAsia"/>
              </w:rPr>
              <w:t>：</w:t>
            </w:r>
            <w:r>
              <w:t>GetFuncGroupNameList</w:t>
            </w:r>
            <w:r>
              <w:rPr>
                <w:rFonts w:hint="eastAsia"/>
              </w:rPr>
              <w:t>获取显示的数据。根据返回的</w:t>
            </w:r>
            <w:r>
              <w:rPr>
                <w:rFonts w:hint="eastAsia"/>
              </w:rPr>
              <w:t>code</w:t>
            </w:r>
            <w:r>
              <w:rPr>
                <w:rFonts w:hint="eastAsia"/>
              </w:rPr>
              <w:t>集合和</w:t>
            </w:r>
            <w:r>
              <w:rPr>
                <w:rFonts w:hint="eastAsia"/>
              </w:rPr>
              <w:t>name</w:t>
            </w:r>
            <w:r>
              <w:rPr>
                <w:rFonts w:hint="eastAsia"/>
              </w:rPr>
              <w:t>集合顺序加载，返回值中</w:t>
            </w:r>
            <w:r>
              <w:rPr>
                <w:rFonts w:hint="eastAsia"/>
              </w:rPr>
              <w:t>IList</w:t>
            </w:r>
            <w:r>
              <w:rPr>
                <w:rFonts w:hint="eastAsia"/>
              </w:rPr>
              <w:t>的顺序是对应的。显示为</w:t>
            </w:r>
            <w:r>
              <w:rPr>
                <w:rFonts w:hint="eastAsia"/>
              </w:rPr>
              <w:t xml:space="preserve">Code + </w:t>
            </w:r>
            <w:r>
              <w:rPr>
                <w:rFonts w:hint="eastAsia"/>
              </w:rPr>
              <w:t>空格</w:t>
            </w:r>
            <w:r>
              <w:rPr>
                <w:rFonts w:hint="eastAsia"/>
              </w:rPr>
              <w:t xml:space="preserve"> + Name, </w:t>
            </w:r>
            <w:r>
              <w:rPr>
                <w:rFonts w:hint="eastAsia"/>
              </w:rPr>
              <w:t>加载数据时，选择项的值定义为</w:t>
            </w:r>
            <w:r>
              <w:rPr>
                <w:rFonts w:hint="eastAsia"/>
              </w:rPr>
              <w:t>Code</w:t>
            </w:r>
          </w:p>
        </w:tc>
      </w:tr>
      <w:tr w:rsidR="00B97356" w14:paraId="65706A66" w14:textId="77777777" w:rsidTr="00F36554">
        <w:tc>
          <w:tcPr>
            <w:tcW w:w="1843" w:type="dxa"/>
            <w:tcBorders>
              <w:right w:val="single" w:sz="4" w:space="0" w:color="auto"/>
            </w:tcBorders>
            <w:shd w:val="clear" w:color="auto" w:fill="FFFFFF"/>
            <w:vAlign w:val="center"/>
          </w:tcPr>
          <w:p w14:paraId="4D3FD4E3" w14:textId="77777777" w:rsidR="00B97356" w:rsidRDefault="00B97356" w:rsidP="00F36554">
            <w:pPr>
              <w:jc w:val="left"/>
            </w:pPr>
            <w:r>
              <w:rPr>
                <w:rFonts w:hint="eastAsia"/>
              </w:rPr>
              <w:t>数据加载</w:t>
            </w:r>
          </w:p>
        </w:tc>
        <w:tc>
          <w:tcPr>
            <w:tcW w:w="7457" w:type="dxa"/>
            <w:tcBorders>
              <w:left w:val="single" w:sz="4" w:space="0" w:color="auto"/>
            </w:tcBorders>
          </w:tcPr>
          <w:p w14:paraId="24D6E527" w14:textId="77777777" w:rsidR="00B97356" w:rsidRDefault="00B97356" w:rsidP="00F36554">
            <w:pPr>
              <w:jc w:val="left"/>
            </w:pPr>
            <w:r>
              <w:rPr>
                <w:rFonts w:hint="eastAsia"/>
              </w:rPr>
              <w:t>调用接口</w:t>
            </w:r>
            <w:r>
              <w:t xml:space="preserve">OMTCompany </w:t>
            </w:r>
            <w:r>
              <w:rPr>
                <w:rFonts w:hint="eastAsia"/>
              </w:rPr>
              <w:t>：</w:t>
            </w:r>
            <w:r>
              <w:t>GetFuncGroupNameList</w:t>
            </w:r>
            <w:r>
              <w:rPr>
                <w:rFonts w:hint="eastAsia"/>
              </w:rPr>
              <w:t>获取列表数据，并显示</w:t>
            </w:r>
          </w:p>
          <w:p w14:paraId="6321D717" w14:textId="77777777" w:rsidR="00B97356" w:rsidRDefault="00B97356" w:rsidP="00F36554">
            <w:pPr>
              <w:ind w:firstLineChars="200" w:firstLine="360"/>
              <w:jc w:val="left"/>
            </w:pPr>
            <w:r>
              <w:rPr>
                <w:rFonts w:hint="eastAsia"/>
              </w:rPr>
              <w:t>&lt;</w:t>
            </w:r>
            <w:r>
              <w:rPr>
                <w:rFonts w:hint="eastAsia"/>
              </w:rPr>
              <w:t>代码</w:t>
            </w:r>
            <w:r>
              <w:rPr>
                <w:rFonts w:hint="eastAsia"/>
              </w:rPr>
              <w:t>&gt;&lt;</w:t>
            </w:r>
            <w:r>
              <w:rPr>
                <w:rFonts w:hint="eastAsia"/>
              </w:rPr>
              <w:t>空格</w:t>
            </w:r>
            <w:r>
              <w:rPr>
                <w:rFonts w:hint="eastAsia"/>
              </w:rPr>
              <w:t>&gt;&lt;</w:t>
            </w:r>
            <w:r>
              <w:rPr>
                <w:rFonts w:hint="eastAsia"/>
              </w:rPr>
              <w:t>名称</w:t>
            </w:r>
            <w:r>
              <w:rPr>
                <w:rFonts w:hint="eastAsia"/>
              </w:rPr>
              <w:t>&gt;</w:t>
            </w:r>
          </w:p>
          <w:p w14:paraId="244589F7" w14:textId="77777777" w:rsidR="00B97356" w:rsidRDefault="00B97356" w:rsidP="00F36554">
            <w:pPr>
              <w:jc w:val="left"/>
            </w:pPr>
          </w:p>
          <w:p w14:paraId="1ACA7ED5" w14:textId="77777777" w:rsidR="00B97356" w:rsidRDefault="00B97356" w:rsidP="00F36554">
            <w:pPr>
              <w:jc w:val="left"/>
            </w:pPr>
            <w:r>
              <w:rPr>
                <w:rFonts w:hint="eastAsia"/>
              </w:rPr>
              <w:t>调用接口</w:t>
            </w:r>
            <w:r>
              <w:rPr>
                <w:rFonts w:hint="eastAsia"/>
              </w:rPr>
              <w:t>OMTCompany</w:t>
            </w:r>
            <w:r>
              <w:rPr>
                <w:rFonts w:hint="eastAsia"/>
              </w:rPr>
              <w:t>：</w:t>
            </w:r>
            <w:r>
              <w:t>QueryCompType</w:t>
            </w:r>
            <w:r>
              <w:rPr>
                <w:rFonts w:hint="eastAsia"/>
              </w:rPr>
              <w:t>获取当前公司设置的业务属性，并对应将显示中的亚吴属性显示为勾选效果。</w:t>
            </w:r>
          </w:p>
        </w:tc>
      </w:tr>
      <w:tr w:rsidR="00B97356" w14:paraId="63883CEE" w14:textId="77777777" w:rsidTr="00F36554">
        <w:tc>
          <w:tcPr>
            <w:tcW w:w="1843" w:type="dxa"/>
            <w:tcBorders>
              <w:right w:val="single" w:sz="4" w:space="0" w:color="auto"/>
            </w:tcBorders>
            <w:shd w:val="clear" w:color="auto" w:fill="FFFFFF"/>
            <w:vAlign w:val="center"/>
          </w:tcPr>
          <w:p w14:paraId="24AEADAA" w14:textId="77777777" w:rsidR="00B97356" w:rsidRDefault="00B97356" w:rsidP="00F36554">
            <w:pPr>
              <w:jc w:val="left"/>
            </w:pPr>
            <w:r>
              <w:rPr>
                <w:rFonts w:hint="eastAsia"/>
              </w:rPr>
              <w:t>下一步</w:t>
            </w:r>
          </w:p>
        </w:tc>
        <w:tc>
          <w:tcPr>
            <w:tcW w:w="7457" w:type="dxa"/>
            <w:tcBorders>
              <w:left w:val="single" w:sz="4" w:space="0" w:color="auto"/>
            </w:tcBorders>
          </w:tcPr>
          <w:p w14:paraId="5C4907BB" w14:textId="77777777" w:rsidR="00B97356" w:rsidRDefault="00B97356" w:rsidP="00F36554">
            <w:pPr>
              <w:jc w:val="left"/>
            </w:pPr>
            <w:r>
              <w:rPr>
                <w:rFonts w:hint="eastAsia"/>
              </w:rPr>
              <w:t>如果用户选择了“</w:t>
            </w:r>
            <w:r>
              <w:rPr>
                <w:rFonts w:hint="eastAsia"/>
              </w:rPr>
              <w:t xml:space="preserve">CA </w:t>
            </w:r>
            <w:r>
              <w:rPr>
                <w:rFonts w:hint="eastAsia"/>
              </w:rPr>
              <w:t>班轮公司”的（使用选择项的值</w:t>
            </w:r>
            <w:r>
              <w:rPr>
                <w:rFonts w:hint="eastAsia"/>
              </w:rPr>
              <w:t>CA</w:t>
            </w:r>
            <w:r>
              <w:rPr>
                <w:rFonts w:hint="eastAsia"/>
              </w:rPr>
              <w:t>进行判断）。</w:t>
            </w:r>
          </w:p>
          <w:p w14:paraId="78BA7AE1" w14:textId="77777777" w:rsidR="00B97356" w:rsidRDefault="00B97356" w:rsidP="00F36554">
            <w:pPr>
              <w:jc w:val="left"/>
            </w:pPr>
            <w:r>
              <w:rPr>
                <w:rFonts w:hint="eastAsia"/>
              </w:rPr>
              <w:t>如果当前公司在公司层级关系中有下级公司的，进第二页，否则直接进第三页。</w:t>
            </w:r>
          </w:p>
          <w:p w14:paraId="250903CC" w14:textId="77777777" w:rsidR="00B97356" w:rsidRDefault="00B97356" w:rsidP="00F36554">
            <w:pPr>
              <w:jc w:val="left"/>
            </w:pPr>
            <w:r>
              <w:rPr>
                <w:rFonts w:hint="eastAsia"/>
              </w:rPr>
              <w:t>如果用户没有选择“</w:t>
            </w:r>
            <w:r>
              <w:rPr>
                <w:rFonts w:hint="eastAsia"/>
              </w:rPr>
              <w:t>CA</w:t>
            </w:r>
            <w:r>
              <w:rPr>
                <w:rFonts w:hint="eastAsia"/>
              </w:rPr>
              <w:t>班轮公司”的，进第四页</w:t>
            </w:r>
          </w:p>
          <w:p w14:paraId="65E37EE6" w14:textId="77777777" w:rsidR="00B97356" w:rsidRDefault="00B97356" w:rsidP="00F36554">
            <w:pPr>
              <w:jc w:val="left"/>
            </w:pPr>
            <w:r>
              <w:rPr>
                <w:rFonts w:hint="eastAsia"/>
              </w:rPr>
              <w:t>*</w:t>
            </w:r>
            <w:r>
              <w:rPr>
                <w:rFonts w:hint="eastAsia"/>
              </w:rPr>
              <w:t>调用接口</w:t>
            </w:r>
            <w:r>
              <w:t>IOMTCompany</w:t>
            </w:r>
            <w:r>
              <w:rPr>
                <w:rFonts w:hint="eastAsia"/>
              </w:rPr>
              <w:t>：</w:t>
            </w:r>
            <w:r>
              <w:t>IsInGroup</w:t>
            </w:r>
            <w:r>
              <w:rPr>
                <w:rFonts w:hint="eastAsia"/>
              </w:rPr>
              <w:t>判断是否在公司层级中</w:t>
            </w:r>
          </w:p>
        </w:tc>
      </w:tr>
    </w:tbl>
    <w:p w14:paraId="7C966E91" w14:textId="77777777" w:rsidR="00B97356" w:rsidRDefault="00B97356" w:rsidP="00B97356">
      <w:pPr>
        <w:pStyle w:val="3"/>
        <w:ind w:left="481" w:right="180"/>
      </w:pPr>
      <w:r>
        <w:rPr>
          <w:rFonts w:hint="eastAsia"/>
        </w:rPr>
        <w:t>第二页：公司层级权限设定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6945"/>
      </w:tblGrid>
      <w:tr w:rsidR="00B97356" w14:paraId="12B48E50" w14:textId="77777777" w:rsidTr="00F36554">
        <w:tc>
          <w:tcPr>
            <w:tcW w:w="9747" w:type="dxa"/>
            <w:gridSpan w:val="2"/>
          </w:tcPr>
          <w:p w14:paraId="321CB766" w14:textId="77777777" w:rsidR="00B97356" w:rsidRDefault="00B97356" w:rsidP="00F36554">
            <w:r>
              <w:rPr>
                <w:rFonts w:hint="eastAsia"/>
              </w:rPr>
              <w:t>公司名称：</w:t>
            </w:r>
            <w:r>
              <w:rPr>
                <w:rFonts w:hint="eastAsia"/>
              </w:rPr>
              <w:t>XXXX</w:t>
            </w:r>
            <w:r>
              <w:rPr>
                <w:rFonts w:hint="eastAsia"/>
              </w:rPr>
              <w:t>公司</w:t>
            </w:r>
          </w:p>
        </w:tc>
      </w:tr>
      <w:tr w:rsidR="00B97356" w14:paraId="53189C82" w14:textId="77777777" w:rsidTr="00F36554">
        <w:tc>
          <w:tcPr>
            <w:tcW w:w="2802" w:type="dxa"/>
          </w:tcPr>
          <w:p w14:paraId="33C446C4" w14:textId="77777777" w:rsidR="00B97356" w:rsidRDefault="00B97356" w:rsidP="00F36554">
            <w:r>
              <w:rPr>
                <w:noProof/>
              </w:rPr>
              <w:lastRenderedPageBreak/>
              <w:drawing>
                <wp:inline distT="0" distB="0" distL="0" distR="0" wp14:anchorId="39E104B8" wp14:editId="087ECFD4">
                  <wp:extent cx="1621790" cy="2030095"/>
                  <wp:effectExtent l="0" t="0" r="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21790" cy="2030095"/>
                          </a:xfrm>
                          <a:prstGeom prst="rect">
                            <a:avLst/>
                          </a:prstGeom>
                          <a:noFill/>
                          <a:ln>
                            <a:noFill/>
                          </a:ln>
                        </pic:spPr>
                      </pic:pic>
                    </a:graphicData>
                  </a:graphic>
                </wp:inline>
              </w:drawing>
            </w:r>
          </w:p>
        </w:tc>
        <w:tc>
          <w:tcPr>
            <w:tcW w:w="6945" w:type="dxa"/>
          </w:tcPr>
          <w:p w14:paraId="0BDB8D6C" w14:textId="77777777" w:rsidR="00B97356" w:rsidRDefault="00B97356" w:rsidP="00F36554">
            <w:r>
              <w:rPr>
                <w:rFonts w:hint="eastAsia"/>
              </w:rPr>
              <w:t>当前公司具有船公司业务属性，并且在组织机构中定义了下属公司，需要确认当前公司在组织架构中的数据权限</w:t>
            </w:r>
          </w:p>
          <w:p w14:paraId="00CD0EE7" w14:textId="77777777" w:rsidR="00B97356" w:rsidRDefault="00B97356" w:rsidP="00F36554"/>
          <w:p w14:paraId="55C15CE7" w14:textId="77777777" w:rsidR="00B97356" w:rsidRDefault="00B97356" w:rsidP="00F36554">
            <w:r>
              <w:rPr>
                <w:rFonts w:hint="eastAsia"/>
              </w:rPr>
              <w:t>【】本公司</w:t>
            </w:r>
          </w:p>
          <w:p w14:paraId="7615F178" w14:textId="77777777" w:rsidR="00B97356" w:rsidRDefault="00B97356" w:rsidP="00F36554"/>
          <w:p w14:paraId="42DD6EF2" w14:textId="77777777" w:rsidR="00B97356" w:rsidRDefault="00B97356" w:rsidP="00F36554">
            <w:r>
              <w:rPr>
                <w:rFonts w:hint="eastAsia"/>
              </w:rPr>
              <w:t>【】本公司及下级公司</w:t>
            </w:r>
          </w:p>
          <w:p w14:paraId="43F6188C" w14:textId="77777777" w:rsidR="00B97356" w:rsidRDefault="00B97356" w:rsidP="00F36554"/>
        </w:tc>
      </w:tr>
      <w:tr w:rsidR="00B97356" w14:paraId="1091735A" w14:textId="77777777" w:rsidTr="00F36554">
        <w:tc>
          <w:tcPr>
            <w:tcW w:w="9747" w:type="dxa"/>
            <w:gridSpan w:val="2"/>
          </w:tcPr>
          <w:p w14:paraId="72390569" w14:textId="77777777" w:rsidR="00B97356" w:rsidRDefault="00B97356" w:rsidP="00F36554">
            <w:pPr>
              <w:ind w:firstLineChars="3250" w:firstLine="5850"/>
            </w:pPr>
            <w:r>
              <w:rPr>
                <w:rFonts w:hint="eastAsia"/>
              </w:rPr>
              <w:t xml:space="preserve">     </w:t>
            </w:r>
            <w:r>
              <w:rPr>
                <w:rFonts w:hint="eastAsia"/>
              </w:rPr>
              <w:t>上一步</w:t>
            </w:r>
            <w:r>
              <w:rPr>
                <w:rFonts w:hint="eastAsia"/>
              </w:rPr>
              <w:t xml:space="preserve">          </w:t>
            </w:r>
            <w:r>
              <w:rPr>
                <w:rFonts w:hint="eastAsia"/>
              </w:rPr>
              <w:t>下一步</w:t>
            </w:r>
          </w:p>
        </w:tc>
      </w:tr>
    </w:tbl>
    <w:p w14:paraId="3702EDE1" w14:textId="77777777" w:rsidR="00B97356" w:rsidRDefault="00B97356" w:rsidP="00B97356"/>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7457"/>
      </w:tblGrid>
      <w:tr w:rsidR="00B97356" w14:paraId="6AA39650" w14:textId="77777777" w:rsidTr="00F36554">
        <w:tc>
          <w:tcPr>
            <w:tcW w:w="1843" w:type="dxa"/>
            <w:tcBorders>
              <w:right w:val="single" w:sz="4" w:space="0" w:color="auto"/>
            </w:tcBorders>
            <w:shd w:val="clear" w:color="auto" w:fill="D9D9D9"/>
            <w:vAlign w:val="center"/>
          </w:tcPr>
          <w:p w14:paraId="066CB4B2" w14:textId="77777777" w:rsidR="00B97356" w:rsidRDefault="00B97356" w:rsidP="00F36554">
            <w:pPr>
              <w:jc w:val="center"/>
              <w:rPr>
                <w:b/>
              </w:rPr>
            </w:pPr>
            <w:r>
              <w:rPr>
                <w:rFonts w:hint="eastAsia"/>
                <w:b/>
              </w:rPr>
              <w:t>界面元素</w:t>
            </w:r>
          </w:p>
        </w:tc>
        <w:tc>
          <w:tcPr>
            <w:tcW w:w="7457" w:type="dxa"/>
            <w:tcBorders>
              <w:left w:val="single" w:sz="4" w:space="0" w:color="auto"/>
            </w:tcBorders>
            <w:shd w:val="clear" w:color="auto" w:fill="D9D9D9"/>
          </w:tcPr>
          <w:p w14:paraId="135CCFFB"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0DDD458E" w14:textId="77777777" w:rsidTr="00F36554">
        <w:tc>
          <w:tcPr>
            <w:tcW w:w="1843" w:type="dxa"/>
            <w:tcBorders>
              <w:right w:val="single" w:sz="4" w:space="0" w:color="auto"/>
            </w:tcBorders>
            <w:shd w:val="clear" w:color="auto" w:fill="FFFFFF"/>
            <w:vAlign w:val="center"/>
          </w:tcPr>
          <w:p w14:paraId="20CA7BDE" w14:textId="77777777" w:rsidR="00B97356" w:rsidRDefault="00B97356" w:rsidP="00F36554">
            <w:pPr>
              <w:jc w:val="left"/>
            </w:pPr>
            <w:r>
              <w:rPr>
                <w:rFonts w:hint="eastAsia"/>
              </w:rPr>
              <w:t>公司组织机构树</w:t>
            </w:r>
          </w:p>
        </w:tc>
        <w:tc>
          <w:tcPr>
            <w:tcW w:w="7457" w:type="dxa"/>
            <w:tcBorders>
              <w:left w:val="single" w:sz="4" w:space="0" w:color="auto"/>
            </w:tcBorders>
          </w:tcPr>
          <w:p w14:paraId="12FEB058" w14:textId="77777777" w:rsidR="00B97356" w:rsidRDefault="00B97356" w:rsidP="00F36554">
            <w:pPr>
              <w:jc w:val="left"/>
            </w:pPr>
            <w:r>
              <w:rPr>
                <w:rFonts w:hint="eastAsia"/>
              </w:rPr>
              <w:t>调用接口</w:t>
            </w:r>
            <w:r>
              <w:t>IOMTCompany</w:t>
            </w:r>
            <w:r>
              <w:rPr>
                <w:rFonts w:hint="eastAsia"/>
              </w:rPr>
              <w:t>：</w:t>
            </w:r>
            <w:r>
              <w:t>QueryCompGroupByComp</w:t>
            </w:r>
            <w:r>
              <w:rPr>
                <w:rFonts w:hint="eastAsia"/>
              </w:rPr>
              <w:t>获取公司架构数据，并做成树状展示。</w:t>
            </w:r>
          </w:p>
          <w:p w14:paraId="4FBFD864" w14:textId="77777777" w:rsidR="00B97356" w:rsidRDefault="00B97356" w:rsidP="00F36554">
            <w:pPr>
              <w:jc w:val="left"/>
            </w:pPr>
            <w:r>
              <w:rPr>
                <w:rFonts w:hint="eastAsia"/>
              </w:rPr>
              <w:t>默认树展开，并对当前的公司名称末尾增加“</w:t>
            </w:r>
            <w:r>
              <w:rPr>
                <w:rFonts w:hint="eastAsia"/>
              </w:rPr>
              <w:t>*</w:t>
            </w:r>
            <w:r>
              <w:rPr>
                <w:rFonts w:hint="eastAsia"/>
              </w:rPr>
              <w:t>”标示。</w:t>
            </w:r>
          </w:p>
        </w:tc>
      </w:tr>
      <w:tr w:rsidR="00B97356" w14:paraId="65196D1C" w14:textId="77777777" w:rsidTr="00F36554">
        <w:tc>
          <w:tcPr>
            <w:tcW w:w="1843" w:type="dxa"/>
            <w:tcBorders>
              <w:right w:val="single" w:sz="4" w:space="0" w:color="auto"/>
            </w:tcBorders>
            <w:shd w:val="clear" w:color="auto" w:fill="FFFFFF"/>
            <w:vAlign w:val="center"/>
          </w:tcPr>
          <w:p w14:paraId="7CC20829" w14:textId="77777777" w:rsidR="00B97356" w:rsidRDefault="00B97356" w:rsidP="00F36554">
            <w:pPr>
              <w:jc w:val="left"/>
            </w:pPr>
            <w:r>
              <w:rPr>
                <w:rFonts w:hint="eastAsia"/>
              </w:rPr>
              <w:t>权限加载</w:t>
            </w:r>
          </w:p>
        </w:tc>
        <w:tc>
          <w:tcPr>
            <w:tcW w:w="7457" w:type="dxa"/>
            <w:tcBorders>
              <w:left w:val="single" w:sz="4" w:space="0" w:color="auto"/>
            </w:tcBorders>
          </w:tcPr>
          <w:p w14:paraId="3AC01A36" w14:textId="77777777" w:rsidR="00B97356" w:rsidRDefault="00B97356" w:rsidP="00F36554">
            <w:pPr>
              <w:jc w:val="left"/>
            </w:pPr>
            <w:r>
              <w:rPr>
                <w:rFonts w:hint="eastAsia"/>
              </w:rPr>
              <w:t>调用接口</w:t>
            </w:r>
            <w:r>
              <w:rPr>
                <w:rFonts w:hint="eastAsia"/>
              </w:rPr>
              <w:t>IOMTCompany</w:t>
            </w:r>
            <w:r>
              <w:rPr>
                <w:rFonts w:hint="eastAsia"/>
              </w:rPr>
              <w:t>：</w:t>
            </w:r>
            <w:r>
              <w:t>QueryCompRuleConfig</w:t>
            </w:r>
            <w:r>
              <w:rPr>
                <w:rFonts w:hint="eastAsia"/>
              </w:rPr>
              <w:t>获取当前公司的设置</w:t>
            </w:r>
          </w:p>
          <w:p w14:paraId="76BA5345" w14:textId="77777777" w:rsidR="00B97356" w:rsidRDefault="00B97356" w:rsidP="00F36554">
            <w:pPr>
              <w:jc w:val="left"/>
            </w:pPr>
            <w:r>
              <w:rPr>
                <w:rFonts w:hint="eastAsia"/>
              </w:rPr>
              <w:t xml:space="preserve">compSeq = </w:t>
            </w:r>
            <w:r>
              <w:rPr>
                <w:rFonts w:hint="eastAsia"/>
              </w:rPr>
              <w:t>当前公司</w:t>
            </w:r>
            <w:r>
              <w:rPr>
                <w:rFonts w:hint="eastAsia"/>
              </w:rPr>
              <w:t>SEQ</w:t>
            </w:r>
          </w:p>
        </w:tc>
      </w:tr>
      <w:tr w:rsidR="00B97356" w14:paraId="727AB04B" w14:textId="77777777" w:rsidTr="00F36554">
        <w:tc>
          <w:tcPr>
            <w:tcW w:w="1843" w:type="dxa"/>
            <w:tcBorders>
              <w:right w:val="single" w:sz="4" w:space="0" w:color="auto"/>
            </w:tcBorders>
            <w:shd w:val="clear" w:color="auto" w:fill="FFFFFF"/>
            <w:vAlign w:val="center"/>
          </w:tcPr>
          <w:p w14:paraId="1B7BAC82" w14:textId="77777777" w:rsidR="00B97356" w:rsidRDefault="00B97356" w:rsidP="00F36554">
            <w:pPr>
              <w:jc w:val="left"/>
            </w:pPr>
            <w:r>
              <w:rPr>
                <w:rFonts w:hint="eastAsia"/>
              </w:rPr>
              <w:t>下一步</w:t>
            </w:r>
          </w:p>
        </w:tc>
        <w:tc>
          <w:tcPr>
            <w:tcW w:w="7457" w:type="dxa"/>
            <w:tcBorders>
              <w:left w:val="single" w:sz="4" w:space="0" w:color="auto"/>
            </w:tcBorders>
          </w:tcPr>
          <w:p w14:paraId="7295A8D4" w14:textId="77777777" w:rsidR="00B97356" w:rsidRDefault="00B97356" w:rsidP="00F36554">
            <w:pPr>
              <w:jc w:val="left"/>
            </w:pPr>
            <w:r>
              <w:rPr>
                <w:rFonts w:hint="eastAsia"/>
              </w:rPr>
              <w:t>跳转第三页</w:t>
            </w:r>
          </w:p>
        </w:tc>
      </w:tr>
      <w:tr w:rsidR="00B97356" w14:paraId="3D475930" w14:textId="77777777" w:rsidTr="00F36554">
        <w:tc>
          <w:tcPr>
            <w:tcW w:w="1843" w:type="dxa"/>
            <w:tcBorders>
              <w:right w:val="single" w:sz="4" w:space="0" w:color="auto"/>
            </w:tcBorders>
            <w:shd w:val="clear" w:color="auto" w:fill="FFFFFF"/>
            <w:vAlign w:val="center"/>
          </w:tcPr>
          <w:p w14:paraId="67CA2102" w14:textId="77777777" w:rsidR="00B97356" w:rsidRDefault="00B97356" w:rsidP="00F36554">
            <w:pPr>
              <w:jc w:val="left"/>
            </w:pPr>
            <w:r>
              <w:rPr>
                <w:rFonts w:hint="eastAsia"/>
              </w:rPr>
              <w:t>上一步</w:t>
            </w:r>
          </w:p>
        </w:tc>
        <w:tc>
          <w:tcPr>
            <w:tcW w:w="7457" w:type="dxa"/>
            <w:tcBorders>
              <w:left w:val="single" w:sz="4" w:space="0" w:color="auto"/>
            </w:tcBorders>
          </w:tcPr>
          <w:p w14:paraId="50613BFE" w14:textId="77777777" w:rsidR="00B97356" w:rsidRDefault="00B97356" w:rsidP="00F36554">
            <w:pPr>
              <w:jc w:val="left"/>
            </w:pPr>
            <w:r>
              <w:rPr>
                <w:rFonts w:hint="eastAsia"/>
              </w:rPr>
              <w:t>回到第一页，页面内容需要缓存</w:t>
            </w:r>
          </w:p>
        </w:tc>
      </w:tr>
    </w:tbl>
    <w:p w14:paraId="75355F13" w14:textId="77777777" w:rsidR="00B97356" w:rsidRDefault="00B97356" w:rsidP="00B97356">
      <w:pPr>
        <w:pStyle w:val="3"/>
        <w:ind w:left="481" w:right="180"/>
      </w:pPr>
      <w:r>
        <w:rPr>
          <w:rFonts w:hint="eastAsia"/>
        </w:rPr>
        <w:t>第三页：业务权限设定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6945"/>
      </w:tblGrid>
      <w:tr w:rsidR="00B97356" w14:paraId="1863F186" w14:textId="77777777" w:rsidTr="00F36554">
        <w:tc>
          <w:tcPr>
            <w:tcW w:w="9747" w:type="dxa"/>
            <w:gridSpan w:val="2"/>
          </w:tcPr>
          <w:p w14:paraId="1B8D5789" w14:textId="77777777" w:rsidR="00B97356" w:rsidRDefault="00B97356" w:rsidP="00F36554">
            <w:r>
              <w:rPr>
                <w:rFonts w:hint="eastAsia"/>
              </w:rPr>
              <w:t>公司名称：</w:t>
            </w:r>
            <w:r>
              <w:rPr>
                <w:rFonts w:hint="eastAsia"/>
              </w:rPr>
              <w:t>XXXX</w:t>
            </w:r>
            <w:r>
              <w:rPr>
                <w:rFonts w:hint="eastAsia"/>
              </w:rPr>
              <w:t>公司</w:t>
            </w:r>
          </w:p>
        </w:tc>
      </w:tr>
      <w:tr w:rsidR="00B97356" w14:paraId="4C27B6E4" w14:textId="77777777" w:rsidTr="00F36554">
        <w:tc>
          <w:tcPr>
            <w:tcW w:w="2802" w:type="dxa"/>
          </w:tcPr>
          <w:p w14:paraId="4D35517C" w14:textId="77777777" w:rsidR="00B97356" w:rsidRDefault="00B97356" w:rsidP="00F36554">
            <w:r>
              <w:rPr>
                <w:noProof/>
              </w:rPr>
              <w:drawing>
                <wp:inline distT="0" distB="0" distL="0" distR="0" wp14:anchorId="03F7A859" wp14:editId="4F0217E0">
                  <wp:extent cx="1621790" cy="177990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21790" cy="1779905"/>
                          </a:xfrm>
                          <a:prstGeom prst="rect">
                            <a:avLst/>
                          </a:prstGeom>
                          <a:noFill/>
                          <a:ln>
                            <a:noFill/>
                          </a:ln>
                        </pic:spPr>
                      </pic:pic>
                    </a:graphicData>
                  </a:graphic>
                </wp:inline>
              </w:drawing>
            </w:r>
          </w:p>
        </w:tc>
        <w:tc>
          <w:tcPr>
            <w:tcW w:w="6945" w:type="dxa"/>
          </w:tcPr>
          <w:p w14:paraId="1183D78B" w14:textId="77777777" w:rsidR="00B97356" w:rsidRDefault="00B97356" w:rsidP="00F36554">
            <w:r>
              <w:rPr>
                <w:rFonts w:hint="eastAsia"/>
              </w:rPr>
              <w:t>当前公司具有船公司业务属性，需要确认当前公司在系统中的业务范围</w:t>
            </w:r>
          </w:p>
          <w:p w14:paraId="09F0ACA4" w14:textId="77777777" w:rsidR="00B97356" w:rsidRDefault="00B97356" w:rsidP="00F36554"/>
          <w:p w14:paraId="711BCB71" w14:textId="77777777" w:rsidR="00B97356" w:rsidRDefault="00B97356" w:rsidP="00F36554">
            <w:r>
              <w:rPr>
                <w:rFonts w:hint="eastAsia"/>
              </w:rPr>
              <w:t>装货港范围</w:t>
            </w:r>
          </w:p>
          <w:p w14:paraId="5258B346" w14:textId="77777777" w:rsidR="00B97356" w:rsidRDefault="00B97356" w:rsidP="00F36554">
            <w:r>
              <w:rPr>
                <w:rFonts w:hint="eastAsia"/>
              </w:rPr>
              <w:t>【】所有港口</w:t>
            </w:r>
            <w:r>
              <w:rPr>
                <w:rFonts w:hint="eastAsia"/>
              </w:rPr>
              <w:t xml:space="preserve">    </w:t>
            </w:r>
            <w:r>
              <w:rPr>
                <w:rFonts w:hint="eastAsia"/>
              </w:rPr>
              <w:t>【】指定港口</w:t>
            </w:r>
            <w:r>
              <w:rPr>
                <w:rFonts w:hint="eastAsia"/>
              </w:rPr>
              <w:t xml:space="preserve">  </w:t>
            </w:r>
            <w:r>
              <w:rPr>
                <w:rFonts w:hint="eastAsia"/>
                <w:u w:val="single"/>
              </w:rPr>
              <w:t xml:space="preserve">            </w:t>
            </w:r>
            <w:r>
              <w:rPr>
                <w:rFonts w:hint="eastAsia"/>
              </w:rPr>
              <w:t xml:space="preserve">   </w:t>
            </w:r>
            <w:r>
              <w:rPr>
                <w:rFonts w:hint="eastAsia"/>
                <w:color w:val="0070C0"/>
                <w:u w:val="single"/>
              </w:rPr>
              <w:t>选择港口</w:t>
            </w:r>
          </w:p>
          <w:p w14:paraId="2FE25CC5" w14:textId="77777777" w:rsidR="00B97356" w:rsidRDefault="00B97356" w:rsidP="00F36554"/>
          <w:p w14:paraId="1A0DD154" w14:textId="77777777" w:rsidR="00B97356" w:rsidRDefault="00B97356" w:rsidP="00F36554">
            <w:r>
              <w:rPr>
                <w:rFonts w:hint="eastAsia"/>
              </w:rPr>
              <w:t>驳船起运港权限</w:t>
            </w:r>
          </w:p>
          <w:p w14:paraId="1F243C3D" w14:textId="77777777" w:rsidR="00B97356" w:rsidRDefault="00B97356" w:rsidP="00F36554">
            <w:r>
              <w:rPr>
                <w:rFonts w:hint="eastAsia"/>
              </w:rPr>
              <w:t>【】所有港口</w:t>
            </w:r>
            <w:r>
              <w:rPr>
                <w:rFonts w:hint="eastAsia"/>
              </w:rPr>
              <w:t xml:space="preserve">    </w:t>
            </w:r>
            <w:r>
              <w:rPr>
                <w:rFonts w:hint="eastAsia"/>
              </w:rPr>
              <w:t>【】指定港口</w:t>
            </w:r>
            <w:r>
              <w:rPr>
                <w:rFonts w:hint="eastAsia"/>
              </w:rPr>
              <w:t xml:space="preserve">  </w:t>
            </w:r>
            <w:r>
              <w:rPr>
                <w:rFonts w:hint="eastAsia"/>
                <w:u w:val="single"/>
              </w:rPr>
              <w:t xml:space="preserve">            </w:t>
            </w:r>
            <w:r>
              <w:rPr>
                <w:rFonts w:hint="eastAsia"/>
              </w:rPr>
              <w:t xml:space="preserve">   </w:t>
            </w:r>
            <w:r>
              <w:rPr>
                <w:rFonts w:hint="eastAsia"/>
                <w:color w:val="0070C0"/>
                <w:u w:val="single"/>
              </w:rPr>
              <w:t>选择港口</w:t>
            </w:r>
          </w:p>
        </w:tc>
      </w:tr>
      <w:tr w:rsidR="00B97356" w14:paraId="5F10ACC1" w14:textId="77777777" w:rsidTr="00F36554">
        <w:tc>
          <w:tcPr>
            <w:tcW w:w="9747" w:type="dxa"/>
            <w:gridSpan w:val="2"/>
          </w:tcPr>
          <w:p w14:paraId="2AA034A7" w14:textId="77777777" w:rsidR="00B97356" w:rsidRDefault="00B97356" w:rsidP="00F36554">
            <w:pPr>
              <w:ind w:firstLineChars="3250" w:firstLine="5850"/>
            </w:pPr>
            <w:r>
              <w:rPr>
                <w:rFonts w:hint="eastAsia"/>
              </w:rPr>
              <w:t xml:space="preserve">     </w:t>
            </w:r>
            <w:r>
              <w:rPr>
                <w:rFonts w:hint="eastAsia"/>
              </w:rPr>
              <w:t>上一步</w:t>
            </w:r>
            <w:r>
              <w:rPr>
                <w:rFonts w:hint="eastAsia"/>
              </w:rPr>
              <w:t xml:space="preserve">            </w:t>
            </w:r>
            <w:r>
              <w:rPr>
                <w:rFonts w:hint="eastAsia"/>
              </w:rPr>
              <w:t>下一步</w:t>
            </w:r>
          </w:p>
        </w:tc>
      </w:tr>
    </w:tbl>
    <w:p w14:paraId="1DC049E6" w14:textId="77777777" w:rsidR="00B97356" w:rsidRDefault="00B97356" w:rsidP="00B97356"/>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7457"/>
      </w:tblGrid>
      <w:tr w:rsidR="00B97356" w14:paraId="482A5AEF" w14:textId="77777777" w:rsidTr="00F36554">
        <w:tc>
          <w:tcPr>
            <w:tcW w:w="1843" w:type="dxa"/>
            <w:tcBorders>
              <w:right w:val="single" w:sz="4" w:space="0" w:color="auto"/>
            </w:tcBorders>
            <w:shd w:val="clear" w:color="auto" w:fill="D9D9D9"/>
            <w:vAlign w:val="center"/>
          </w:tcPr>
          <w:p w14:paraId="74DFB19A" w14:textId="77777777" w:rsidR="00B97356" w:rsidRDefault="00B97356" w:rsidP="00F36554">
            <w:pPr>
              <w:jc w:val="center"/>
              <w:rPr>
                <w:b/>
              </w:rPr>
            </w:pPr>
            <w:r>
              <w:rPr>
                <w:rFonts w:hint="eastAsia"/>
                <w:b/>
              </w:rPr>
              <w:t>界面元素</w:t>
            </w:r>
          </w:p>
        </w:tc>
        <w:tc>
          <w:tcPr>
            <w:tcW w:w="7457" w:type="dxa"/>
            <w:tcBorders>
              <w:left w:val="single" w:sz="4" w:space="0" w:color="auto"/>
            </w:tcBorders>
            <w:shd w:val="clear" w:color="auto" w:fill="D9D9D9"/>
          </w:tcPr>
          <w:p w14:paraId="44AD51DD"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482E53A4" w14:textId="77777777" w:rsidTr="00F36554">
        <w:tc>
          <w:tcPr>
            <w:tcW w:w="1843" w:type="dxa"/>
            <w:tcBorders>
              <w:right w:val="single" w:sz="4" w:space="0" w:color="auto"/>
            </w:tcBorders>
            <w:shd w:val="clear" w:color="auto" w:fill="FFFFFF"/>
            <w:vAlign w:val="center"/>
          </w:tcPr>
          <w:p w14:paraId="1BEF5FE3" w14:textId="77777777" w:rsidR="00B97356" w:rsidRDefault="00B97356" w:rsidP="00F36554">
            <w:pPr>
              <w:jc w:val="left"/>
            </w:pPr>
            <w:r>
              <w:rPr>
                <w:rFonts w:hint="eastAsia"/>
              </w:rPr>
              <w:t>公司组织机构树</w:t>
            </w:r>
          </w:p>
        </w:tc>
        <w:tc>
          <w:tcPr>
            <w:tcW w:w="7457" w:type="dxa"/>
            <w:tcBorders>
              <w:left w:val="single" w:sz="4" w:space="0" w:color="auto"/>
            </w:tcBorders>
          </w:tcPr>
          <w:p w14:paraId="493E51DE" w14:textId="77777777" w:rsidR="00B97356" w:rsidRDefault="00B97356" w:rsidP="00F36554">
            <w:pPr>
              <w:jc w:val="left"/>
            </w:pPr>
            <w:r>
              <w:rPr>
                <w:rFonts w:hint="eastAsia"/>
              </w:rPr>
              <w:t>调用接口</w:t>
            </w:r>
            <w:r>
              <w:t>IOMTCompany</w:t>
            </w:r>
            <w:r>
              <w:rPr>
                <w:rFonts w:hint="eastAsia"/>
              </w:rPr>
              <w:t>：</w:t>
            </w:r>
            <w:r>
              <w:t>QueryCompGroupByComp</w:t>
            </w:r>
            <w:r>
              <w:rPr>
                <w:rFonts w:hint="eastAsia"/>
              </w:rPr>
              <w:t>获取公司架构数据，并做成树状展示。</w:t>
            </w:r>
          </w:p>
          <w:p w14:paraId="76D799A5" w14:textId="77777777" w:rsidR="00B97356" w:rsidRDefault="00B97356" w:rsidP="00F36554">
            <w:pPr>
              <w:jc w:val="left"/>
            </w:pPr>
            <w:r>
              <w:rPr>
                <w:rFonts w:hint="eastAsia"/>
              </w:rPr>
              <w:t>默认树展开，并对当前的公司名称末尾增加“</w:t>
            </w:r>
            <w:r>
              <w:rPr>
                <w:rFonts w:hint="eastAsia"/>
              </w:rPr>
              <w:t>*</w:t>
            </w:r>
            <w:r>
              <w:rPr>
                <w:rFonts w:hint="eastAsia"/>
              </w:rPr>
              <w:t>”标示。</w:t>
            </w:r>
          </w:p>
        </w:tc>
      </w:tr>
      <w:tr w:rsidR="00B97356" w14:paraId="1891E562" w14:textId="77777777" w:rsidTr="00F36554">
        <w:tc>
          <w:tcPr>
            <w:tcW w:w="1843" w:type="dxa"/>
            <w:tcBorders>
              <w:right w:val="single" w:sz="4" w:space="0" w:color="auto"/>
            </w:tcBorders>
            <w:shd w:val="clear" w:color="auto" w:fill="FFFFFF"/>
            <w:vAlign w:val="center"/>
          </w:tcPr>
          <w:p w14:paraId="344B886E" w14:textId="77777777" w:rsidR="00B97356" w:rsidRDefault="00B97356" w:rsidP="00F36554">
            <w:pPr>
              <w:jc w:val="left"/>
            </w:pPr>
            <w:r>
              <w:rPr>
                <w:rFonts w:hint="eastAsia"/>
              </w:rPr>
              <w:t>装货港范围</w:t>
            </w:r>
          </w:p>
        </w:tc>
        <w:tc>
          <w:tcPr>
            <w:tcW w:w="7457" w:type="dxa"/>
            <w:tcBorders>
              <w:left w:val="single" w:sz="4" w:space="0" w:color="auto"/>
            </w:tcBorders>
          </w:tcPr>
          <w:p w14:paraId="50BDB33C" w14:textId="77777777" w:rsidR="00B97356" w:rsidRDefault="00B97356" w:rsidP="00F36554">
            <w:pPr>
              <w:jc w:val="left"/>
            </w:pPr>
            <w:r>
              <w:rPr>
                <w:rFonts w:hint="eastAsia"/>
              </w:rPr>
              <w:t>指定港口时允许指定多个港口，允许手工录入。选择器选择的港口，作为追加内容追加到指定港口。多个港口之间采用半角逗号间隔</w:t>
            </w:r>
          </w:p>
        </w:tc>
      </w:tr>
      <w:tr w:rsidR="00B97356" w14:paraId="14231F09" w14:textId="77777777" w:rsidTr="00F36554">
        <w:tc>
          <w:tcPr>
            <w:tcW w:w="1843" w:type="dxa"/>
            <w:tcBorders>
              <w:right w:val="single" w:sz="4" w:space="0" w:color="auto"/>
            </w:tcBorders>
            <w:shd w:val="clear" w:color="auto" w:fill="FFFFFF"/>
            <w:vAlign w:val="center"/>
          </w:tcPr>
          <w:p w14:paraId="30199940" w14:textId="77777777" w:rsidR="00B97356" w:rsidRDefault="00B97356" w:rsidP="00F36554">
            <w:pPr>
              <w:jc w:val="left"/>
            </w:pPr>
            <w:r>
              <w:rPr>
                <w:rFonts w:hint="eastAsia"/>
              </w:rPr>
              <w:t>驳船起运港范围</w:t>
            </w:r>
          </w:p>
        </w:tc>
        <w:tc>
          <w:tcPr>
            <w:tcW w:w="7457" w:type="dxa"/>
            <w:tcBorders>
              <w:left w:val="single" w:sz="4" w:space="0" w:color="auto"/>
            </w:tcBorders>
          </w:tcPr>
          <w:p w14:paraId="6118EC03" w14:textId="77777777" w:rsidR="00B97356" w:rsidRDefault="00B97356" w:rsidP="00F36554">
            <w:pPr>
              <w:jc w:val="left"/>
            </w:pPr>
            <w:r>
              <w:rPr>
                <w:rFonts w:hint="eastAsia"/>
              </w:rPr>
              <w:t>指定港口时允许指定多个港口，允许手工录入。选择器选择的港口，作为追加内容追加到指定港口。多个港口之间采用半角逗号间隔</w:t>
            </w:r>
          </w:p>
        </w:tc>
      </w:tr>
      <w:tr w:rsidR="00B97356" w14:paraId="319E88DC" w14:textId="77777777" w:rsidTr="00F36554">
        <w:tc>
          <w:tcPr>
            <w:tcW w:w="1843" w:type="dxa"/>
            <w:tcBorders>
              <w:right w:val="single" w:sz="4" w:space="0" w:color="auto"/>
            </w:tcBorders>
            <w:shd w:val="clear" w:color="auto" w:fill="FFFFFF"/>
            <w:vAlign w:val="center"/>
          </w:tcPr>
          <w:p w14:paraId="226A5DFC" w14:textId="77777777" w:rsidR="00B97356" w:rsidRDefault="00B97356" w:rsidP="00F36554">
            <w:pPr>
              <w:jc w:val="left"/>
            </w:pPr>
            <w:r>
              <w:rPr>
                <w:rFonts w:hint="eastAsia"/>
              </w:rPr>
              <w:t>权限加载</w:t>
            </w:r>
          </w:p>
        </w:tc>
        <w:tc>
          <w:tcPr>
            <w:tcW w:w="7457" w:type="dxa"/>
            <w:tcBorders>
              <w:left w:val="single" w:sz="4" w:space="0" w:color="auto"/>
            </w:tcBorders>
          </w:tcPr>
          <w:p w14:paraId="65A44B7C" w14:textId="77777777" w:rsidR="00B97356" w:rsidRDefault="00B97356" w:rsidP="00F36554">
            <w:pPr>
              <w:jc w:val="left"/>
            </w:pPr>
            <w:r>
              <w:rPr>
                <w:rFonts w:hint="eastAsia"/>
              </w:rPr>
              <w:t>调用接口</w:t>
            </w:r>
            <w:r>
              <w:rPr>
                <w:rFonts w:hint="eastAsia"/>
              </w:rPr>
              <w:t>IOMTCompany</w:t>
            </w:r>
            <w:r>
              <w:rPr>
                <w:rFonts w:hint="eastAsia"/>
              </w:rPr>
              <w:t>：</w:t>
            </w:r>
            <w:r>
              <w:t>QueryCompRuleConfig</w:t>
            </w:r>
            <w:r>
              <w:rPr>
                <w:rFonts w:hint="eastAsia"/>
              </w:rPr>
              <w:t>获取当前公司的设置</w:t>
            </w:r>
          </w:p>
          <w:p w14:paraId="6AF0C410" w14:textId="77777777" w:rsidR="00B97356" w:rsidRDefault="00B97356" w:rsidP="00F36554">
            <w:pPr>
              <w:jc w:val="left"/>
            </w:pPr>
            <w:r>
              <w:rPr>
                <w:rFonts w:hint="eastAsia"/>
              </w:rPr>
              <w:t xml:space="preserve">compSeq = </w:t>
            </w:r>
            <w:r>
              <w:rPr>
                <w:rFonts w:hint="eastAsia"/>
              </w:rPr>
              <w:t>当前公司</w:t>
            </w:r>
            <w:r>
              <w:rPr>
                <w:rFonts w:hint="eastAsia"/>
              </w:rPr>
              <w:t>SEQ</w:t>
            </w:r>
          </w:p>
        </w:tc>
      </w:tr>
      <w:tr w:rsidR="00B97356" w14:paraId="412E7307" w14:textId="77777777" w:rsidTr="00F36554">
        <w:tc>
          <w:tcPr>
            <w:tcW w:w="1843" w:type="dxa"/>
            <w:tcBorders>
              <w:right w:val="single" w:sz="4" w:space="0" w:color="auto"/>
            </w:tcBorders>
            <w:shd w:val="clear" w:color="auto" w:fill="FFFFFF"/>
            <w:vAlign w:val="center"/>
          </w:tcPr>
          <w:p w14:paraId="29F51AE4" w14:textId="77777777" w:rsidR="00B97356" w:rsidRDefault="00B97356" w:rsidP="00F36554">
            <w:pPr>
              <w:jc w:val="left"/>
            </w:pPr>
            <w:r>
              <w:rPr>
                <w:rFonts w:hint="eastAsia"/>
              </w:rPr>
              <w:t>下一步</w:t>
            </w:r>
          </w:p>
        </w:tc>
        <w:tc>
          <w:tcPr>
            <w:tcW w:w="7457" w:type="dxa"/>
            <w:tcBorders>
              <w:left w:val="single" w:sz="4" w:space="0" w:color="auto"/>
            </w:tcBorders>
          </w:tcPr>
          <w:p w14:paraId="3B1574CB" w14:textId="77777777" w:rsidR="00B97356" w:rsidRDefault="00B97356" w:rsidP="00F36554">
            <w:pPr>
              <w:jc w:val="left"/>
            </w:pPr>
            <w:r>
              <w:rPr>
                <w:rFonts w:hint="eastAsia"/>
              </w:rPr>
              <w:t>跳转第四页</w:t>
            </w:r>
          </w:p>
        </w:tc>
      </w:tr>
      <w:tr w:rsidR="00B97356" w14:paraId="0CC3F515" w14:textId="77777777" w:rsidTr="00F36554">
        <w:tc>
          <w:tcPr>
            <w:tcW w:w="1843" w:type="dxa"/>
            <w:tcBorders>
              <w:right w:val="single" w:sz="4" w:space="0" w:color="auto"/>
            </w:tcBorders>
            <w:shd w:val="clear" w:color="auto" w:fill="FFFFFF"/>
            <w:vAlign w:val="center"/>
          </w:tcPr>
          <w:p w14:paraId="2DFFA0DF" w14:textId="77777777" w:rsidR="00B97356" w:rsidRDefault="00B97356" w:rsidP="00F36554">
            <w:pPr>
              <w:jc w:val="left"/>
            </w:pPr>
            <w:r>
              <w:rPr>
                <w:rFonts w:hint="eastAsia"/>
              </w:rPr>
              <w:lastRenderedPageBreak/>
              <w:t>上一步</w:t>
            </w:r>
          </w:p>
        </w:tc>
        <w:tc>
          <w:tcPr>
            <w:tcW w:w="7457" w:type="dxa"/>
            <w:tcBorders>
              <w:left w:val="single" w:sz="4" w:space="0" w:color="auto"/>
            </w:tcBorders>
          </w:tcPr>
          <w:p w14:paraId="42CB4FDF" w14:textId="77777777" w:rsidR="00B97356" w:rsidRDefault="00B97356" w:rsidP="00F36554">
            <w:pPr>
              <w:jc w:val="left"/>
            </w:pPr>
            <w:r>
              <w:rPr>
                <w:rFonts w:hint="eastAsia"/>
              </w:rPr>
              <w:t>需要根据进入时的情况判断上一页是第几页，跳转后的页面内容需要缓存</w:t>
            </w:r>
          </w:p>
        </w:tc>
      </w:tr>
    </w:tbl>
    <w:p w14:paraId="549DDCA7" w14:textId="77777777" w:rsidR="00B97356" w:rsidRDefault="00B97356" w:rsidP="00B97356">
      <w:pPr>
        <w:pStyle w:val="3"/>
        <w:ind w:left="481" w:right="180"/>
      </w:pPr>
      <w:r>
        <w:rPr>
          <w:rFonts w:hint="eastAsia"/>
        </w:rPr>
        <w:t>第四页：菜单权限和管理员绑定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64"/>
      </w:tblGrid>
      <w:tr w:rsidR="00B97356" w14:paraId="3649CB5B" w14:textId="77777777" w:rsidTr="00F36554">
        <w:tc>
          <w:tcPr>
            <w:tcW w:w="9464" w:type="dxa"/>
          </w:tcPr>
          <w:p w14:paraId="4726CB15" w14:textId="77777777" w:rsidR="00B97356" w:rsidRDefault="00B97356" w:rsidP="00F36554">
            <w:r>
              <w:rPr>
                <w:rFonts w:hint="eastAsia"/>
              </w:rPr>
              <w:t>公司名称：</w:t>
            </w:r>
            <w:r>
              <w:rPr>
                <w:rFonts w:hint="eastAsia"/>
              </w:rPr>
              <w:t>XXXX</w:t>
            </w:r>
            <w:r>
              <w:rPr>
                <w:rFonts w:hint="eastAsia"/>
              </w:rPr>
              <w:t>公司</w:t>
            </w:r>
          </w:p>
        </w:tc>
      </w:tr>
      <w:tr w:rsidR="00B97356" w14:paraId="7230D649" w14:textId="77777777" w:rsidTr="00F36554">
        <w:tc>
          <w:tcPr>
            <w:tcW w:w="9464" w:type="dxa"/>
          </w:tcPr>
          <w:p w14:paraId="480B3D05" w14:textId="77777777" w:rsidR="00B97356" w:rsidRDefault="00B97356" w:rsidP="00F36554">
            <w:pPr>
              <w:ind w:firstLineChars="150" w:firstLine="270"/>
            </w:pPr>
            <w:r>
              <w:rPr>
                <w:rFonts w:hint="eastAsia"/>
              </w:rPr>
              <w:t>公司管理员账户：</w:t>
            </w:r>
            <w:r>
              <w:rPr>
                <w:rFonts w:hint="eastAsia"/>
              </w:rPr>
              <w:t xml:space="preserve"> </w:t>
            </w:r>
            <w:r>
              <w:rPr>
                <w:rFonts w:hint="eastAsia"/>
              </w:rPr>
              <w:t>张三</w:t>
            </w:r>
            <w:r>
              <w:rPr>
                <w:rFonts w:hint="eastAsia"/>
              </w:rPr>
              <w:t xml:space="preserve">     </w:t>
            </w:r>
            <w:r>
              <w:rPr>
                <w:rFonts w:hint="eastAsia"/>
                <w:color w:val="0070C0"/>
                <w:u w:val="single"/>
              </w:rPr>
              <w:t>检查</w:t>
            </w:r>
          </w:p>
        </w:tc>
      </w:tr>
      <w:tr w:rsidR="00B97356" w14:paraId="7F59A20A" w14:textId="77777777" w:rsidTr="00F36554">
        <w:tc>
          <w:tcPr>
            <w:tcW w:w="9464" w:type="dxa"/>
          </w:tcPr>
          <w:p w14:paraId="569996D2" w14:textId="77777777" w:rsidR="00B97356" w:rsidRDefault="00B97356" w:rsidP="00F36554">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船期管理</w:t>
            </w:r>
          </w:p>
          <w:p w14:paraId="5D3BCA22" w14:textId="77777777" w:rsidR="00B97356" w:rsidRDefault="00B97356" w:rsidP="00F36554">
            <w:pPr>
              <w:ind w:firstLine="42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船舶管理</w:t>
            </w:r>
            <w:r>
              <w:rPr>
                <w:rFonts w:hint="eastAsia"/>
              </w:rPr>
              <w:t xml:space="preserve"> </w:t>
            </w:r>
          </w:p>
          <w:p w14:paraId="59C65E01" w14:textId="77777777" w:rsidR="00B97356" w:rsidRDefault="00B97356" w:rsidP="00F36554">
            <w:pPr>
              <w:ind w:firstLineChars="500" w:firstLine="65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查询</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新增</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修改</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删除</w:t>
            </w:r>
          </w:p>
          <w:p w14:paraId="2A113C88" w14:textId="77777777" w:rsidR="00B97356" w:rsidRDefault="00B97356" w:rsidP="00F36554">
            <w:pPr>
              <w:ind w:firstLine="42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航线管理</w:t>
            </w:r>
          </w:p>
          <w:p w14:paraId="724C0405" w14:textId="77777777" w:rsidR="00B97356" w:rsidRDefault="00B97356" w:rsidP="00F36554">
            <w:pPr>
              <w:ind w:firstLineChars="300" w:firstLine="540"/>
            </w:pP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查询</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新增</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修改</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删除</w:t>
            </w:r>
          </w:p>
          <w:p w14:paraId="6943331E" w14:textId="77777777" w:rsidR="00B97356" w:rsidRDefault="00B97356" w:rsidP="00F36554">
            <w:pPr>
              <w:ind w:firstLine="42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船期管理</w:t>
            </w:r>
            <w:r>
              <w:rPr>
                <w:rFonts w:hint="eastAsia"/>
              </w:rPr>
              <w:t xml:space="preserve"> </w:t>
            </w:r>
          </w:p>
          <w:p w14:paraId="520CF71D" w14:textId="77777777" w:rsidR="00B97356" w:rsidRDefault="00B97356" w:rsidP="00F36554">
            <w:pPr>
              <w:ind w:firstLineChars="500" w:firstLine="65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查询</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新增</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修改</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删除</w:t>
            </w:r>
          </w:p>
          <w:p w14:paraId="5670FEFB" w14:textId="77777777" w:rsidR="00B97356" w:rsidRDefault="00B97356" w:rsidP="00F36554">
            <w:pPr>
              <w:ind w:firstLine="42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rPr>
              <w:t xml:space="preserve"> </w:t>
            </w:r>
            <w:r>
              <w:rPr>
                <w:rFonts w:hint="eastAsia"/>
              </w:rPr>
              <w:t>舱位管理</w:t>
            </w:r>
            <w:r>
              <w:rPr>
                <w:rFonts w:hint="eastAsia"/>
              </w:rPr>
              <w:t xml:space="preserve"> </w:t>
            </w:r>
          </w:p>
          <w:p w14:paraId="47F2CF28" w14:textId="77777777" w:rsidR="00B97356" w:rsidRDefault="00B97356" w:rsidP="00F36554">
            <w:pPr>
              <w:ind w:firstLineChars="500" w:firstLine="65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查询</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新增</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修改</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删除</w:t>
            </w:r>
          </w:p>
          <w:p w14:paraId="4902018E" w14:textId="77777777" w:rsidR="00B97356" w:rsidRDefault="00B97356" w:rsidP="00F36554">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订舱管理</w:t>
            </w:r>
          </w:p>
          <w:p w14:paraId="6D027E1F" w14:textId="77777777" w:rsidR="00B97356" w:rsidRDefault="00B97356" w:rsidP="00F36554">
            <w:pPr>
              <w:ind w:firstLine="42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订舱审批</w:t>
            </w:r>
          </w:p>
          <w:p w14:paraId="13AD6DCA" w14:textId="77777777" w:rsidR="00B97356" w:rsidRDefault="00B97356" w:rsidP="00F36554">
            <w:pPr>
              <w:ind w:firstLineChars="350" w:firstLine="630"/>
            </w:pP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查询</w:t>
            </w:r>
            <w:r>
              <w:rPr>
                <w:rFonts w:hint="eastAsia"/>
              </w:rPr>
              <w:t xml:space="preserve"> </w:t>
            </w:r>
          </w:p>
        </w:tc>
      </w:tr>
      <w:tr w:rsidR="00B97356" w14:paraId="1E64D725" w14:textId="77777777" w:rsidTr="00F36554">
        <w:tc>
          <w:tcPr>
            <w:tcW w:w="9464" w:type="dxa"/>
          </w:tcPr>
          <w:p w14:paraId="2CAA5AA9" w14:textId="77777777" w:rsidR="00B97356" w:rsidRDefault="00B97356" w:rsidP="00F36554">
            <w:pPr>
              <w:ind w:firstLineChars="3250" w:firstLine="5850"/>
            </w:pPr>
            <w:r>
              <w:rPr>
                <w:rFonts w:hint="eastAsia"/>
              </w:rPr>
              <w:t xml:space="preserve">     </w:t>
            </w:r>
            <w:r>
              <w:rPr>
                <w:rFonts w:hint="eastAsia"/>
              </w:rPr>
              <w:t>上一步</w:t>
            </w:r>
            <w:r>
              <w:rPr>
                <w:rFonts w:hint="eastAsia"/>
              </w:rPr>
              <w:t xml:space="preserve">           </w:t>
            </w:r>
            <w:r>
              <w:rPr>
                <w:rFonts w:hint="eastAsia"/>
              </w:rPr>
              <w:t>保存</w:t>
            </w:r>
          </w:p>
        </w:tc>
      </w:tr>
    </w:tbl>
    <w:p w14:paraId="1D9E6070" w14:textId="77777777" w:rsidR="00B97356" w:rsidRDefault="00B97356" w:rsidP="00B97356"/>
    <w:tbl>
      <w:tblPr>
        <w:tblW w:w="0" w:type="auto"/>
        <w:tblInd w:w="-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5"/>
        <w:gridCol w:w="7457"/>
      </w:tblGrid>
      <w:tr w:rsidR="00B97356" w14:paraId="6024D6D4" w14:textId="77777777" w:rsidTr="00F36554">
        <w:tc>
          <w:tcPr>
            <w:tcW w:w="1985" w:type="dxa"/>
            <w:tcBorders>
              <w:right w:val="single" w:sz="4" w:space="0" w:color="auto"/>
            </w:tcBorders>
            <w:shd w:val="clear" w:color="auto" w:fill="D9D9D9"/>
            <w:vAlign w:val="center"/>
          </w:tcPr>
          <w:p w14:paraId="5FE672CA" w14:textId="77777777" w:rsidR="00B97356" w:rsidRDefault="00B97356" w:rsidP="00F36554">
            <w:pPr>
              <w:jc w:val="center"/>
              <w:rPr>
                <w:b/>
              </w:rPr>
            </w:pPr>
            <w:r>
              <w:rPr>
                <w:rFonts w:hint="eastAsia"/>
                <w:b/>
              </w:rPr>
              <w:t>界面元素</w:t>
            </w:r>
          </w:p>
        </w:tc>
        <w:tc>
          <w:tcPr>
            <w:tcW w:w="7457" w:type="dxa"/>
            <w:tcBorders>
              <w:left w:val="single" w:sz="4" w:space="0" w:color="auto"/>
            </w:tcBorders>
            <w:shd w:val="clear" w:color="auto" w:fill="D9D9D9"/>
          </w:tcPr>
          <w:p w14:paraId="26CEA1E0"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4080E561" w14:textId="77777777" w:rsidTr="00F36554">
        <w:tc>
          <w:tcPr>
            <w:tcW w:w="1985" w:type="dxa"/>
            <w:tcBorders>
              <w:right w:val="single" w:sz="4" w:space="0" w:color="auto"/>
            </w:tcBorders>
            <w:shd w:val="clear" w:color="auto" w:fill="FFFFFF"/>
            <w:vAlign w:val="center"/>
          </w:tcPr>
          <w:p w14:paraId="005275A9" w14:textId="77777777" w:rsidR="00B97356" w:rsidRDefault="00B97356" w:rsidP="00F36554">
            <w:pPr>
              <w:jc w:val="left"/>
            </w:pPr>
            <w:r>
              <w:rPr>
                <w:rFonts w:hint="eastAsia"/>
              </w:rPr>
              <w:t>公司管理员</w:t>
            </w:r>
          </w:p>
        </w:tc>
        <w:tc>
          <w:tcPr>
            <w:tcW w:w="7457" w:type="dxa"/>
            <w:tcBorders>
              <w:left w:val="single" w:sz="4" w:space="0" w:color="auto"/>
            </w:tcBorders>
          </w:tcPr>
          <w:p w14:paraId="7678846C" w14:textId="77777777" w:rsidR="00B97356" w:rsidRDefault="00B97356" w:rsidP="00F36554">
            <w:pPr>
              <w:jc w:val="left"/>
            </w:pPr>
            <w:r>
              <w:rPr>
                <w:rFonts w:hint="eastAsia"/>
              </w:rPr>
              <w:t>调用接口</w:t>
            </w:r>
            <w:r>
              <w:t>IOMTCompany</w:t>
            </w:r>
            <w:r>
              <w:rPr>
                <w:rFonts w:hint="eastAsia"/>
              </w:rPr>
              <w:t>：</w:t>
            </w:r>
            <w:r>
              <w:t>GetCompAdmin</w:t>
            </w:r>
            <w:r>
              <w:rPr>
                <w:rFonts w:hint="eastAsia"/>
              </w:rPr>
              <w:t>获取公司对应的管理员账户。</w:t>
            </w:r>
          </w:p>
          <w:p w14:paraId="087D0DA3" w14:textId="77777777" w:rsidR="00B97356" w:rsidRDefault="00B97356" w:rsidP="00F36554">
            <w:pPr>
              <w:jc w:val="left"/>
            </w:pPr>
            <w:r>
              <w:rPr>
                <w:rFonts w:hint="eastAsia"/>
              </w:rPr>
              <w:t>允许手工修改，空值时提示操作员“尚未绑定账户”，并阻拦数据保存。</w:t>
            </w:r>
          </w:p>
        </w:tc>
      </w:tr>
      <w:tr w:rsidR="00B97356" w14:paraId="7E27A3AF" w14:textId="77777777" w:rsidTr="00F36554">
        <w:tc>
          <w:tcPr>
            <w:tcW w:w="1985" w:type="dxa"/>
            <w:tcBorders>
              <w:right w:val="single" w:sz="4" w:space="0" w:color="auto"/>
            </w:tcBorders>
            <w:shd w:val="clear" w:color="auto" w:fill="FFFFFF"/>
            <w:vAlign w:val="center"/>
          </w:tcPr>
          <w:p w14:paraId="2BEC98CD" w14:textId="77777777" w:rsidR="00B97356" w:rsidRDefault="00B97356" w:rsidP="00F36554">
            <w:pPr>
              <w:jc w:val="left"/>
            </w:pPr>
            <w:r>
              <w:rPr>
                <w:rFonts w:hint="eastAsia"/>
              </w:rPr>
              <w:t>检查</w:t>
            </w:r>
          </w:p>
        </w:tc>
        <w:tc>
          <w:tcPr>
            <w:tcW w:w="7457" w:type="dxa"/>
            <w:tcBorders>
              <w:left w:val="single" w:sz="4" w:space="0" w:color="auto"/>
            </w:tcBorders>
          </w:tcPr>
          <w:p w14:paraId="2EAEACCB" w14:textId="77777777" w:rsidR="00B97356" w:rsidRDefault="00B97356" w:rsidP="00F36554">
            <w:pPr>
              <w:jc w:val="left"/>
            </w:pPr>
            <w:r>
              <w:rPr>
                <w:rFonts w:hint="eastAsia"/>
              </w:rPr>
              <w:t>调用接口</w:t>
            </w:r>
            <w:r>
              <w:t>IOMTCompany</w:t>
            </w:r>
            <w:r>
              <w:rPr>
                <w:rFonts w:hint="eastAsia"/>
              </w:rPr>
              <w:t>：</w:t>
            </w:r>
            <w:r>
              <w:t>CheckCompAdmin</w:t>
            </w:r>
            <w:r>
              <w:rPr>
                <w:rFonts w:hint="eastAsia"/>
              </w:rPr>
              <w:t>检查公司管理员账户是否正常，不正常的提示用户。</w:t>
            </w:r>
          </w:p>
        </w:tc>
      </w:tr>
      <w:tr w:rsidR="00B97356" w14:paraId="13E8174D" w14:textId="77777777" w:rsidTr="00F36554">
        <w:tc>
          <w:tcPr>
            <w:tcW w:w="1985" w:type="dxa"/>
            <w:tcBorders>
              <w:right w:val="single" w:sz="4" w:space="0" w:color="auto"/>
            </w:tcBorders>
            <w:shd w:val="clear" w:color="auto" w:fill="FFFFFF"/>
            <w:vAlign w:val="center"/>
          </w:tcPr>
          <w:p w14:paraId="51BF7CC4" w14:textId="77777777" w:rsidR="00B97356" w:rsidRDefault="00B97356" w:rsidP="00F36554">
            <w:pPr>
              <w:jc w:val="left"/>
            </w:pPr>
            <w:r>
              <w:rPr>
                <w:rFonts w:hint="eastAsia"/>
              </w:rPr>
              <w:t>权限树</w:t>
            </w:r>
          </w:p>
        </w:tc>
        <w:tc>
          <w:tcPr>
            <w:tcW w:w="7457" w:type="dxa"/>
            <w:tcBorders>
              <w:left w:val="single" w:sz="4" w:space="0" w:color="auto"/>
            </w:tcBorders>
          </w:tcPr>
          <w:p w14:paraId="3A223F59" w14:textId="77777777" w:rsidR="00B97356" w:rsidRDefault="00B97356" w:rsidP="00F36554">
            <w:pPr>
              <w:jc w:val="left"/>
            </w:pPr>
            <w:r>
              <w:rPr>
                <w:rFonts w:hint="eastAsia"/>
              </w:rPr>
              <w:t>调用接口</w:t>
            </w:r>
            <w:r>
              <w:rPr>
                <w:rFonts w:hint="eastAsia"/>
              </w:rPr>
              <w:t xml:space="preserve"> </w:t>
            </w:r>
            <w:r>
              <w:t>IOMTCompany</w:t>
            </w:r>
            <w:r>
              <w:rPr>
                <w:rFonts w:hint="eastAsia"/>
              </w:rPr>
              <w:t>：</w:t>
            </w:r>
            <w:r>
              <w:t>GetFuncList</w:t>
            </w:r>
            <w:r>
              <w:rPr>
                <w:rFonts w:hint="eastAsia"/>
              </w:rPr>
              <w:t>获取</w:t>
            </w:r>
            <w:r>
              <w:rPr>
                <w:rFonts w:hint="eastAsia"/>
              </w:rPr>
              <w:t>FUNC_TBL&lt;</w:t>
            </w:r>
            <w:r>
              <w:rPr>
                <w:rFonts w:hint="eastAsia"/>
              </w:rPr>
              <w:t>菜单注册表</w:t>
            </w:r>
            <w:r>
              <w:rPr>
                <w:rFonts w:hint="eastAsia"/>
              </w:rPr>
              <w:t>&gt;</w:t>
            </w:r>
            <w:r>
              <w:rPr>
                <w:rFonts w:hint="eastAsia"/>
              </w:rPr>
              <w:t>，并按样式部署。</w:t>
            </w:r>
          </w:p>
          <w:p w14:paraId="4EE5127F" w14:textId="77777777" w:rsidR="00B97356" w:rsidRDefault="00B97356" w:rsidP="00F36554">
            <w:pPr>
              <w:jc w:val="left"/>
            </w:pPr>
            <w:r>
              <w:rPr>
                <w:rFonts w:hint="eastAsia"/>
              </w:rPr>
              <w:t>树状建议展示在</w:t>
            </w:r>
            <w:r>
              <w:rPr>
                <w:rFonts w:hint="eastAsia"/>
              </w:rPr>
              <w:t>DIV</w:t>
            </w:r>
            <w:r>
              <w:rPr>
                <w:rFonts w:hint="eastAsia"/>
              </w:rPr>
              <w:t>中，超出高度时显示竖向滚动条。</w:t>
            </w:r>
          </w:p>
          <w:p w14:paraId="450371D2" w14:textId="77777777" w:rsidR="00B97356" w:rsidRDefault="00B97356" w:rsidP="00F36554">
            <w:pPr>
              <w:jc w:val="left"/>
            </w:pPr>
          </w:p>
          <w:p w14:paraId="30325D68" w14:textId="77777777" w:rsidR="00B97356" w:rsidRDefault="00B97356" w:rsidP="00F36554">
            <w:pPr>
              <w:jc w:val="left"/>
            </w:pPr>
            <w:r>
              <w:rPr>
                <w:rFonts w:hint="eastAsia"/>
              </w:rPr>
              <w:t>调用接口</w:t>
            </w:r>
            <w:r>
              <w:t>IOMTCompany</w:t>
            </w:r>
            <w:r>
              <w:rPr>
                <w:rFonts w:hint="eastAsia"/>
              </w:rPr>
              <w:t>：</w:t>
            </w:r>
            <w:r>
              <w:t>GetRule</w:t>
            </w:r>
            <w:r>
              <w:rPr>
                <w:rFonts w:hint="eastAsia"/>
              </w:rPr>
              <w:t>获取管理员对应的权限，并将对应的功能点设置为勾选。</w:t>
            </w:r>
          </w:p>
          <w:p w14:paraId="173629A3" w14:textId="77777777" w:rsidR="00B97356" w:rsidRDefault="00B97356" w:rsidP="00F36554">
            <w:pPr>
              <w:jc w:val="left"/>
            </w:pPr>
            <w:r>
              <w:rPr>
                <w:rFonts w:hint="eastAsia"/>
              </w:rPr>
              <w:t>如果没有管理员的，或者是获取到管理员对应的权限为空的，调用接口</w:t>
            </w:r>
            <w:r>
              <w:rPr>
                <w:rFonts w:hint="eastAsia"/>
              </w:rPr>
              <w:t xml:space="preserve"> </w:t>
            </w:r>
            <w:r>
              <w:t>IOMTCompany</w:t>
            </w:r>
            <w:r>
              <w:rPr>
                <w:rFonts w:hint="eastAsia"/>
              </w:rPr>
              <w:t>：</w:t>
            </w:r>
            <w:r>
              <w:t>GetGroupsRule</w:t>
            </w:r>
            <w:r>
              <w:rPr>
                <w:rFonts w:hint="eastAsia"/>
              </w:rPr>
              <w:t>获取在第一页设置业务属性对应的权限列表，接口返回的列表数据已经在接口内部进行过滤了重复数据，并将对应的功能点设置为勾选。</w:t>
            </w:r>
          </w:p>
        </w:tc>
      </w:tr>
      <w:tr w:rsidR="00B97356" w14:paraId="02183FB6" w14:textId="77777777" w:rsidTr="00F36554">
        <w:tc>
          <w:tcPr>
            <w:tcW w:w="1985" w:type="dxa"/>
            <w:tcBorders>
              <w:right w:val="single" w:sz="4" w:space="0" w:color="auto"/>
            </w:tcBorders>
            <w:shd w:val="clear" w:color="auto" w:fill="FFFFFF"/>
            <w:vAlign w:val="center"/>
          </w:tcPr>
          <w:p w14:paraId="49D2AA95" w14:textId="77777777" w:rsidR="00B97356" w:rsidRDefault="00B97356" w:rsidP="00F36554">
            <w:pPr>
              <w:jc w:val="left"/>
            </w:pPr>
            <w:r>
              <w:rPr>
                <w:rFonts w:hint="eastAsia"/>
              </w:rPr>
              <w:t>上一步</w:t>
            </w:r>
          </w:p>
        </w:tc>
        <w:tc>
          <w:tcPr>
            <w:tcW w:w="7457" w:type="dxa"/>
            <w:tcBorders>
              <w:left w:val="single" w:sz="4" w:space="0" w:color="auto"/>
            </w:tcBorders>
          </w:tcPr>
          <w:p w14:paraId="31E6E627" w14:textId="77777777" w:rsidR="00B97356" w:rsidRDefault="00B97356" w:rsidP="00F36554">
            <w:pPr>
              <w:jc w:val="left"/>
            </w:pPr>
            <w:r>
              <w:rPr>
                <w:rFonts w:hint="eastAsia"/>
              </w:rPr>
              <w:t>需要根据进入时的情况判断上一页是第几页，跳转后的页面内容需要缓存</w:t>
            </w:r>
          </w:p>
        </w:tc>
      </w:tr>
      <w:tr w:rsidR="00B97356" w14:paraId="2EC17923" w14:textId="77777777" w:rsidTr="00F36554">
        <w:tc>
          <w:tcPr>
            <w:tcW w:w="1985" w:type="dxa"/>
            <w:tcBorders>
              <w:right w:val="single" w:sz="4" w:space="0" w:color="auto"/>
            </w:tcBorders>
            <w:shd w:val="clear" w:color="auto" w:fill="FFFFFF"/>
            <w:vAlign w:val="center"/>
          </w:tcPr>
          <w:p w14:paraId="7750DEEA" w14:textId="77777777" w:rsidR="00B97356" w:rsidRDefault="00B97356" w:rsidP="00F36554">
            <w:pPr>
              <w:jc w:val="left"/>
            </w:pPr>
            <w:r>
              <w:rPr>
                <w:rFonts w:hint="eastAsia"/>
              </w:rPr>
              <w:t>保存</w:t>
            </w:r>
          </w:p>
        </w:tc>
        <w:tc>
          <w:tcPr>
            <w:tcW w:w="7457" w:type="dxa"/>
            <w:tcBorders>
              <w:left w:val="single" w:sz="4" w:space="0" w:color="auto"/>
            </w:tcBorders>
          </w:tcPr>
          <w:p w14:paraId="7484A0E2" w14:textId="77777777" w:rsidR="00B97356" w:rsidRDefault="00B97356" w:rsidP="00F36554">
            <w:pPr>
              <w:jc w:val="left"/>
            </w:pPr>
            <w:r>
              <w:rPr>
                <w:rFonts w:hint="eastAsia"/>
              </w:rPr>
              <w:t>调用接口</w:t>
            </w:r>
            <w:r>
              <w:rPr>
                <w:rFonts w:hint="eastAsia"/>
              </w:rPr>
              <w:t xml:space="preserve"> </w:t>
            </w:r>
            <w:r>
              <w:t>IOMTCompany</w:t>
            </w:r>
            <w:r>
              <w:rPr>
                <w:rFonts w:hint="eastAsia"/>
              </w:rPr>
              <w:t>：</w:t>
            </w:r>
            <w:r>
              <w:t>SaveRuleConfig</w:t>
            </w:r>
            <w:r>
              <w:rPr>
                <w:rFonts w:hint="eastAsia"/>
              </w:rPr>
              <w:t>。</w:t>
            </w:r>
          </w:p>
          <w:p w14:paraId="1F1CE1D5" w14:textId="77777777" w:rsidR="00B97356" w:rsidRDefault="00B97356" w:rsidP="00F36554">
            <w:pPr>
              <w:jc w:val="left"/>
            </w:pPr>
            <w:r>
              <w:rPr>
                <w:rFonts w:hint="eastAsia"/>
              </w:rPr>
              <w:t>参数赋值：</w:t>
            </w:r>
          </w:p>
          <w:p w14:paraId="3210793A" w14:textId="77777777" w:rsidR="00B97356" w:rsidRDefault="00B97356" w:rsidP="00F36554">
            <w:pPr>
              <w:jc w:val="left"/>
            </w:pPr>
            <w:r>
              <w:t>compSeq</w:t>
            </w:r>
            <w:r>
              <w:rPr>
                <w:rFonts w:hint="eastAsia"/>
              </w:rPr>
              <w:t xml:space="preserve"> </w:t>
            </w:r>
            <w:r>
              <w:t>decimal</w:t>
            </w:r>
            <w:r>
              <w:rPr>
                <w:rFonts w:hint="eastAsia"/>
              </w:rPr>
              <w:t xml:space="preserve">= </w:t>
            </w:r>
            <w:r>
              <w:rPr>
                <w:rFonts w:hint="eastAsia"/>
              </w:rPr>
              <w:t>当前的公司</w:t>
            </w:r>
            <w:r>
              <w:rPr>
                <w:rFonts w:hint="eastAsia"/>
              </w:rPr>
              <w:t>SEQ</w:t>
            </w:r>
          </w:p>
          <w:p w14:paraId="3D077F89" w14:textId="77777777" w:rsidR="00B97356" w:rsidRDefault="00B97356" w:rsidP="00F36554">
            <w:pPr>
              <w:jc w:val="left"/>
            </w:pPr>
            <w:r>
              <w:t>useOwnerRule</w:t>
            </w:r>
            <w:r>
              <w:rPr>
                <w:rFonts w:hint="eastAsia"/>
              </w:rPr>
              <w:t xml:space="preserve"> </w:t>
            </w:r>
            <w:r>
              <w:t>int</w:t>
            </w:r>
            <w:r>
              <w:rPr>
                <w:rFonts w:hint="eastAsia"/>
              </w:rPr>
              <w:t xml:space="preserve"> = </w:t>
            </w:r>
            <w:r>
              <w:rPr>
                <w:rFonts w:hint="eastAsia"/>
              </w:rPr>
              <w:t>如果进入了第三页，设置为</w:t>
            </w:r>
            <w:r>
              <w:rPr>
                <w:rFonts w:hint="eastAsia"/>
              </w:rPr>
              <w:t>1</w:t>
            </w:r>
            <w:r>
              <w:rPr>
                <w:rFonts w:hint="eastAsia"/>
              </w:rPr>
              <w:t>，否则</w:t>
            </w:r>
            <w:r>
              <w:rPr>
                <w:rFonts w:hint="eastAsia"/>
              </w:rPr>
              <w:t>0</w:t>
            </w:r>
          </w:p>
          <w:p w14:paraId="63B47FF6" w14:textId="77777777" w:rsidR="00B97356" w:rsidRDefault="00B97356" w:rsidP="00F36554">
            <w:pPr>
              <w:jc w:val="left"/>
            </w:pPr>
            <w:r>
              <w:t>useGroupRule</w:t>
            </w:r>
            <w:r>
              <w:rPr>
                <w:rFonts w:hint="eastAsia"/>
              </w:rPr>
              <w:t xml:space="preserve"> </w:t>
            </w:r>
            <w:r>
              <w:t>int</w:t>
            </w:r>
            <w:r>
              <w:rPr>
                <w:rFonts w:hint="eastAsia"/>
              </w:rPr>
              <w:t xml:space="preserve"> = </w:t>
            </w:r>
            <w:r>
              <w:rPr>
                <w:rFonts w:hint="eastAsia"/>
              </w:rPr>
              <w:t>如果进入了第二页，设置为</w:t>
            </w:r>
            <w:r>
              <w:rPr>
                <w:rFonts w:hint="eastAsia"/>
              </w:rPr>
              <w:t>1</w:t>
            </w:r>
            <w:r>
              <w:rPr>
                <w:rFonts w:hint="eastAsia"/>
              </w:rPr>
              <w:t>，否则</w:t>
            </w:r>
            <w:r>
              <w:rPr>
                <w:rFonts w:hint="eastAsia"/>
              </w:rPr>
              <w:t>0</w:t>
            </w:r>
          </w:p>
          <w:p w14:paraId="1E9DEE5D" w14:textId="77777777" w:rsidR="00B97356" w:rsidRDefault="00B97356" w:rsidP="00F36554">
            <w:pPr>
              <w:jc w:val="left"/>
            </w:pPr>
            <w:r>
              <w:t>compType</w:t>
            </w:r>
            <w:r>
              <w:tab/>
              <w:t>IList&lt;String&gt;</w:t>
            </w:r>
            <w:r>
              <w:rPr>
                <w:rFonts w:hint="eastAsia"/>
              </w:rPr>
              <w:t xml:space="preserve"> = </w:t>
            </w:r>
            <w:r>
              <w:rPr>
                <w:rFonts w:hint="eastAsia"/>
              </w:rPr>
              <w:t>业务属性页面选择的业务属性</w:t>
            </w:r>
          </w:p>
          <w:p w14:paraId="2BCE3223" w14:textId="77777777" w:rsidR="00B97356" w:rsidRDefault="00B97356" w:rsidP="00F36554">
            <w:pPr>
              <w:jc w:val="left"/>
            </w:pPr>
            <w:r>
              <w:t>groupRuleCfg</w:t>
            </w:r>
            <w:r>
              <w:rPr>
                <w:rFonts w:hint="eastAsia"/>
              </w:rPr>
              <w:t xml:space="preserve"> </w:t>
            </w:r>
            <w:r>
              <w:t>int</w:t>
            </w:r>
            <w:r>
              <w:rPr>
                <w:rFonts w:hint="eastAsia"/>
              </w:rPr>
              <w:t xml:space="preserve"> = </w:t>
            </w:r>
            <w:r>
              <w:rPr>
                <w:rFonts w:hint="eastAsia"/>
              </w:rPr>
              <w:t>公司层级权限设置中，选择“本公司”的传入</w:t>
            </w:r>
            <w:r>
              <w:rPr>
                <w:rFonts w:hint="eastAsia"/>
              </w:rPr>
              <w:t>1.</w:t>
            </w:r>
            <w:r>
              <w:rPr>
                <w:rFonts w:hint="eastAsia"/>
              </w:rPr>
              <w:t>“本公司及下级公司”的传入</w:t>
            </w:r>
            <w:r>
              <w:rPr>
                <w:rFonts w:hint="eastAsia"/>
              </w:rPr>
              <w:t>2.</w:t>
            </w:r>
          </w:p>
          <w:p w14:paraId="20664614" w14:textId="77777777" w:rsidR="00B97356" w:rsidRDefault="00B97356" w:rsidP="00F36554">
            <w:pPr>
              <w:jc w:val="left"/>
            </w:pPr>
            <w:r>
              <w:t>ownerRuleLoadCfg</w:t>
            </w:r>
            <w:r>
              <w:rPr>
                <w:rFonts w:hint="eastAsia"/>
              </w:rPr>
              <w:t xml:space="preserve"> </w:t>
            </w:r>
            <w:r>
              <w:t>int</w:t>
            </w:r>
            <w:r>
              <w:rPr>
                <w:rFonts w:hint="eastAsia"/>
              </w:rPr>
              <w:t xml:space="preserve">  = </w:t>
            </w:r>
            <w:r>
              <w:rPr>
                <w:rFonts w:hint="eastAsia"/>
              </w:rPr>
              <w:t>业务权限设置中，装货港范围为全部的传入</w:t>
            </w:r>
            <w:r>
              <w:rPr>
                <w:rFonts w:hint="eastAsia"/>
              </w:rPr>
              <w:t>1</w:t>
            </w:r>
            <w:r>
              <w:rPr>
                <w:rFonts w:hint="eastAsia"/>
              </w:rPr>
              <w:t>，否则传入</w:t>
            </w:r>
            <w:r>
              <w:rPr>
                <w:rFonts w:hint="eastAsia"/>
              </w:rPr>
              <w:t>2.</w:t>
            </w:r>
            <w:r>
              <w:rPr>
                <w:rFonts w:hint="eastAsia"/>
              </w:rPr>
              <w:t>传入</w:t>
            </w:r>
            <w:r>
              <w:rPr>
                <w:rFonts w:hint="eastAsia"/>
              </w:rPr>
              <w:t>2</w:t>
            </w:r>
            <w:r>
              <w:rPr>
                <w:rFonts w:hint="eastAsia"/>
              </w:rPr>
              <w:t>时</w:t>
            </w:r>
            <w:r>
              <w:t>ownerRuleLoadingPort</w:t>
            </w:r>
            <w:r>
              <w:rPr>
                <w:rFonts w:hint="eastAsia"/>
              </w:rPr>
              <w:t>不能为空。</w:t>
            </w:r>
          </w:p>
          <w:p w14:paraId="0E9B2D2F" w14:textId="77777777" w:rsidR="00B97356" w:rsidRDefault="00B97356" w:rsidP="00F36554">
            <w:pPr>
              <w:jc w:val="left"/>
            </w:pPr>
            <w:r>
              <w:t>ownerRuleLoadingPort</w:t>
            </w:r>
            <w:r>
              <w:rPr>
                <w:rFonts w:hint="eastAsia"/>
              </w:rPr>
              <w:t xml:space="preserve"> </w:t>
            </w:r>
            <w:r>
              <w:t>IList&lt;String&gt;</w:t>
            </w:r>
            <w:r>
              <w:rPr>
                <w:rFonts w:hint="eastAsia"/>
              </w:rPr>
              <w:t xml:space="preserve"> = </w:t>
            </w:r>
            <w:r>
              <w:rPr>
                <w:rFonts w:hint="eastAsia"/>
              </w:rPr>
              <w:t>装货港范围，代码，需要根据半角逗号分拆之后传入</w:t>
            </w:r>
          </w:p>
          <w:p w14:paraId="72211539" w14:textId="77777777" w:rsidR="00B97356" w:rsidRDefault="00B97356" w:rsidP="00F36554">
            <w:pPr>
              <w:jc w:val="left"/>
            </w:pPr>
            <w:r>
              <w:lastRenderedPageBreak/>
              <w:t>ownerRuleBoatLoadCfg</w:t>
            </w:r>
            <w:r>
              <w:rPr>
                <w:rFonts w:hint="eastAsia"/>
              </w:rPr>
              <w:t xml:space="preserve"> </w:t>
            </w:r>
            <w:r>
              <w:t>int</w:t>
            </w:r>
            <w:r>
              <w:rPr>
                <w:rFonts w:hint="eastAsia"/>
              </w:rPr>
              <w:t xml:space="preserve"> = </w:t>
            </w:r>
            <w:r>
              <w:rPr>
                <w:rFonts w:hint="eastAsia"/>
              </w:rPr>
              <w:t>业务权限设置中，驳船起运港范围为全部的传入</w:t>
            </w:r>
            <w:r>
              <w:rPr>
                <w:rFonts w:hint="eastAsia"/>
              </w:rPr>
              <w:t>1</w:t>
            </w:r>
            <w:r>
              <w:rPr>
                <w:rFonts w:hint="eastAsia"/>
              </w:rPr>
              <w:t>，否则传入</w:t>
            </w:r>
            <w:r>
              <w:rPr>
                <w:rFonts w:hint="eastAsia"/>
              </w:rPr>
              <w:t>2.</w:t>
            </w:r>
            <w:r>
              <w:rPr>
                <w:rFonts w:hint="eastAsia"/>
              </w:rPr>
              <w:t>传入</w:t>
            </w:r>
            <w:r>
              <w:rPr>
                <w:rFonts w:hint="eastAsia"/>
              </w:rPr>
              <w:t>2</w:t>
            </w:r>
            <w:r>
              <w:rPr>
                <w:rFonts w:hint="eastAsia"/>
              </w:rPr>
              <w:t>时</w:t>
            </w:r>
            <w:r>
              <w:t>ownerRuleBoatLoadingPort</w:t>
            </w:r>
            <w:r>
              <w:rPr>
                <w:rFonts w:hint="eastAsia"/>
              </w:rPr>
              <w:t>不能为空。</w:t>
            </w:r>
          </w:p>
          <w:p w14:paraId="7A3831E6" w14:textId="77777777" w:rsidR="00B97356" w:rsidRDefault="00B97356" w:rsidP="00F36554">
            <w:pPr>
              <w:jc w:val="left"/>
            </w:pPr>
            <w:r>
              <w:t>ownerRuleBoatLoadingPort</w:t>
            </w:r>
            <w:r>
              <w:tab/>
              <w:t>IList&lt;String&gt;</w:t>
            </w:r>
            <w:r>
              <w:rPr>
                <w:rFonts w:hint="eastAsia"/>
              </w:rPr>
              <w:t xml:space="preserve">= </w:t>
            </w:r>
            <w:r>
              <w:rPr>
                <w:rFonts w:hint="eastAsia"/>
              </w:rPr>
              <w:t>装货港范围代码，需要根据半角逗号分拆之后传入</w:t>
            </w:r>
          </w:p>
          <w:p w14:paraId="58DF510B" w14:textId="77777777" w:rsidR="00B97356" w:rsidRDefault="00B97356" w:rsidP="00F36554">
            <w:pPr>
              <w:jc w:val="left"/>
            </w:pPr>
            <w:r>
              <w:t>compAdmingAccount</w:t>
            </w:r>
            <w:r>
              <w:tab/>
              <w:t>String</w:t>
            </w:r>
            <w:r>
              <w:rPr>
                <w:rFonts w:hint="eastAsia"/>
              </w:rPr>
              <w:t xml:space="preserve"> = </w:t>
            </w:r>
            <w:r>
              <w:rPr>
                <w:rFonts w:hint="eastAsia"/>
              </w:rPr>
              <w:t>公司管理员账户，不能为空</w:t>
            </w:r>
          </w:p>
          <w:p w14:paraId="0A350304" w14:textId="77777777" w:rsidR="00B97356" w:rsidRDefault="00B97356" w:rsidP="00F36554">
            <w:pPr>
              <w:jc w:val="left"/>
            </w:pPr>
            <w:r>
              <w:t>funcForAdmin</w:t>
            </w:r>
            <w:r>
              <w:tab/>
              <w:t>IList&lt;String&gt;</w:t>
            </w:r>
            <w:r>
              <w:rPr>
                <w:rFonts w:hint="eastAsia"/>
              </w:rPr>
              <w:t xml:space="preserve"> =</w:t>
            </w:r>
            <w:r>
              <w:rPr>
                <w:rFonts w:hint="eastAsia"/>
              </w:rPr>
              <w:t>公司管理员权限，传入页面勾选内容的</w:t>
            </w:r>
            <w:r>
              <w:rPr>
                <w:rFonts w:hint="eastAsia"/>
              </w:rPr>
              <w:t>FUNC_ID</w:t>
            </w:r>
            <w:r>
              <w:rPr>
                <w:rFonts w:hint="eastAsia"/>
              </w:rPr>
              <w:t>。功能层级关系在接口内部有检查和补充逻辑，可传入完整的功能结构或者是仅传入最后一级的功能</w:t>
            </w:r>
            <w:r>
              <w:rPr>
                <w:rFonts w:hint="eastAsia"/>
              </w:rPr>
              <w:t>FUNC_ID</w:t>
            </w:r>
            <w:r>
              <w:rPr>
                <w:rFonts w:hint="eastAsia"/>
              </w:rPr>
              <w:t>。</w:t>
            </w:r>
          </w:p>
        </w:tc>
      </w:tr>
    </w:tbl>
    <w:p w14:paraId="4F50EE88" w14:textId="77777777" w:rsidR="00B97356" w:rsidRDefault="00B97356" w:rsidP="00B97356"/>
    <w:p w14:paraId="1685466B" w14:textId="77777777" w:rsidR="00B97356" w:rsidRDefault="00B97356" w:rsidP="00B97356">
      <w:pPr>
        <w:pStyle w:val="2"/>
        <w:ind w:right="180"/>
      </w:pPr>
      <w:r>
        <w:rPr>
          <w:rFonts w:hint="eastAsia"/>
        </w:rPr>
        <w:t>提示消息与字符集维护</w:t>
      </w:r>
    </w:p>
    <w:p w14:paraId="11EB300B" w14:textId="77777777" w:rsidR="00B97356" w:rsidRDefault="00B97356" w:rsidP="00B97356">
      <w:pPr>
        <w:pStyle w:val="3"/>
        <w:ind w:left="481" w:right="180"/>
      </w:pPr>
      <w:r>
        <w:rPr>
          <w:rFonts w:hint="eastAsia"/>
        </w:rPr>
        <w:t>需求说明</w:t>
      </w:r>
    </w:p>
    <w:p w14:paraId="069EE02E" w14:textId="77777777" w:rsidR="00B97356" w:rsidRDefault="00B97356" w:rsidP="00B97356">
      <w:pPr>
        <w:ind w:firstLine="420"/>
      </w:pPr>
      <w:r>
        <w:rPr>
          <w:rFonts w:hint="eastAsia"/>
        </w:rPr>
        <w:t>UI</w:t>
      </w:r>
      <w:r>
        <w:rPr>
          <w:rFonts w:hint="eastAsia"/>
        </w:rPr>
        <w:t>界面，提示信息为支持中、英文显示，采用数据库的编码映射对照方式处理双语。该功能只对运维人员使用。</w:t>
      </w:r>
    </w:p>
    <w:p w14:paraId="180AF172" w14:textId="77777777" w:rsidR="00B97356" w:rsidRDefault="00B97356" w:rsidP="00B97356">
      <w:pPr>
        <w:pStyle w:val="3"/>
        <w:ind w:left="481" w:right="180"/>
      </w:pPr>
      <w:r>
        <w:rPr>
          <w:rFonts w:hint="eastAsia"/>
        </w:rPr>
        <w:t>数据表</w:t>
      </w:r>
    </w:p>
    <w:p w14:paraId="76DD66BF" w14:textId="77777777" w:rsidR="00B97356" w:rsidRDefault="00B97356" w:rsidP="00B97356">
      <w:pPr>
        <w:ind w:firstLine="420"/>
      </w:pPr>
      <w:r>
        <w:rPr>
          <w:rFonts w:hint="eastAsia"/>
        </w:rPr>
        <w:t>参见</w:t>
      </w:r>
      <w:hyperlink w:anchor="_多语种接口" w:history="1">
        <w:r>
          <w:rPr>
            <w:rStyle w:val="ae"/>
            <w:rFonts w:hint="eastAsia"/>
          </w:rPr>
          <w:t>多语种接口</w:t>
        </w:r>
      </w:hyperlink>
      <w:r>
        <w:rPr>
          <w:rFonts w:hint="eastAsia"/>
        </w:rPr>
        <w:t>;</w:t>
      </w:r>
    </w:p>
    <w:p w14:paraId="26BBA067" w14:textId="77777777" w:rsidR="00B97356" w:rsidRDefault="00B97356" w:rsidP="00B97356">
      <w:pPr>
        <w:pStyle w:val="3"/>
        <w:ind w:left="481" w:right="180"/>
      </w:pPr>
      <w:bookmarkStart w:id="28" w:name="_列表页面_5"/>
      <w:r>
        <w:rPr>
          <w:rFonts w:hint="eastAsia"/>
        </w:rPr>
        <w:t>列表页面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88"/>
        <w:gridCol w:w="1168"/>
        <w:gridCol w:w="610"/>
        <w:gridCol w:w="695"/>
        <w:gridCol w:w="778"/>
        <w:gridCol w:w="750"/>
        <w:gridCol w:w="792"/>
        <w:gridCol w:w="1084"/>
        <w:gridCol w:w="807"/>
        <w:gridCol w:w="1047"/>
        <w:gridCol w:w="1041"/>
      </w:tblGrid>
      <w:tr w:rsidR="00B97356" w14:paraId="749B668B" w14:textId="77777777" w:rsidTr="00F36554">
        <w:trPr>
          <w:trHeight w:val="337"/>
        </w:trPr>
        <w:tc>
          <w:tcPr>
            <w:tcW w:w="9360" w:type="dxa"/>
            <w:gridSpan w:val="11"/>
          </w:tcPr>
          <w:bookmarkEnd w:id="28"/>
          <w:p w14:paraId="0705625E" w14:textId="77777777" w:rsidR="00B97356" w:rsidRDefault="00B97356" w:rsidP="00F36554">
            <w:r>
              <w:rPr>
                <w:rFonts w:hint="eastAsia"/>
              </w:rPr>
              <w:t>查询条件：</w:t>
            </w:r>
            <w:r>
              <w:rPr>
                <w:rFonts w:hint="eastAsia"/>
              </w:rPr>
              <w:t>&lt;Path(</w:t>
            </w:r>
            <w:r>
              <w:rPr>
                <w:rFonts w:hint="eastAsia"/>
              </w:rPr>
              <w:t>路径</w:t>
            </w:r>
            <w:r>
              <w:rPr>
                <w:rFonts w:hint="eastAsia"/>
              </w:rPr>
              <w:t>)&gt;&lt;</w:t>
            </w:r>
            <w:r>
              <w:rPr>
                <w:rFonts w:hint="eastAsia"/>
              </w:rPr>
              <w:t>中文</w:t>
            </w:r>
            <w:r>
              <w:rPr>
                <w:rFonts w:hint="eastAsia"/>
              </w:rPr>
              <w:t>&gt;&lt;</w:t>
            </w:r>
            <w:r>
              <w:rPr>
                <w:rFonts w:hint="eastAsia"/>
              </w:rPr>
              <w:t>英文</w:t>
            </w:r>
            <w:r>
              <w:rPr>
                <w:rFonts w:hint="eastAsia"/>
              </w:rPr>
              <w:t>&gt;&lt;</w:t>
            </w:r>
            <w:r>
              <w:rPr>
                <w:rFonts w:hint="eastAsia"/>
              </w:rPr>
              <w:t>状态</w:t>
            </w:r>
            <w:r>
              <w:rPr>
                <w:rFonts w:hint="eastAsia"/>
              </w:rPr>
              <w:t xml:space="preserve">&gt;                           </w:t>
            </w:r>
            <w:hyperlink w:anchor="_列表页面_5" w:history="1">
              <w:r>
                <w:rPr>
                  <w:rStyle w:val="ae"/>
                  <w:rFonts w:hint="eastAsia"/>
                </w:rPr>
                <w:t>查</w:t>
              </w:r>
              <w:r>
                <w:rPr>
                  <w:rStyle w:val="ae"/>
                  <w:rFonts w:hint="eastAsia"/>
                </w:rPr>
                <w:t xml:space="preserve">  </w:t>
              </w:r>
              <w:r>
                <w:rPr>
                  <w:rStyle w:val="ae"/>
                  <w:rFonts w:hint="eastAsia"/>
                </w:rPr>
                <w:t>询</w:t>
              </w:r>
            </w:hyperlink>
            <w:r>
              <w:rPr>
                <w:rFonts w:hint="eastAsia"/>
              </w:rPr>
              <w:t xml:space="preserve">   </w:t>
            </w:r>
            <w:hyperlink w:anchor="_列表页面_5" w:history="1">
              <w:r>
                <w:rPr>
                  <w:rStyle w:val="af1"/>
                  <w:rFonts w:hint="eastAsia"/>
                </w:rPr>
                <w:t>新</w:t>
              </w:r>
              <w:r>
                <w:rPr>
                  <w:rStyle w:val="af1"/>
                  <w:rFonts w:hint="eastAsia"/>
                </w:rPr>
                <w:t xml:space="preserve">  </w:t>
              </w:r>
              <w:r>
                <w:rPr>
                  <w:rStyle w:val="af1"/>
                  <w:rFonts w:hint="eastAsia"/>
                </w:rPr>
                <w:t>增</w:t>
              </w:r>
            </w:hyperlink>
            <w:r>
              <w:rPr>
                <w:rFonts w:hint="eastAsia"/>
              </w:rPr>
              <w:t xml:space="preserve">  </w:t>
            </w:r>
            <w:hyperlink w:anchor="_列表页面_5" w:history="1">
              <w:r>
                <w:rPr>
                  <w:rStyle w:val="af1"/>
                  <w:rFonts w:hint="eastAsia"/>
                </w:rPr>
                <w:t>导</w:t>
              </w:r>
              <w:r>
                <w:rPr>
                  <w:rStyle w:val="af1"/>
                  <w:rFonts w:hint="eastAsia"/>
                </w:rPr>
                <w:t xml:space="preserve">  </w:t>
              </w:r>
              <w:r>
                <w:rPr>
                  <w:rStyle w:val="af1"/>
                  <w:rFonts w:hint="eastAsia"/>
                </w:rPr>
                <w:t>入</w:t>
              </w:r>
            </w:hyperlink>
            <w:r>
              <w:rPr>
                <w:rFonts w:hint="eastAsia"/>
              </w:rPr>
              <w:t xml:space="preserve">  </w:t>
            </w:r>
            <w:hyperlink w:anchor="_列表页面_5" w:history="1">
              <w:r>
                <w:rPr>
                  <w:rStyle w:val="af1"/>
                  <w:rFonts w:hint="eastAsia"/>
                </w:rPr>
                <w:t>导</w:t>
              </w:r>
              <w:r>
                <w:rPr>
                  <w:rStyle w:val="af1"/>
                  <w:rFonts w:hint="eastAsia"/>
                </w:rPr>
                <w:t xml:space="preserve">  </w:t>
              </w:r>
              <w:r>
                <w:rPr>
                  <w:rStyle w:val="af1"/>
                  <w:rFonts w:hint="eastAsia"/>
                </w:rPr>
                <w:t>出</w:t>
              </w:r>
            </w:hyperlink>
          </w:p>
        </w:tc>
      </w:tr>
      <w:tr w:rsidR="00B97356" w14:paraId="188A924A" w14:textId="77777777" w:rsidTr="00F36554">
        <w:trPr>
          <w:trHeight w:val="384"/>
        </w:trPr>
        <w:tc>
          <w:tcPr>
            <w:tcW w:w="588" w:type="dxa"/>
          </w:tcPr>
          <w:p w14:paraId="08B9DDC2" w14:textId="77777777" w:rsidR="00B97356" w:rsidRDefault="00B97356" w:rsidP="00F36554">
            <w:pPr>
              <w:rPr>
                <w:b/>
              </w:rPr>
            </w:pPr>
            <w:r>
              <w:rPr>
                <w:rFonts w:hint="eastAsia"/>
                <w:b/>
              </w:rPr>
              <w:t>序号</w:t>
            </w:r>
          </w:p>
        </w:tc>
        <w:tc>
          <w:tcPr>
            <w:tcW w:w="1168" w:type="dxa"/>
          </w:tcPr>
          <w:p w14:paraId="5D7D074F" w14:textId="77777777" w:rsidR="00B97356" w:rsidRDefault="00B97356" w:rsidP="00F36554">
            <w:pPr>
              <w:rPr>
                <w:b/>
              </w:rPr>
            </w:pPr>
            <w:r>
              <w:rPr>
                <w:rFonts w:hint="eastAsia"/>
                <w:b/>
              </w:rPr>
              <w:t>Path</w:t>
            </w:r>
            <w:r>
              <w:rPr>
                <w:rFonts w:hint="eastAsia"/>
                <w:b/>
              </w:rPr>
              <w:t>（路径）</w:t>
            </w:r>
          </w:p>
        </w:tc>
        <w:tc>
          <w:tcPr>
            <w:tcW w:w="610" w:type="dxa"/>
          </w:tcPr>
          <w:p w14:paraId="208E4582" w14:textId="77777777" w:rsidR="00B97356" w:rsidRDefault="00B97356" w:rsidP="00F36554">
            <w:pPr>
              <w:rPr>
                <w:b/>
              </w:rPr>
            </w:pPr>
            <w:r>
              <w:rPr>
                <w:rFonts w:hint="eastAsia"/>
                <w:b/>
              </w:rPr>
              <w:t>中文</w:t>
            </w:r>
          </w:p>
        </w:tc>
        <w:tc>
          <w:tcPr>
            <w:tcW w:w="695" w:type="dxa"/>
          </w:tcPr>
          <w:p w14:paraId="0D0D3D9C" w14:textId="77777777" w:rsidR="00B97356" w:rsidRDefault="00B97356" w:rsidP="00F36554">
            <w:pPr>
              <w:rPr>
                <w:b/>
              </w:rPr>
            </w:pPr>
            <w:r>
              <w:rPr>
                <w:rFonts w:hint="eastAsia"/>
                <w:b/>
              </w:rPr>
              <w:t>英文</w:t>
            </w:r>
          </w:p>
        </w:tc>
        <w:tc>
          <w:tcPr>
            <w:tcW w:w="778" w:type="dxa"/>
          </w:tcPr>
          <w:p w14:paraId="500131AF" w14:textId="77777777" w:rsidR="00B97356" w:rsidRDefault="00B97356" w:rsidP="00F36554">
            <w:pPr>
              <w:rPr>
                <w:b/>
              </w:rPr>
            </w:pPr>
            <w:r>
              <w:rPr>
                <w:rFonts w:hint="eastAsia"/>
                <w:b/>
              </w:rPr>
              <w:t>繁体</w:t>
            </w:r>
          </w:p>
        </w:tc>
        <w:tc>
          <w:tcPr>
            <w:tcW w:w="750" w:type="dxa"/>
          </w:tcPr>
          <w:p w14:paraId="58DBE043" w14:textId="77777777" w:rsidR="00B97356" w:rsidRDefault="00B97356" w:rsidP="00F36554">
            <w:pPr>
              <w:rPr>
                <w:b/>
              </w:rPr>
            </w:pPr>
            <w:r>
              <w:rPr>
                <w:rFonts w:hint="eastAsia"/>
                <w:b/>
              </w:rPr>
              <w:t>状态</w:t>
            </w:r>
          </w:p>
        </w:tc>
        <w:tc>
          <w:tcPr>
            <w:tcW w:w="792" w:type="dxa"/>
          </w:tcPr>
          <w:p w14:paraId="06375471" w14:textId="77777777" w:rsidR="00B97356" w:rsidRDefault="00B97356" w:rsidP="00F36554">
            <w:pPr>
              <w:rPr>
                <w:b/>
              </w:rPr>
            </w:pPr>
            <w:r>
              <w:rPr>
                <w:rFonts w:hint="eastAsia"/>
                <w:b/>
              </w:rPr>
              <w:t>创建人</w:t>
            </w:r>
          </w:p>
        </w:tc>
        <w:tc>
          <w:tcPr>
            <w:tcW w:w="1084" w:type="dxa"/>
          </w:tcPr>
          <w:p w14:paraId="13AF2E52" w14:textId="77777777" w:rsidR="00B97356" w:rsidRDefault="00B97356" w:rsidP="00F36554">
            <w:pPr>
              <w:rPr>
                <w:b/>
              </w:rPr>
            </w:pPr>
            <w:r>
              <w:rPr>
                <w:rFonts w:hint="eastAsia"/>
                <w:b/>
              </w:rPr>
              <w:t>创建时间</w:t>
            </w:r>
          </w:p>
        </w:tc>
        <w:tc>
          <w:tcPr>
            <w:tcW w:w="807" w:type="dxa"/>
          </w:tcPr>
          <w:p w14:paraId="4290CD44" w14:textId="77777777" w:rsidR="00B97356" w:rsidRDefault="00B97356" w:rsidP="00F36554">
            <w:pPr>
              <w:rPr>
                <w:b/>
              </w:rPr>
            </w:pPr>
            <w:r>
              <w:rPr>
                <w:rFonts w:hint="eastAsia"/>
                <w:b/>
              </w:rPr>
              <w:t>修改人</w:t>
            </w:r>
          </w:p>
        </w:tc>
        <w:tc>
          <w:tcPr>
            <w:tcW w:w="1047" w:type="dxa"/>
          </w:tcPr>
          <w:p w14:paraId="481F7C80" w14:textId="77777777" w:rsidR="00B97356" w:rsidRDefault="00B97356" w:rsidP="00F36554">
            <w:pPr>
              <w:rPr>
                <w:b/>
              </w:rPr>
            </w:pPr>
            <w:r>
              <w:rPr>
                <w:rFonts w:hint="eastAsia"/>
                <w:b/>
              </w:rPr>
              <w:t>修改时间</w:t>
            </w:r>
          </w:p>
        </w:tc>
        <w:tc>
          <w:tcPr>
            <w:tcW w:w="1041" w:type="dxa"/>
          </w:tcPr>
          <w:p w14:paraId="7AF80952" w14:textId="77777777" w:rsidR="00B97356" w:rsidRDefault="00B97356" w:rsidP="00F36554">
            <w:pPr>
              <w:rPr>
                <w:b/>
              </w:rPr>
            </w:pPr>
            <w:r>
              <w:rPr>
                <w:rFonts w:hint="eastAsia"/>
                <w:b/>
              </w:rPr>
              <w:t xml:space="preserve"> </w:t>
            </w:r>
            <w:r>
              <w:rPr>
                <w:rFonts w:hint="eastAsia"/>
                <w:b/>
              </w:rPr>
              <w:t>操</w:t>
            </w:r>
            <w:r>
              <w:rPr>
                <w:rFonts w:hint="eastAsia"/>
                <w:b/>
              </w:rPr>
              <w:t xml:space="preserve">  </w:t>
            </w:r>
            <w:r>
              <w:rPr>
                <w:rFonts w:hint="eastAsia"/>
                <w:b/>
              </w:rPr>
              <w:t>作</w:t>
            </w:r>
          </w:p>
        </w:tc>
      </w:tr>
      <w:tr w:rsidR="00B97356" w14:paraId="71C6D042" w14:textId="77777777" w:rsidTr="00F36554">
        <w:trPr>
          <w:trHeight w:val="449"/>
        </w:trPr>
        <w:tc>
          <w:tcPr>
            <w:tcW w:w="588" w:type="dxa"/>
          </w:tcPr>
          <w:p w14:paraId="171AF255" w14:textId="77777777" w:rsidR="00B97356" w:rsidRDefault="00B97356" w:rsidP="00F36554">
            <w:pPr>
              <w:rPr>
                <w:b/>
              </w:rPr>
            </w:pPr>
          </w:p>
        </w:tc>
        <w:tc>
          <w:tcPr>
            <w:tcW w:w="1168" w:type="dxa"/>
          </w:tcPr>
          <w:p w14:paraId="7FCF6B5C" w14:textId="77777777" w:rsidR="00B97356" w:rsidRDefault="00B97356" w:rsidP="00F36554">
            <w:pPr>
              <w:rPr>
                <w:b/>
              </w:rPr>
            </w:pPr>
          </w:p>
        </w:tc>
        <w:tc>
          <w:tcPr>
            <w:tcW w:w="610" w:type="dxa"/>
          </w:tcPr>
          <w:p w14:paraId="5356A95F" w14:textId="77777777" w:rsidR="00B97356" w:rsidRDefault="00B97356" w:rsidP="00F36554">
            <w:pPr>
              <w:rPr>
                <w:b/>
              </w:rPr>
            </w:pPr>
          </w:p>
        </w:tc>
        <w:tc>
          <w:tcPr>
            <w:tcW w:w="695" w:type="dxa"/>
          </w:tcPr>
          <w:p w14:paraId="3EAC9294" w14:textId="77777777" w:rsidR="00B97356" w:rsidRDefault="00B97356" w:rsidP="00F36554">
            <w:pPr>
              <w:rPr>
                <w:b/>
              </w:rPr>
            </w:pPr>
          </w:p>
        </w:tc>
        <w:tc>
          <w:tcPr>
            <w:tcW w:w="778" w:type="dxa"/>
          </w:tcPr>
          <w:p w14:paraId="7D801546" w14:textId="77777777" w:rsidR="00B97356" w:rsidRDefault="00B97356" w:rsidP="00F36554">
            <w:pPr>
              <w:rPr>
                <w:b/>
              </w:rPr>
            </w:pPr>
          </w:p>
        </w:tc>
        <w:tc>
          <w:tcPr>
            <w:tcW w:w="750" w:type="dxa"/>
          </w:tcPr>
          <w:p w14:paraId="35BD12A5" w14:textId="77777777" w:rsidR="00B97356" w:rsidRDefault="00B97356" w:rsidP="00F36554">
            <w:pPr>
              <w:rPr>
                <w:b/>
              </w:rPr>
            </w:pPr>
          </w:p>
        </w:tc>
        <w:tc>
          <w:tcPr>
            <w:tcW w:w="792" w:type="dxa"/>
          </w:tcPr>
          <w:p w14:paraId="3181134B" w14:textId="77777777" w:rsidR="00B97356" w:rsidRDefault="00B97356" w:rsidP="00F36554">
            <w:pPr>
              <w:rPr>
                <w:b/>
              </w:rPr>
            </w:pPr>
          </w:p>
        </w:tc>
        <w:tc>
          <w:tcPr>
            <w:tcW w:w="1084" w:type="dxa"/>
          </w:tcPr>
          <w:p w14:paraId="3FCDE56F" w14:textId="77777777" w:rsidR="00B97356" w:rsidRDefault="00B97356" w:rsidP="00F36554">
            <w:pPr>
              <w:rPr>
                <w:b/>
              </w:rPr>
            </w:pPr>
          </w:p>
        </w:tc>
        <w:tc>
          <w:tcPr>
            <w:tcW w:w="807" w:type="dxa"/>
          </w:tcPr>
          <w:p w14:paraId="58E7AE36" w14:textId="77777777" w:rsidR="00B97356" w:rsidRDefault="00B97356" w:rsidP="00F36554">
            <w:pPr>
              <w:rPr>
                <w:b/>
              </w:rPr>
            </w:pPr>
          </w:p>
        </w:tc>
        <w:tc>
          <w:tcPr>
            <w:tcW w:w="1047" w:type="dxa"/>
          </w:tcPr>
          <w:p w14:paraId="4B13341E" w14:textId="77777777" w:rsidR="00B97356" w:rsidRDefault="00B97356" w:rsidP="00F36554">
            <w:pPr>
              <w:rPr>
                <w:b/>
              </w:rPr>
            </w:pPr>
          </w:p>
        </w:tc>
        <w:tc>
          <w:tcPr>
            <w:tcW w:w="1041" w:type="dxa"/>
          </w:tcPr>
          <w:p w14:paraId="3AC34F52" w14:textId="77777777" w:rsidR="00B97356" w:rsidRDefault="00D62571" w:rsidP="00F36554">
            <w:pPr>
              <w:rPr>
                <w:b/>
              </w:rPr>
            </w:pPr>
            <w:hyperlink w:anchor="_列表页面_5" w:history="1">
              <w:r w:rsidR="00B97356">
                <w:rPr>
                  <w:rStyle w:val="af1"/>
                  <w:rFonts w:hint="eastAsia"/>
                </w:rPr>
                <w:t>编辑</w:t>
              </w:r>
            </w:hyperlink>
            <w:r w:rsidR="00B97356">
              <w:rPr>
                <w:rFonts w:hint="eastAsia"/>
              </w:rPr>
              <w:t xml:space="preserve"> </w:t>
            </w:r>
            <w:hyperlink w:anchor="_列表页面_5" w:history="1">
              <w:r w:rsidR="00B97356">
                <w:rPr>
                  <w:rStyle w:val="af1"/>
                  <w:rFonts w:hint="eastAsia"/>
                </w:rPr>
                <w:t>删除</w:t>
              </w:r>
            </w:hyperlink>
          </w:p>
        </w:tc>
      </w:tr>
    </w:tbl>
    <w:p w14:paraId="73305B26" w14:textId="77777777" w:rsidR="00B97356" w:rsidRDefault="00B97356" w:rsidP="00B97356"/>
    <w:p w14:paraId="2125C5A8" w14:textId="77777777" w:rsidR="00B97356" w:rsidRDefault="00B97356" w:rsidP="00B97356">
      <w:pPr>
        <w:rPr>
          <w:b/>
        </w:rPr>
      </w:pPr>
      <w:r>
        <w:rPr>
          <w:rFonts w:hint="eastAsia"/>
          <w:b/>
        </w:rPr>
        <w:t>查询条件：</w:t>
      </w:r>
    </w:p>
    <w:p w14:paraId="411C7375" w14:textId="77777777" w:rsidR="00B97356" w:rsidRDefault="00B97356" w:rsidP="00B97356">
      <w:r>
        <w:rPr>
          <w:rFonts w:hint="eastAsia"/>
        </w:rPr>
        <w:t>1.Path(</w:t>
      </w:r>
      <w:r>
        <w:rPr>
          <w:rFonts w:hint="eastAsia"/>
        </w:rPr>
        <w:t>路径</w:t>
      </w:r>
      <w:r>
        <w:rPr>
          <w:rFonts w:hint="eastAsia"/>
        </w:rPr>
        <w:t>)</w:t>
      </w:r>
      <w:r>
        <w:rPr>
          <w:rFonts w:hint="eastAsia"/>
        </w:rPr>
        <w:t>、中文、英文支持模糊查询，前后去空格，内容不区分大小写。</w:t>
      </w:r>
    </w:p>
    <w:p w14:paraId="7B861688" w14:textId="77777777" w:rsidR="00B97356" w:rsidRDefault="00B97356" w:rsidP="00B97356">
      <w:r>
        <w:rPr>
          <w:rFonts w:hint="eastAsia"/>
        </w:rPr>
        <w:t>2.</w:t>
      </w:r>
      <w:r>
        <w:rPr>
          <w:rFonts w:hint="eastAsia"/>
        </w:rPr>
        <w:t>状态，下拉。内容限定为：</w:t>
      </w:r>
      <w:r>
        <w:rPr>
          <w:rFonts w:hint="eastAsia"/>
        </w:rPr>
        <w:t>-10</w:t>
      </w:r>
      <w:r>
        <w:rPr>
          <w:rFonts w:hint="eastAsia"/>
        </w:rPr>
        <w:t>无效</w:t>
      </w:r>
      <w:r>
        <w:rPr>
          <w:rFonts w:hint="eastAsia"/>
        </w:rPr>
        <w:t xml:space="preserve"> 10</w:t>
      </w:r>
      <w:r>
        <w:rPr>
          <w:rFonts w:hint="eastAsia"/>
        </w:rPr>
        <w:t>有效。</w:t>
      </w:r>
    </w:p>
    <w:p w14:paraId="621B671A" w14:textId="77777777" w:rsidR="00B97356" w:rsidRDefault="00B97356" w:rsidP="00B97356"/>
    <w:p w14:paraId="504F287C" w14:textId="77777777" w:rsidR="00B97356" w:rsidRDefault="00B97356" w:rsidP="00B97356">
      <w:pPr>
        <w:rPr>
          <w:b/>
        </w:rPr>
      </w:pPr>
      <w:r>
        <w:rPr>
          <w:rFonts w:hint="eastAsia"/>
          <w:b/>
        </w:rPr>
        <w:t>加载过程：</w:t>
      </w:r>
    </w:p>
    <w:p w14:paraId="07D1074D" w14:textId="77777777" w:rsidR="00B97356" w:rsidRDefault="00B97356" w:rsidP="00B97356">
      <w:pPr>
        <w:numPr>
          <w:ilvl w:val="0"/>
          <w:numId w:val="87"/>
        </w:numPr>
      </w:pPr>
      <w:r>
        <w:rPr>
          <w:rFonts w:hint="eastAsia"/>
        </w:rPr>
        <w:t>列表默认不查询数据，用户点击“查询”之后再加载数据。</w:t>
      </w:r>
    </w:p>
    <w:p w14:paraId="7911B7D0" w14:textId="77777777" w:rsidR="00B97356" w:rsidRDefault="00B97356" w:rsidP="00B97356">
      <w:r>
        <w:rPr>
          <w:rFonts w:hint="eastAsia"/>
        </w:rPr>
        <w:t>2.</w:t>
      </w:r>
      <w:r>
        <w:rPr>
          <w:rFonts w:hint="eastAsia"/>
        </w:rPr>
        <w:t>字段的对应关系请参考数据库定义的同名字段。</w:t>
      </w:r>
    </w:p>
    <w:p w14:paraId="37C59229" w14:textId="77777777" w:rsidR="00B97356" w:rsidRDefault="00B97356" w:rsidP="00B97356">
      <w:r>
        <w:rPr>
          <w:rFonts w:hint="eastAsia"/>
        </w:rPr>
        <w:t>3.</w:t>
      </w:r>
      <w:r>
        <w:rPr>
          <w:rFonts w:hint="eastAsia"/>
        </w:rPr>
        <w:t>按创建时间倒序排列，即最新日志排在最前。</w:t>
      </w:r>
    </w:p>
    <w:p w14:paraId="31850271" w14:textId="77777777" w:rsidR="00B97356" w:rsidRDefault="00B97356" w:rsidP="00B97356"/>
    <w:p w14:paraId="56BB70D5" w14:textId="77777777" w:rsidR="00B97356" w:rsidRDefault="00B97356" w:rsidP="00B97356">
      <w:pPr>
        <w:rPr>
          <w:b/>
        </w:rPr>
      </w:pPr>
      <w:r>
        <w:rPr>
          <w:rFonts w:hint="eastAsia"/>
          <w:b/>
        </w:rPr>
        <w:t>界面交互：</w:t>
      </w:r>
    </w:p>
    <w:p w14:paraId="6FE475AA" w14:textId="77777777" w:rsidR="00B97356" w:rsidRDefault="00B97356" w:rsidP="00B97356">
      <w:pPr>
        <w:numPr>
          <w:ilvl w:val="0"/>
          <w:numId w:val="79"/>
        </w:numPr>
        <w:ind w:left="0" w:firstLine="0"/>
      </w:pPr>
      <w:r>
        <w:rPr>
          <w:rFonts w:hint="eastAsia"/>
        </w:rPr>
        <w:t>用户点击“新增”“编辑”时，弹出编辑界面。</w:t>
      </w:r>
    </w:p>
    <w:p w14:paraId="2A82F63E" w14:textId="77777777" w:rsidR="00B97356" w:rsidRDefault="00B97356" w:rsidP="00B97356">
      <w:pPr>
        <w:numPr>
          <w:ilvl w:val="0"/>
          <w:numId w:val="79"/>
        </w:numPr>
        <w:ind w:left="0" w:firstLine="0"/>
      </w:pPr>
      <w:r>
        <w:rPr>
          <w:rFonts w:hint="eastAsia"/>
        </w:rPr>
        <w:t>用户点击“删除”时，提示“是否确认删除（中文</w:t>
      </w:r>
      <w:r>
        <w:rPr>
          <w:rFonts w:hint="eastAsia"/>
        </w:rPr>
        <w:t>/</w:t>
      </w:r>
      <w:r>
        <w:rPr>
          <w:rFonts w:hint="eastAsia"/>
        </w:rPr>
        <w:t>英文）？”，确认的话，对记录做标记删除。即将</w:t>
      </w:r>
      <w:r>
        <w:rPr>
          <w:rFonts w:hint="eastAsia"/>
        </w:rPr>
        <w:t>STATUS</w:t>
      </w:r>
      <w:r>
        <w:rPr>
          <w:rFonts w:hint="eastAsia"/>
        </w:rPr>
        <w:t>修改为“</w:t>
      </w:r>
      <w:r>
        <w:rPr>
          <w:rFonts w:hint="eastAsia"/>
        </w:rPr>
        <w:t>-10</w:t>
      </w:r>
      <w:r>
        <w:rPr>
          <w:rFonts w:hint="eastAsia"/>
        </w:rPr>
        <w:t>删除数据”，并修改记录的时间戳。</w:t>
      </w:r>
    </w:p>
    <w:p w14:paraId="7D2D692F" w14:textId="77777777" w:rsidR="00B97356" w:rsidRDefault="00B97356" w:rsidP="00B97356">
      <w:pPr>
        <w:rPr>
          <w:b/>
        </w:rPr>
      </w:pPr>
      <w:r>
        <w:rPr>
          <w:rFonts w:hint="eastAsia"/>
        </w:rPr>
        <w:t>3.</w:t>
      </w:r>
      <w:r>
        <w:rPr>
          <w:rFonts w:hint="eastAsia"/>
        </w:rPr>
        <w:t>用户点击“查询”时，根据查询条件加载数据。</w:t>
      </w:r>
    </w:p>
    <w:p w14:paraId="522926E9" w14:textId="77777777" w:rsidR="00B97356" w:rsidRDefault="00B97356" w:rsidP="00B97356">
      <w:r>
        <w:rPr>
          <w:rFonts w:hint="eastAsia"/>
        </w:rPr>
        <w:t>4.</w:t>
      </w:r>
      <w:r>
        <w:rPr>
          <w:rFonts w:hint="eastAsia"/>
        </w:rPr>
        <w:t>用户点击“导出”根据查询条件导出</w:t>
      </w:r>
      <w:r>
        <w:rPr>
          <w:rFonts w:hint="eastAsia"/>
        </w:rPr>
        <w:t>SYSTEM_UI_LANGUAGE&lt;</w:t>
      </w:r>
      <w:r>
        <w:rPr>
          <w:rFonts w:hint="eastAsia"/>
        </w:rPr>
        <w:t>界面语言对照</w:t>
      </w:r>
      <w:r>
        <w:rPr>
          <w:rFonts w:hint="eastAsia"/>
        </w:rPr>
        <w:t>&gt;</w:t>
      </w:r>
      <w:r>
        <w:rPr>
          <w:rFonts w:hint="eastAsia"/>
        </w:rPr>
        <w:t>表数据写入</w:t>
      </w:r>
      <w:r>
        <w:rPr>
          <w:rFonts w:hint="eastAsia"/>
        </w:rPr>
        <w:t>Excel</w:t>
      </w:r>
    </w:p>
    <w:p w14:paraId="0FC695C9" w14:textId="77777777" w:rsidR="00B97356" w:rsidRDefault="00B97356" w:rsidP="00B97356">
      <w:r>
        <w:rPr>
          <w:rFonts w:hint="eastAsia"/>
        </w:rPr>
        <w:t xml:space="preserve">  </w:t>
      </w:r>
      <w:r>
        <w:rPr>
          <w:rFonts w:hint="eastAsia"/>
        </w:rPr>
        <w:t>文件头数据格式：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4"/>
        <w:gridCol w:w="1380"/>
        <w:gridCol w:w="720"/>
        <w:gridCol w:w="821"/>
        <w:gridCol w:w="919"/>
      </w:tblGrid>
      <w:tr w:rsidR="00B97356" w14:paraId="1F391D27" w14:textId="77777777" w:rsidTr="00F36554">
        <w:trPr>
          <w:trHeight w:val="284"/>
          <w:jc w:val="center"/>
        </w:trPr>
        <w:tc>
          <w:tcPr>
            <w:tcW w:w="694" w:type="dxa"/>
          </w:tcPr>
          <w:p w14:paraId="506CEB07" w14:textId="77777777" w:rsidR="00B97356" w:rsidRDefault="00B97356" w:rsidP="00F36554">
            <w:pPr>
              <w:rPr>
                <w:b/>
              </w:rPr>
            </w:pPr>
            <w:r>
              <w:rPr>
                <w:rFonts w:hint="eastAsia"/>
                <w:b/>
              </w:rPr>
              <w:t>序号</w:t>
            </w:r>
          </w:p>
        </w:tc>
        <w:tc>
          <w:tcPr>
            <w:tcW w:w="1380" w:type="dxa"/>
          </w:tcPr>
          <w:p w14:paraId="7D814F6B" w14:textId="77777777" w:rsidR="00B97356" w:rsidRDefault="00B97356" w:rsidP="00F36554">
            <w:pPr>
              <w:rPr>
                <w:b/>
              </w:rPr>
            </w:pPr>
            <w:r>
              <w:rPr>
                <w:rFonts w:hint="eastAsia"/>
                <w:b/>
              </w:rPr>
              <w:t>Path</w:t>
            </w:r>
            <w:r>
              <w:rPr>
                <w:rFonts w:hint="eastAsia"/>
                <w:b/>
              </w:rPr>
              <w:t>（路径）</w:t>
            </w:r>
          </w:p>
        </w:tc>
        <w:tc>
          <w:tcPr>
            <w:tcW w:w="720" w:type="dxa"/>
          </w:tcPr>
          <w:p w14:paraId="64D0C0F1" w14:textId="77777777" w:rsidR="00B97356" w:rsidRDefault="00B97356" w:rsidP="00F36554">
            <w:pPr>
              <w:rPr>
                <w:b/>
              </w:rPr>
            </w:pPr>
            <w:r>
              <w:rPr>
                <w:rFonts w:hint="eastAsia"/>
                <w:b/>
              </w:rPr>
              <w:t>中文</w:t>
            </w:r>
          </w:p>
        </w:tc>
        <w:tc>
          <w:tcPr>
            <w:tcW w:w="821" w:type="dxa"/>
          </w:tcPr>
          <w:p w14:paraId="3786CE2B" w14:textId="77777777" w:rsidR="00B97356" w:rsidRDefault="00B97356" w:rsidP="00F36554">
            <w:pPr>
              <w:rPr>
                <w:b/>
              </w:rPr>
            </w:pPr>
            <w:r>
              <w:rPr>
                <w:rFonts w:hint="eastAsia"/>
                <w:b/>
              </w:rPr>
              <w:t>英文</w:t>
            </w:r>
          </w:p>
        </w:tc>
        <w:tc>
          <w:tcPr>
            <w:tcW w:w="919" w:type="dxa"/>
          </w:tcPr>
          <w:p w14:paraId="49A021AF" w14:textId="77777777" w:rsidR="00B97356" w:rsidRDefault="00B97356" w:rsidP="00F36554">
            <w:pPr>
              <w:rPr>
                <w:b/>
              </w:rPr>
            </w:pPr>
            <w:r>
              <w:rPr>
                <w:rFonts w:hint="eastAsia"/>
                <w:b/>
              </w:rPr>
              <w:t>繁体</w:t>
            </w:r>
          </w:p>
        </w:tc>
      </w:tr>
    </w:tbl>
    <w:p w14:paraId="6D202E31" w14:textId="77777777" w:rsidR="00B97356" w:rsidRDefault="00B97356" w:rsidP="00B97356">
      <w:pPr>
        <w:numPr>
          <w:ilvl w:val="0"/>
          <w:numId w:val="89"/>
        </w:numPr>
        <w:ind w:left="0" w:firstLine="0"/>
      </w:pPr>
      <w:r>
        <w:rPr>
          <w:rFonts w:hint="eastAsia"/>
        </w:rPr>
        <w:t>用户点击“导入”弹出导入页面。</w:t>
      </w:r>
    </w:p>
    <w:p w14:paraId="06990384" w14:textId="77777777" w:rsidR="00B97356" w:rsidRDefault="00B97356" w:rsidP="00B97356"/>
    <w:p w14:paraId="3728A037" w14:textId="77777777" w:rsidR="00B97356" w:rsidRDefault="00B97356" w:rsidP="00B97356">
      <w:pPr>
        <w:rPr>
          <w:b/>
        </w:rPr>
      </w:pPr>
      <w:r>
        <w:rPr>
          <w:rFonts w:hint="eastAsia"/>
          <w:b/>
        </w:rPr>
        <w:t>导入逻辑：</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0"/>
      </w:tblGrid>
      <w:tr w:rsidR="00B97356" w14:paraId="4178D720" w14:textId="77777777" w:rsidTr="00F36554">
        <w:trPr>
          <w:trHeight w:val="344"/>
          <w:jc w:val="center"/>
        </w:trPr>
        <w:tc>
          <w:tcPr>
            <w:tcW w:w="8280" w:type="dxa"/>
          </w:tcPr>
          <w:p w14:paraId="2C973FD7" w14:textId="77777777" w:rsidR="00B97356" w:rsidRDefault="00B97356" w:rsidP="00F36554">
            <w:r>
              <w:rPr>
                <w:noProof/>
              </w:rPr>
              <mc:AlternateContent>
                <mc:Choice Requires="wps">
                  <w:drawing>
                    <wp:anchor distT="0" distB="0" distL="114300" distR="114300" simplePos="0" relativeHeight="251671040" behindDoc="0" locked="0" layoutInCell="1" allowOverlap="1" wp14:anchorId="6BE3AD11" wp14:editId="18734696">
                      <wp:simplePos x="0" y="0"/>
                      <wp:positionH relativeFrom="column">
                        <wp:posOffset>-8255</wp:posOffset>
                      </wp:positionH>
                      <wp:positionV relativeFrom="paragraph">
                        <wp:posOffset>35560</wp:posOffset>
                      </wp:positionV>
                      <wp:extent cx="3133090" cy="161290"/>
                      <wp:effectExtent l="11430" t="8255" r="8255" b="11430"/>
                      <wp:wrapNone/>
                      <wp:docPr id="309" name="文本框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3090" cy="161290"/>
                              </a:xfrm>
                              <a:prstGeom prst="rect">
                                <a:avLst/>
                              </a:prstGeom>
                              <a:solidFill>
                                <a:srgbClr val="FFFFFF"/>
                              </a:solidFill>
                              <a:ln w="9525">
                                <a:solidFill>
                                  <a:srgbClr val="000000"/>
                                </a:solidFill>
                                <a:miter lim="800000"/>
                                <a:headEnd/>
                                <a:tailEnd/>
                              </a:ln>
                            </wps:spPr>
                            <wps:txbx>
                              <w:txbxContent>
                                <w:p w14:paraId="7DFC1C3B" w14:textId="77777777" w:rsidR="00006204" w:rsidRDefault="00006204" w:rsidP="00B973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E3AD11" id="文本框 309" o:spid="_x0000_s1030" type="#_x0000_t202" style="position:absolute;left:0;text-align:left;margin-left:-.65pt;margin-top:2.8pt;width:246.7pt;height:12.7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">
                      <v:textbox>
                        <w:txbxContent>
                          <w:p w14:paraId="7DFC1C3B" w14:textId="77777777" w:rsidR="00006204" w:rsidRDefault="00006204" w:rsidP="00B97356"/>
                        </w:txbxContent>
                      </v:textbox>
                    </v:shape>
                  </w:pict>
                </mc:Fallback>
              </mc:AlternateContent>
            </w:r>
            <w:r>
              <w:rPr>
                <w:rFonts w:hint="eastAsia"/>
              </w:rPr>
              <w:t xml:space="preserve">                                                         </w:t>
            </w:r>
            <w:r>
              <w:rPr>
                <w:rFonts w:hint="eastAsia"/>
              </w:rPr>
              <w:t>选择文件</w:t>
            </w:r>
            <w:r>
              <w:rPr>
                <w:rFonts w:hint="eastAsia"/>
              </w:rPr>
              <w:t xml:space="preserve">         </w:t>
            </w:r>
            <w:hyperlink w:anchor="_列表页面_5" w:history="1">
              <w:r>
                <w:rPr>
                  <w:rStyle w:val="af1"/>
                  <w:rFonts w:hint="eastAsia"/>
                </w:rPr>
                <w:t xml:space="preserve"> </w:t>
              </w:r>
              <w:r>
                <w:rPr>
                  <w:rStyle w:val="af1"/>
                  <w:rFonts w:hint="eastAsia"/>
                </w:rPr>
                <w:t>导</w:t>
              </w:r>
              <w:r>
                <w:rPr>
                  <w:rStyle w:val="af1"/>
                  <w:rFonts w:hint="eastAsia"/>
                </w:rPr>
                <w:t xml:space="preserve">  </w:t>
              </w:r>
              <w:r>
                <w:rPr>
                  <w:rStyle w:val="af1"/>
                  <w:rFonts w:hint="eastAsia"/>
                </w:rPr>
                <w:t>入</w:t>
              </w:r>
            </w:hyperlink>
          </w:p>
        </w:tc>
      </w:tr>
    </w:tbl>
    <w:p w14:paraId="53E1AD0F" w14:textId="77777777" w:rsidR="00B97356" w:rsidRDefault="00B97356" w:rsidP="00B97356"/>
    <w:p w14:paraId="13B8E867" w14:textId="77777777" w:rsidR="00B97356" w:rsidRDefault="00B97356" w:rsidP="00B97356">
      <w:pPr>
        <w:numPr>
          <w:ilvl w:val="0"/>
          <w:numId w:val="161"/>
        </w:numPr>
        <w:ind w:left="360" w:hanging="360"/>
      </w:pPr>
      <w:r>
        <w:rPr>
          <w:rFonts w:hint="eastAsia"/>
        </w:rPr>
        <w:t>用户点击选择“选择文件”，选择</w:t>
      </w:r>
      <w:r>
        <w:rPr>
          <w:rFonts w:hint="eastAsia"/>
        </w:rPr>
        <w:t>Excel</w:t>
      </w:r>
      <w:r>
        <w:rPr>
          <w:rFonts w:hint="eastAsia"/>
        </w:rPr>
        <w:t>文件（以导出功能导出的文件作为模板），点击导入按钮。</w:t>
      </w:r>
    </w:p>
    <w:p w14:paraId="37B863A0" w14:textId="77777777" w:rsidR="00B97356" w:rsidRDefault="00B97356" w:rsidP="00B97356">
      <w:pPr>
        <w:numPr>
          <w:ilvl w:val="0"/>
          <w:numId w:val="161"/>
        </w:numPr>
        <w:ind w:left="360" w:hanging="360"/>
      </w:pPr>
      <w:r>
        <w:rPr>
          <w:rFonts w:hint="eastAsia"/>
        </w:rPr>
        <w:lastRenderedPageBreak/>
        <w:t>需要校验</w:t>
      </w:r>
      <w:r>
        <w:rPr>
          <w:rFonts w:hint="eastAsia"/>
        </w:rPr>
        <w:t>Excel</w:t>
      </w:r>
      <w:r>
        <w:rPr>
          <w:rFonts w:hint="eastAsia"/>
        </w:rPr>
        <w:t>文件头是否正确，提示用户“文件格式不正确”。</w:t>
      </w:r>
    </w:p>
    <w:p w14:paraId="37D2D169" w14:textId="77777777" w:rsidR="00B97356" w:rsidRDefault="00B97356" w:rsidP="00B97356">
      <w:pPr>
        <w:numPr>
          <w:ilvl w:val="0"/>
          <w:numId w:val="161"/>
        </w:numPr>
        <w:ind w:left="360" w:hanging="360"/>
      </w:pPr>
      <w:r>
        <w:rPr>
          <w:rFonts w:hint="eastAsia"/>
        </w:rPr>
        <w:t>“序号”可以为空，“</w:t>
      </w:r>
      <w:r>
        <w:rPr>
          <w:rFonts w:hint="eastAsia"/>
        </w:rPr>
        <w:t>Path</w:t>
      </w:r>
      <w:r>
        <w:rPr>
          <w:rFonts w:hint="eastAsia"/>
        </w:rPr>
        <w:t>路径”不能为空，“中文”不能为空，“英文”不能为空。</w:t>
      </w:r>
    </w:p>
    <w:p w14:paraId="2DB86C48" w14:textId="77777777" w:rsidR="00B97356" w:rsidRDefault="00B97356" w:rsidP="00B97356">
      <w:pPr>
        <w:numPr>
          <w:ilvl w:val="0"/>
          <w:numId w:val="161"/>
        </w:numPr>
        <w:ind w:left="360" w:hanging="360"/>
      </w:pPr>
      <w:r>
        <w:rPr>
          <w:rFonts w:hint="eastAsia"/>
        </w:rPr>
        <w:t>文件内不允许重复数据，规则为序号不能重复，提示用户“</w:t>
      </w:r>
      <w:r>
        <w:rPr>
          <w:rFonts w:hint="eastAsia"/>
        </w:rPr>
        <w:t>N</w:t>
      </w:r>
      <w:r>
        <w:rPr>
          <w:rFonts w:hint="eastAsia"/>
        </w:rPr>
        <w:t>行与</w:t>
      </w:r>
      <w:r>
        <w:rPr>
          <w:rFonts w:hint="eastAsia"/>
        </w:rPr>
        <w:t>M</w:t>
      </w:r>
      <w:r>
        <w:rPr>
          <w:rFonts w:hint="eastAsia"/>
        </w:rPr>
        <w:t>行存在重复数据请修改”。</w:t>
      </w:r>
    </w:p>
    <w:p w14:paraId="171ED668" w14:textId="77777777" w:rsidR="00B97356" w:rsidRDefault="00B97356" w:rsidP="00B97356">
      <w:pPr>
        <w:numPr>
          <w:ilvl w:val="0"/>
          <w:numId w:val="161"/>
        </w:numPr>
        <w:ind w:left="360" w:hanging="360"/>
      </w:pPr>
      <w:r>
        <w:rPr>
          <w:rFonts w:hint="eastAsia"/>
        </w:rPr>
        <w:t>如有多行错误数据则需要一次提示多条错误信息，只有文件内容和格式正常情况下才做数据录入。</w:t>
      </w:r>
    </w:p>
    <w:p w14:paraId="15141BDD" w14:textId="77777777" w:rsidR="00B97356" w:rsidRDefault="00B97356" w:rsidP="00B97356">
      <w:pPr>
        <w:numPr>
          <w:ilvl w:val="0"/>
          <w:numId w:val="161"/>
        </w:numPr>
        <w:ind w:left="360" w:hanging="360"/>
      </w:pPr>
      <w:r>
        <w:rPr>
          <w:rFonts w:hint="eastAsia"/>
        </w:rPr>
        <w:t>序号不为空，根据序号可以找到已存在表的数据则用文件数据覆盖，如未找到则要新增一条数据。</w:t>
      </w:r>
    </w:p>
    <w:p w14:paraId="3F7DBD16" w14:textId="77777777" w:rsidR="00B97356" w:rsidRDefault="00B97356" w:rsidP="00B97356">
      <w:pPr>
        <w:numPr>
          <w:ilvl w:val="0"/>
          <w:numId w:val="161"/>
        </w:numPr>
        <w:ind w:left="360" w:hanging="360"/>
      </w:pPr>
      <w:r>
        <w:rPr>
          <w:rFonts w:hint="eastAsia"/>
        </w:rPr>
        <w:t>序号为空，新增一条数据。</w:t>
      </w:r>
    </w:p>
    <w:p w14:paraId="55CBB9A0" w14:textId="77777777" w:rsidR="00B97356" w:rsidRDefault="00B97356" w:rsidP="00B97356"/>
    <w:p w14:paraId="039D17A7" w14:textId="77777777" w:rsidR="00B97356" w:rsidRDefault="00B97356" w:rsidP="00B97356">
      <w:pPr>
        <w:pStyle w:val="3"/>
        <w:ind w:left="481" w:right="180"/>
      </w:pPr>
      <w:r>
        <w:rPr>
          <w:rFonts w:hint="eastAsia"/>
        </w:rPr>
        <w:t>新增</w:t>
      </w:r>
      <w:r>
        <w:rPr>
          <w:rFonts w:hint="eastAsia"/>
        </w:rPr>
        <w:t>/</w:t>
      </w:r>
      <w:r>
        <w:rPr>
          <w:rFonts w:hint="eastAsia"/>
        </w:rPr>
        <w:t>编辑页面</w:t>
      </w:r>
    </w:p>
    <w:tbl>
      <w:tblPr>
        <w:tblW w:w="0" w:type="auto"/>
        <w:jc w:val="center"/>
        <w:tblLayout w:type="fixed"/>
        <w:tblLook w:val="0000" w:firstRow="0" w:lastRow="0" w:firstColumn="0" w:lastColumn="0" w:noHBand="0" w:noVBand="0"/>
      </w:tblPr>
      <w:tblGrid>
        <w:gridCol w:w="1160"/>
        <w:gridCol w:w="2220"/>
        <w:gridCol w:w="1050"/>
        <w:gridCol w:w="1930"/>
      </w:tblGrid>
      <w:tr w:rsidR="00B97356" w14:paraId="457FDF56" w14:textId="77777777" w:rsidTr="00F36554">
        <w:trPr>
          <w:trHeight w:val="374"/>
          <w:jc w:val="center"/>
        </w:trPr>
        <w:tc>
          <w:tcPr>
            <w:tcW w:w="1160" w:type="dxa"/>
            <w:tcBorders>
              <w:top w:val="single" w:sz="4" w:space="0" w:color="000000"/>
              <w:left w:val="single" w:sz="4" w:space="0" w:color="000000"/>
              <w:bottom w:val="single" w:sz="4" w:space="0" w:color="000000"/>
              <w:right w:val="single" w:sz="4" w:space="0" w:color="000000"/>
            </w:tcBorders>
          </w:tcPr>
          <w:p w14:paraId="3CA1240E" w14:textId="77777777" w:rsidR="00B97356" w:rsidRDefault="00B97356" w:rsidP="00F36554">
            <w:pPr>
              <w:rPr>
                <w:rFonts w:ascii="宋体" w:hAnsi="宋体"/>
                <w:kern w:val="0"/>
              </w:rPr>
            </w:pPr>
            <w:r>
              <w:rPr>
                <w:rFonts w:ascii="宋体" w:hAnsi="宋体" w:hint="eastAsia"/>
                <w:kern w:val="0"/>
              </w:rPr>
              <w:t>Path(路径)</w:t>
            </w:r>
          </w:p>
        </w:tc>
        <w:tc>
          <w:tcPr>
            <w:tcW w:w="2220" w:type="dxa"/>
            <w:tcBorders>
              <w:top w:val="single" w:sz="4" w:space="0" w:color="000000"/>
              <w:left w:val="nil"/>
              <w:bottom w:val="single" w:sz="4" w:space="0" w:color="000000"/>
              <w:right w:val="single" w:sz="4" w:space="0" w:color="000000"/>
            </w:tcBorders>
          </w:tcPr>
          <w:p w14:paraId="0CF10461" w14:textId="77777777" w:rsidR="00B97356" w:rsidRDefault="00B97356" w:rsidP="00F36554">
            <w:pPr>
              <w:rPr>
                <w:rFonts w:ascii="宋体" w:hAnsi="宋体"/>
                <w:kern w:val="0"/>
              </w:rPr>
            </w:pPr>
            <w:r>
              <w:rPr>
                <w:rFonts w:ascii="宋体" w:hAnsi="宋体" w:hint="eastAsia"/>
                <w:kern w:val="0"/>
              </w:rPr>
              <w:t xml:space="preserve">                                                              </w:t>
            </w:r>
          </w:p>
        </w:tc>
        <w:tc>
          <w:tcPr>
            <w:tcW w:w="1050" w:type="dxa"/>
            <w:tcBorders>
              <w:top w:val="single" w:sz="4" w:space="0" w:color="000000"/>
              <w:left w:val="nil"/>
              <w:bottom w:val="single" w:sz="4" w:space="0" w:color="000000"/>
              <w:right w:val="single" w:sz="4" w:space="0" w:color="000000"/>
            </w:tcBorders>
          </w:tcPr>
          <w:p w14:paraId="1541C82B" w14:textId="77777777" w:rsidR="00B97356" w:rsidRDefault="00B97356" w:rsidP="00F36554">
            <w:pPr>
              <w:rPr>
                <w:rFonts w:ascii="宋体" w:hAnsi="宋体"/>
                <w:kern w:val="0"/>
              </w:rPr>
            </w:pPr>
            <w:r>
              <w:rPr>
                <w:rFonts w:ascii="宋体" w:hAnsi="宋体" w:hint="eastAsia"/>
                <w:kern w:val="0"/>
              </w:rPr>
              <w:t>Text_Code</w:t>
            </w:r>
          </w:p>
        </w:tc>
        <w:tc>
          <w:tcPr>
            <w:tcW w:w="1930" w:type="dxa"/>
            <w:tcBorders>
              <w:top w:val="single" w:sz="4" w:space="0" w:color="000000"/>
              <w:left w:val="nil"/>
              <w:bottom w:val="single" w:sz="4" w:space="0" w:color="000000"/>
              <w:right w:val="single" w:sz="4" w:space="0" w:color="000000"/>
            </w:tcBorders>
          </w:tcPr>
          <w:p w14:paraId="17A8E5AD" w14:textId="77777777" w:rsidR="00B97356" w:rsidRDefault="00B97356" w:rsidP="00F36554">
            <w:pPr>
              <w:rPr>
                <w:rFonts w:ascii="宋体" w:hAnsi="宋体"/>
                <w:kern w:val="0"/>
              </w:rPr>
            </w:pPr>
          </w:p>
        </w:tc>
      </w:tr>
      <w:tr w:rsidR="00B97356" w14:paraId="615CC023" w14:textId="77777777" w:rsidTr="00F36554">
        <w:trPr>
          <w:trHeight w:val="286"/>
          <w:jc w:val="center"/>
        </w:trPr>
        <w:tc>
          <w:tcPr>
            <w:tcW w:w="1160" w:type="dxa"/>
            <w:tcBorders>
              <w:top w:val="nil"/>
              <w:left w:val="single" w:sz="4" w:space="0" w:color="000000"/>
              <w:bottom w:val="single" w:sz="4" w:space="0" w:color="000000"/>
              <w:right w:val="single" w:sz="4" w:space="0" w:color="000000"/>
            </w:tcBorders>
          </w:tcPr>
          <w:p w14:paraId="55A7B6A4" w14:textId="77777777" w:rsidR="00B97356" w:rsidRDefault="00B97356" w:rsidP="00F36554">
            <w:pPr>
              <w:rPr>
                <w:rFonts w:ascii="宋体" w:hAnsi="宋体"/>
                <w:kern w:val="0"/>
              </w:rPr>
            </w:pPr>
            <w:r>
              <w:rPr>
                <w:rFonts w:ascii="宋体" w:hAnsi="宋体" w:hint="eastAsia"/>
                <w:color w:val="000000"/>
              </w:rPr>
              <w:t xml:space="preserve">中文名     </w:t>
            </w:r>
            <w:r>
              <w:rPr>
                <w:rFonts w:ascii="Î¢ÈíÑÅºÚ" w:eastAsia="Î¢ÈíÑÅºÚ" w:hAnsi="Î¢ÈíÑÅºÚ" w:hint="eastAsia"/>
                <w:color w:val="000000"/>
                <w:sz w:val="22"/>
              </w:rPr>
              <w:t xml:space="preserve">  </w:t>
            </w:r>
          </w:p>
        </w:tc>
        <w:tc>
          <w:tcPr>
            <w:tcW w:w="5200" w:type="dxa"/>
            <w:gridSpan w:val="3"/>
            <w:tcBorders>
              <w:top w:val="nil"/>
              <w:left w:val="nil"/>
              <w:bottom w:val="single" w:sz="4" w:space="0" w:color="000000"/>
              <w:right w:val="single" w:sz="4" w:space="0" w:color="000000"/>
            </w:tcBorders>
          </w:tcPr>
          <w:p w14:paraId="1E168799" w14:textId="77777777" w:rsidR="00B97356" w:rsidRDefault="00B97356" w:rsidP="00F36554">
            <w:pPr>
              <w:rPr>
                <w:rFonts w:ascii="宋体" w:hAnsi="宋体"/>
                <w:kern w:val="0"/>
              </w:rPr>
            </w:pPr>
          </w:p>
        </w:tc>
      </w:tr>
      <w:tr w:rsidR="00B97356" w14:paraId="1BA9463D" w14:textId="77777777" w:rsidTr="00F36554">
        <w:trPr>
          <w:trHeight w:val="286"/>
          <w:jc w:val="center"/>
        </w:trPr>
        <w:tc>
          <w:tcPr>
            <w:tcW w:w="1160" w:type="dxa"/>
            <w:tcBorders>
              <w:top w:val="nil"/>
              <w:left w:val="single" w:sz="4" w:space="0" w:color="000000"/>
              <w:bottom w:val="single" w:sz="4" w:space="0" w:color="000000"/>
              <w:right w:val="single" w:sz="4" w:space="0" w:color="000000"/>
            </w:tcBorders>
          </w:tcPr>
          <w:p w14:paraId="3E43EA76" w14:textId="77777777" w:rsidR="00B97356" w:rsidRDefault="00B97356" w:rsidP="00F36554">
            <w:pPr>
              <w:rPr>
                <w:rFonts w:ascii="宋体" w:hAnsi="宋体"/>
                <w:kern w:val="0"/>
              </w:rPr>
            </w:pPr>
            <w:r>
              <w:rPr>
                <w:rFonts w:ascii="宋体" w:hAnsi="宋体" w:hint="eastAsia"/>
                <w:kern w:val="0"/>
              </w:rPr>
              <w:t>英文名</w:t>
            </w:r>
          </w:p>
        </w:tc>
        <w:tc>
          <w:tcPr>
            <w:tcW w:w="5200" w:type="dxa"/>
            <w:gridSpan w:val="3"/>
            <w:tcBorders>
              <w:top w:val="nil"/>
              <w:left w:val="single" w:sz="4" w:space="0" w:color="000000"/>
              <w:bottom w:val="single" w:sz="4" w:space="0" w:color="000000"/>
              <w:right w:val="single" w:sz="4" w:space="0" w:color="000000"/>
            </w:tcBorders>
          </w:tcPr>
          <w:p w14:paraId="4E869259" w14:textId="77777777" w:rsidR="00B97356" w:rsidRDefault="00B97356" w:rsidP="00F36554">
            <w:pPr>
              <w:rPr>
                <w:rFonts w:ascii="宋体" w:hAnsi="宋体"/>
                <w:kern w:val="0"/>
              </w:rPr>
            </w:pPr>
          </w:p>
        </w:tc>
      </w:tr>
      <w:tr w:rsidR="00B97356" w14:paraId="2B302F1B" w14:textId="77777777" w:rsidTr="00F36554">
        <w:trPr>
          <w:trHeight w:val="295"/>
          <w:jc w:val="center"/>
        </w:trPr>
        <w:tc>
          <w:tcPr>
            <w:tcW w:w="1160" w:type="dxa"/>
            <w:tcBorders>
              <w:top w:val="nil"/>
              <w:left w:val="single" w:sz="4" w:space="0" w:color="000000"/>
              <w:bottom w:val="single" w:sz="4" w:space="0" w:color="000000"/>
              <w:right w:val="single" w:sz="4" w:space="0" w:color="000000"/>
            </w:tcBorders>
          </w:tcPr>
          <w:p w14:paraId="47F846D6" w14:textId="77777777" w:rsidR="00B97356" w:rsidRDefault="00B97356" w:rsidP="00F36554">
            <w:pPr>
              <w:rPr>
                <w:rFonts w:ascii="宋体" w:hAnsi="宋体"/>
                <w:kern w:val="0"/>
              </w:rPr>
            </w:pPr>
            <w:r>
              <w:rPr>
                <w:rFonts w:ascii="宋体" w:hAnsi="宋体" w:hint="eastAsia"/>
                <w:kern w:val="0"/>
              </w:rPr>
              <w:t>繁体名</w:t>
            </w:r>
          </w:p>
        </w:tc>
        <w:tc>
          <w:tcPr>
            <w:tcW w:w="5200" w:type="dxa"/>
            <w:gridSpan w:val="3"/>
            <w:tcBorders>
              <w:top w:val="single" w:sz="4" w:space="0" w:color="000000"/>
              <w:left w:val="nil"/>
              <w:bottom w:val="single" w:sz="4" w:space="0" w:color="000000"/>
              <w:right w:val="single" w:sz="4" w:space="0" w:color="000000"/>
            </w:tcBorders>
          </w:tcPr>
          <w:p w14:paraId="1AC24DD2" w14:textId="77777777" w:rsidR="00B97356" w:rsidRDefault="00B97356" w:rsidP="00F36554">
            <w:pPr>
              <w:rPr>
                <w:rFonts w:ascii="宋体" w:hAnsi="宋体"/>
                <w:kern w:val="0"/>
              </w:rPr>
            </w:pPr>
          </w:p>
        </w:tc>
      </w:tr>
    </w:tbl>
    <w:p w14:paraId="728BF306" w14:textId="77777777" w:rsidR="00B97356" w:rsidRDefault="00B97356" w:rsidP="00B97356">
      <w:pPr>
        <w:jc w:val="center"/>
      </w:pPr>
      <w:r>
        <w:rPr>
          <w:rFonts w:hint="eastAsia"/>
          <w:color w:val="365F91"/>
          <w:u w:val="single"/>
        </w:rPr>
        <w:t>保存</w:t>
      </w:r>
      <w:r>
        <w:rPr>
          <w:rFonts w:hint="eastAsia"/>
          <w:color w:val="365F91"/>
        </w:rPr>
        <w:tab/>
      </w:r>
      <w:r>
        <w:rPr>
          <w:rFonts w:hint="eastAsia"/>
          <w:color w:val="365F91"/>
        </w:rPr>
        <w:tab/>
      </w:r>
      <w:r>
        <w:rPr>
          <w:rFonts w:hint="eastAsia"/>
          <w:color w:val="365F91"/>
        </w:rPr>
        <w:tab/>
      </w:r>
      <w:r>
        <w:rPr>
          <w:rFonts w:hint="eastAsia"/>
          <w:color w:val="365F91"/>
        </w:rPr>
        <w:tab/>
      </w:r>
      <w:r>
        <w:rPr>
          <w:rFonts w:hint="eastAsia"/>
          <w:color w:val="365F91"/>
          <w:u w:val="single"/>
        </w:rPr>
        <w:t>取消</w:t>
      </w:r>
    </w:p>
    <w:p w14:paraId="7DF733AC" w14:textId="77777777" w:rsidR="00B97356" w:rsidRDefault="00B97356" w:rsidP="00B97356">
      <w:r>
        <w:rPr>
          <w:rFonts w:hint="eastAsia"/>
          <w:b/>
        </w:rPr>
        <w:t>保存逻辑</w:t>
      </w:r>
      <w:r>
        <w:rPr>
          <w:rFonts w:hint="eastAsia"/>
        </w:rPr>
        <w:t>：</w:t>
      </w:r>
    </w:p>
    <w:p w14:paraId="0F864F7D" w14:textId="77777777" w:rsidR="00B97356" w:rsidRDefault="00B97356" w:rsidP="00B97356">
      <w:pPr>
        <w:numPr>
          <w:ilvl w:val="3"/>
          <w:numId w:val="79"/>
        </w:numPr>
      </w:pPr>
      <w:r>
        <w:rPr>
          <w:rFonts w:hint="eastAsia"/>
        </w:rPr>
        <w:t>将填写数据写入</w:t>
      </w:r>
      <w:r>
        <w:rPr>
          <w:rFonts w:hint="eastAsia"/>
        </w:rPr>
        <w:t>SYSTEM_UI_LANGUAGE&lt;</w:t>
      </w:r>
      <w:r>
        <w:rPr>
          <w:rFonts w:hint="eastAsia"/>
        </w:rPr>
        <w:t>界面语言对照</w:t>
      </w:r>
      <w:r>
        <w:rPr>
          <w:rFonts w:hint="eastAsia"/>
        </w:rPr>
        <w:t>&gt;</w:t>
      </w:r>
      <w:r>
        <w:rPr>
          <w:rFonts w:hint="eastAsia"/>
        </w:rPr>
        <w:t>即可，对应字段参照表结构，默认状态</w:t>
      </w:r>
      <w:r>
        <w:rPr>
          <w:rFonts w:hint="eastAsia"/>
        </w:rPr>
        <w:t>Status=10</w:t>
      </w:r>
      <w:r>
        <w:rPr>
          <w:rFonts w:hint="eastAsia"/>
        </w:rPr>
        <w:t>。</w:t>
      </w:r>
    </w:p>
    <w:p w14:paraId="2EA42795" w14:textId="77777777" w:rsidR="00B97356" w:rsidRDefault="00B97356" w:rsidP="00B97356">
      <w:pPr>
        <w:pStyle w:val="2"/>
        <w:ind w:right="180"/>
      </w:pPr>
      <w:r>
        <w:rPr>
          <w:rFonts w:hint="eastAsia"/>
        </w:rPr>
        <w:t>日志查询</w:t>
      </w:r>
    </w:p>
    <w:p w14:paraId="6A8F494E" w14:textId="77777777" w:rsidR="00B97356" w:rsidRDefault="00B97356" w:rsidP="00B97356">
      <w:pPr>
        <w:pStyle w:val="3"/>
        <w:ind w:left="481" w:right="180"/>
      </w:pPr>
      <w:r>
        <w:rPr>
          <w:rFonts w:hint="eastAsia"/>
        </w:rPr>
        <w:t>需求说明</w:t>
      </w:r>
    </w:p>
    <w:p w14:paraId="15FC2ECC" w14:textId="77777777" w:rsidR="00B97356" w:rsidRDefault="00B97356" w:rsidP="00B97356">
      <w:pPr>
        <w:ind w:firstLine="420"/>
      </w:pPr>
      <w:r>
        <w:rPr>
          <w:rFonts w:hint="eastAsia"/>
        </w:rPr>
        <w:t>为更好的监控系统，需要经常对业务类型的日志查询。常用的可能按船公司查一段时间内的一票订单跟踪日志，查系统代码出现的程序异常日志，按操作类型区分常规日志等等。</w:t>
      </w:r>
    </w:p>
    <w:p w14:paraId="069C0C73" w14:textId="77777777" w:rsidR="00B97356" w:rsidRDefault="00B97356" w:rsidP="00B97356">
      <w:pPr>
        <w:pStyle w:val="3"/>
        <w:ind w:left="481" w:right="180"/>
      </w:pPr>
      <w:r>
        <w:rPr>
          <w:rFonts w:hint="eastAsia"/>
        </w:rPr>
        <w:t>数据表</w:t>
      </w:r>
    </w:p>
    <w:p w14:paraId="2B963E11" w14:textId="77777777" w:rsidR="00B97356" w:rsidRDefault="00B97356" w:rsidP="00B97356">
      <w:r>
        <w:rPr>
          <w:rFonts w:hint="eastAsia"/>
        </w:rPr>
        <w:t>参见</w:t>
      </w:r>
      <w:hyperlink w:anchor="_异常和日志接口" w:history="1">
        <w:r>
          <w:rPr>
            <w:rStyle w:val="ae"/>
            <w:rFonts w:hint="eastAsia"/>
          </w:rPr>
          <w:t>异常和日志接口</w:t>
        </w:r>
        <w:r>
          <w:rPr>
            <w:rStyle w:val="ae"/>
            <w:rFonts w:hint="eastAsia"/>
          </w:rPr>
          <w:t>;</w:t>
        </w:r>
      </w:hyperlink>
    </w:p>
    <w:p w14:paraId="3DD7E50C" w14:textId="77777777" w:rsidR="00B97356" w:rsidRDefault="00B97356" w:rsidP="00B97356"/>
    <w:p w14:paraId="1E7AD328" w14:textId="77777777" w:rsidR="00B97356" w:rsidRDefault="00B97356" w:rsidP="00B97356">
      <w:pPr>
        <w:pStyle w:val="3"/>
        <w:ind w:left="481" w:right="180"/>
      </w:pPr>
      <w:r>
        <w:rPr>
          <w:rFonts w:hint="eastAsia"/>
        </w:rPr>
        <w:t>列表页面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2"/>
        <w:gridCol w:w="770"/>
        <w:gridCol w:w="774"/>
        <w:gridCol w:w="921"/>
        <w:gridCol w:w="960"/>
        <w:gridCol w:w="945"/>
        <w:gridCol w:w="1037"/>
        <w:gridCol w:w="772"/>
        <w:gridCol w:w="772"/>
        <w:gridCol w:w="762"/>
        <w:gridCol w:w="758"/>
        <w:gridCol w:w="737"/>
      </w:tblGrid>
      <w:tr w:rsidR="00B97356" w14:paraId="405AD4D2" w14:textId="77777777" w:rsidTr="00F36554">
        <w:trPr>
          <w:trHeight w:val="356"/>
        </w:trPr>
        <w:tc>
          <w:tcPr>
            <w:tcW w:w="9980" w:type="dxa"/>
            <w:gridSpan w:val="12"/>
          </w:tcPr>
          <w:p w14:paraId="6903582E" w14:textId="77777777" w:rsidR="00B97356" w:rsidRDefault="00B97356" w:rsidP="00F36554">
            <w:r>
              <w:rPr>
                <w:rFonts w:hint="eastAsia"/>
              </w:rPr>
              <w:t>查询条件：</w:t>
            </w:r>
            <w:r>
              <w:rPr>
                <w:rFonts w:hint="eastAsia"/>
              </w:rPr>
              <w:t>&lt;</w:t>
            </w:r>
            <w:r>
              <w:rPr>
                <w:rFonts w:hint="eastAsia"/>
              </w:rPr>
              <w:t>船公司</w:t>
            </w:r>
            <w:r>
              <w:rPr>
                <w:rFonts w:hint="eastAsia"/>
              </w:rPr>
              <w:t>&gt;&lt;</w:t>
            </w:r>
            <w:r>
              <w:rPr>
                <w:rFonts w:hint="eastAsia"/>
              </w:rPr>
              <w:t>操作公司</w:t>
            </w:r>
            <w:r>
              <w:rPr>
                <w:rFonts w:hint="eastAsia"/>
              </w:rPr>
              <w:t>&gt;&lt;</w:t>
            </w:r>
            <w:r>
              <w:rPr>
                <w:rFonts w:hint="eastAsia"/>
              </w:rPr>
              <w:t>订舱公司</w:t>
            </w:r>
            <w:r>
              <w:rPr>
                <w:rFonts w:hint="eastAsia"/>
              </w:rPr>
              <w:t>&gt;&lt;</w:t>
            </w:r>
            <w:r>
              <w:rPr>
                <w:rFonts w:hint="eastAsia"/>
              </w:rPr>
              <w:t>操作人</w:t>
            </w:r>
            <w:r>
              <w:rPr>
                <w:rFonts w:hint="eastAsia"/>
              </w:rPr>
              <w:t>&gt;&lt;</w:t>
            </w:r>
            <w:r>
              <w:rPr>
                <w:rFonts w:hint="eastAsia"/>
              </w:rPr>
              <w:t>订单号</w:t>
            </w:r>
            <w:r>
              <w:rPr>
                <w:rFonts w:hint="eastAsia"/>
              </w:rPr>
              <w:t>&gt;&lt;</w:t>
            </w:r>
            <w:r>
              <w:rPr>
                <w:rFonts w:hint="eastAsia"/>
              </w:rPr>
              <w:t>操作表名</w:t>
            </w:r>
            <w:r>
              <w:rPr>
                <w:rFonts w:hint="eastAsia"/>
              </w:rPr>
              <w:t>&gt;&lt;</w:t>
            </w:r>
            <w:r>
              <w:rPr>
                <w:rFonts w:hint="eastAsia"/>
              </w:rPr>
              <w:t>信息类型</w:t>
            </w:r>
            <w:r>
              <w:rPr>
                <w:rFonts w:hint="eastAsia"/>
              </w:rPr>
              <w:t>&gt;&lt;</w:t>
            </w:r>
            <w:r>
              <w:rPr>
                <w:rFonts w:hint="eastAsia"/>
              </w:rPr>
              <w:t>消息时间</w:t>
            </w:r>
            <w:r>
              <w:rPr>
                <w:rFonts w:hint="eastAsia"/>
              </w:rPr>
              <w:t xml:space="preserve">&gt;  </w:t>
            </w:r>
            <w:hyperlink w:anchor="_日志查询" w:history="1">
              <w:r>
                <w:rPr>
                  <w:rStyle w:val="ae"/>
                  <w:rFonts w:hint="eastAsia"/>
                </w:rPr>
                <w:t>查询</w:t>
              </w:r>
            </w:hyperlink>
          </w:p>
        </w:tc>
      </w:tr>
      <w:tr w:rsidR="00B97356" w14:paraId="3B4D6E5F" w14:textId="77777777" w:rsidTr="00F36554">
        <w:trPr>
          <w:trHeight w:val="662"/>
        </w:trPr>
        <w:tc>
          <w:tcPr>
            <w:tcW w:w="772" w:type="dxa"/>
          </w:tcPr>
          <w:p w14:paraId="77A35CA5" w14:textId="77777777" w:rsidR="00B97356" w:rsidRDefault="00B97356" w:rsidP="00F36554">
            <w:pPr>
              <w:rPr>
                <w:b/>
              </w:rPr>
            </w:pPr>
            <w:r>
              <w:rPr>
                <w:rFonts w:hint="eastAsia"/>
                <w:b/>
              </w:rPr>
              <w:t>流水号</w:t>
            </w:r>
          </w:p>
        </w:tc>
        <w:tc>
          <w:tcPr>
            <w:tcW w:w="770" w:type="dxa"/>
          </w:tcPr>
          <w:p w14:paraId="51261668" w14:textId="77777777" w:rsidR="00B97356" w:rsidRDefault="00B97356" w:rsidP="00F36554">
            <w:pPr>
              <w:rPr>
                <w:b/>
              </w:rPr>
            </w:pPr>
            <w:r>
              <w:rPr>
                <w:rFonts w:hint="eastAsia"/>
                <w:b/>
              </w:rPr>
              <w:t>操作类型</w:t>
            </w:r>
          </w:p>
        </w:tc>
        <w:tc>
          <w:tcPr>
            <w:tcW w:w="774" w:type="dxa"/>
          </w:tcPr>
          <w:p w14:paraId="3D368659" w14:textId="77777777" w:rsidR="00B97356" w:rsidRDefault="00B97356" w:rsidP="00F36554">
            <w:pPr>
              <w:rPr>
                <w:b/>
              </w:rPr>
            </w:pPr>
            <w:r>
              <w:rPr>
                <w:rFonts w:hint="eastAsia"/>
                <w:b/>
              </w:rPr>
              <w:t>操作表名</w:t>
            </w:r>
          </w:p>
        </w:tc>
        <w:tc>
          <w:tcPr>
            <w:tcW w:w="921" w:type="dxa"/>
          </w:tcPr>
          <w:p w14:paraId="6FCCD3C1" w14:textId="77777777" w:rsidR="00B97356" w:rsidRDefault="00B97356" w:rsidP="00F36554">
            <w:pPr>
              <w:rPr>
                <w:b/>
              </w:rPr>
            </w:pPr>
            <w:r>
              <w:rPr>
                <w:rFonts w:hint="eastAsia"/>
                <w:b/>
              </w:rPr>
              <w:t>操作记录号</w:t>
            </w:r>
          </w:p>
        </w:tc>
        <w:tc>
          <w:tcPr>
            <w:tcW w:w="960" w:type="dxa"/>
          </w:tcPr>
          <w:p w14:paraId="1FE481A3" w14:textId="77777777" w:rsidR="00B97356" w:rsidRDefault="00B97356" w:rsidP="00F36554">
            <w:pPr>
              <w:rPr>
                <w:b/>
              </w:rPr>
            </w:pPr>
            <w:r>
              <w:rPr>
                <w:rFonts w:hint="eastAsia"/>
                <w:b/>
              </w:rPr>
              <w:t>信息类型</w:t>
            </w:r>
          </w:p>
        </w:tc>
        <w:tc>
          <w:tcPr>
            <w:tcW w:w="945" w:type="dxa"/>
          </w:tcPr>
          <w:p w14:paraId="1C4DFAB2" w14:textId="77777777" w:rsidR="00B97356" w:rsidRDefault="00B97356" w:rsidP="00F36554">
            <w:pPr>
              <w:rPr>
                <w:b/>
              </w:rPr>
            </w:pPr>
            <w:r>
              <w:rPr>
                <w:rFonts w:hint="eastAsia"/>
                <w:b/>
              </w:rPr>
              <w:t>订单号码</w:t>
            </w:r>
          </w:p>
        </w:tc>
        <w:tc>
          <w:tcPr>
            <w:tcW w:w="1037" w:type="dxa"/>
          </w:tcPr>
          <w:p w14:paraId="76974625" w14:textId="77777777" w:rsidR="00B97356" w:rsidRDefault="00B97356" w:rsidP="00F36554">
            <w:pPr>
              <w:rPr>
                <w:b/>
              </w:rPr>
            </w:pPr>
            <w:r>
              <w:rPr>
                <w:rFonts w:hint="eastAsia"/>
                <w:b/>
              </w:rPr>
              <w:t>信息描述</w:t>
            </w:r>
          </w:p>
        </w:tc>
        <w:tc>
          <w:tcPr>
            <w:tcW w:w="772" w:type="dxa"/>
          </w:tcPr>
          <w:p w14:paraId="246ADE39" w14:textId="77777777" w:rsidR="00B97356" w:rsidRDefault="00B97356" w:rsidP="00F36554">
            <w:pPr>
              <w:rPr>
                <w:b/>
              </w:rPr>
            </w:pPr>
            <w:r>
              <w:rPr>
                <w:rFonts w:hint="eastAsia"/>
                <w:b/>
              </w:rPr>
              <w:t>船公司</w:t>
            </w:r>
          </w:p>
        </w:tc>
        <w:tc>
          <w:tcPr>
            <w:tcW w:w="772" w:type="dxa"/>
          </w:tcPr>
          <w:p w14:paraId="32DBF006" w14:textId="77777777" w:rsidR="00B97356" w:rsidRDefault="00B97356" w:rsidP="00F36554">
            <w:pPr>
              <w:rPr>
                <w:b/>
              </w:rPr>
            </w:pPr>
            <w:r>
              <w:rPr>
                <w:rFonts w:hint="eastAsia"/>
                <w:b/>
              </w:rPr>
              <w:t>操作公司</w:t>
            </w:r>
          </w:p>
        </w:tc>
        <w:tc>
          <w:tcPr>
            <w:tcW w:w="762" w:type="dxa"/>
          </w:tcPr>
          <w:p w14:paraId="3A93DC50" w14:textId="77777777" w:rsidR="00B97356" w:rsidRDefault="00B97356" w:rsidP="00F36554">
            <w:pPr>
              <w:rPr>
                <w:b/>
              </w:rPr>
            </w:pPr>
            <w:r>
              <w:rPr>
                <w:rFonts w:hint="eastAsia"/>
                <w:b/>
              </w:rPr>
              <w:t>订舱公司</w:t>
            </w:r>
          </w:p>
        </w:tc>
        <w:tc>
          <w:tcPr>
            <w:tcW w:w="758" w:type="dxa"/>
          </w:tcPr>
          <w:p w14:paraId="5577C380" w14:textId="77777777" w:rsidR="00B97356" w:rsidRDefault="00B97356" w:rsidP="00F36554">
            <w:pPr>
              <w:rPr>
                <w:b/>
              </w:rPr>
            </w:pPr>
            <w:r>
              <w:rPr>
                <w:rFonts w:hint="eastAsia"/>
                <w:b/>
              </w:rPr>
              <w:t>操作人</w:t>
            </w:r>
          </w:p>
        </w:tc>
        <w:tc>
          <w:tcPr>
            <w:tcW w:w="737" w:type="dxa"/>
          </w:tcPr>
          <w:p w14:paraId="6E93E88D" w14:textId="77777777" w:rsidR="00B97356" w:rsidRDefault="00B97356" w:rsidP="00F36554">
            <w:pPr>
              <w:rPr>
                <w:b/>
              </w:rPr>
            </w:pPr>
            <w:r>
              <w:rPr>
                <w:rFonts w:hint="eastAsia"/>
                <w:b/>
              </w:rPr>
              <w:t>消息时间</w:t>
            </w:r>
          </w:p>
        </w:tc>
      </w:tr>
    </w:tbl>
    <w:p w14:paraId="249003D0" w14:textId="77777777" w:rsidR="00B97356" w:rsidRDefault="00B97356" w:rsidP="00B97356"/>
    <w:p w14:paraId="43EEF91C" w14:textId="77777777" w:rsidR="00B97356" w:rsidRDefault="00B97356" w:rsidP="00B97356">
      <w:pPr>
        <w:rPr>
          <w:b/>
        </w:rPr>
      </w:pPr>
      <w:r>
        <w:rPr>
          <w:rFonts w:hint="eastAsia"/>
          <w:b/>
        </w:rPr>
        <w:t>查询条件：</w:t>
      </w:r>
    </w:p>
    <w:p w14:paraId="41D78A01" w14:textId="77777777" w:rsidR="00B97356" w:rsidRDefault="00B97356" w:rsidP="00B97356">
      <w:pPr>
        <w:numPr>
          <w:ilvl w:val="0"/>
          <w:numId w:val="162"/>
        </w:numPr>
      </w:pPr>
      <w:r>
        <w:rPr>
          <w:rFonts w:hint="eastAsia"/>
        </w:rPr>
        <w:t>船公司，下拉加载船公司列表。操作公司下拉，需与船公司联动。</w:t>
      </w:r>
    </w:p>
    <w:p w14:paraId="04D6123F" w14:textId="77777777" w:rsidR="00B97356" w:rsidRDefault="00B97356" w:rsidP="00B97356">
      <w:pPr>
        <w:numPr>
          <w:ilvl w:val="0"/>
          <w:numId w:val="162"/>
        </w:numPr>
      </w:pPr>
      <w:r>
        <w:rPr>
          <w:rFonts w:hint="eastAsia"/>
        </w:rPr>
        <w:t>订舱公司、操作人、订单号支持模糊查询，前后去空格，内容不区分大小写。</w:t>
      </w:r>
    </w:p>
    <w:p w14:paraId="2386B21C" w14:textId="77777777" w:rsidR="00B97356" w:rsidRDefault="00B97356" w:rsidP="00B97356">
      <w:pPr>
        <w:numPr>
          <w:ilvl w:val="0"/>
          <w:numId w:val="162"/>
        </w:numPr>
      </w:pPr>
      <w:r>
        <w:rPr>
          <w:rFonts w:hint="eastAsia"/>
        </w:rPr>
        <w:t>操作表名，下拉加载出所有数据库表名称。</w:t>
      </w:r>
    </w:p>
    <w:p w14:paraId="016BB0FF" w14:textId="77777777" w:rsidR="00B97356" w:rsidRDefault="00B97356" w:rsidP="00B97356">
      <w:pPr>
        <w:numPr>
          <w:ilvl w:val="0"/>
          <w:numId w:val="162"/>
        </w:numPr>
      </w:pPr>
      <w:r>
        <w:rPr>
          <w:rFonts w:hint="eastAsia"/>
        </w:rPr>
        <w:t>消息类型，下拉。内容限定为：</w:t>
      </w:r>
      <w:r>
        <w:rPr>
          <w:rFonts w:hint="eastAsia"/>
        </w:rPr>
        <w:t>1-DEBUG 2-INFO 3-WARN 4-ERROR</w:t>
      </w:r>
      <w:r>
        <w:rPr>
          <w:rFonts w:hint="eastAsia"/>
        </w:rPr>
        <w:t>。</w:t>
      </w:r>
    </w:p>
    <w:p w14:paraId="1B71CB6E" w14:textId="77777777" w:rsidR="00B97356" w:rsidRDefault="00B97356" w:rsidP="00B97356">
      <w:pPr>
        <w:numPr>
          <w:ilvl w:val="0"/>
          <w:numId w:val="162"/>
        </w:numPr>
      </w:pPr>
      <w:r>
        <w:rPr>
          <w:rFonts w:hint="eastAsia"/>
        </w:rPr>
        <w:t>数据状态，下拉。内容限定为：</w:t>
      </w:r>
      <w:r>
        <w:rPr>
          <w:rFonts w:hint="eastAsia"/>
        </w:rPr>
        <w:t>0-</w:t>
      </w:r>
      <w:r>
        <w:rPr>
          <w:rFonts w:hint="eastAsia"/>
        </w:rPr>
        <w:t>有效数据</w:t>
      </w:r>
      <w:r>
        <w:rPr>
          <w:rFonts w:hint="eastAsia"/>
        </w:rPr>
        <w:t xml:space="preserve">  -10-</w:t>
      </w:r>
      <w:r>
        <w:rPr>
          <w:rFonts w:hint="eastAsia"/>
        </w:rPr>
        <w:t>无效数据</w:t>
      </w:r>
      <w:r>
        <w:rPr>
          <w:rFonts w:hint="eastAsia"/>
        </w:rPr>
        <w:t xml:space="preserve">  -20-</w:t>
      </w:r>
      <w:r>
        <w:rPr>
          <w:rFonts w:hint="eastAsia"/>
        </w:rPr>
        <w:t>删除数据。</w:t>
      </w:r>
    </w:p>
    <w:p w14:paraId="7795F58E" w14:textId="77777777" w:rsidR="00B97356" w:rsidRDefault="00B97356" w:rsidP="00B97356">
      <w:pPr>
        <w:numPr>
          <w:ilvl w:val="0"/>
          <w:numId w:val="162"/>
        </w:numPr>
      </w:pPr>
      <w:r>
        <w:rPr>
          <w:rFonts w:hint="eastAsia"/>
        </w:rPr>
        <w:t>消息时间，分开始结束时间，精确到时分。【年月日】用时间控件选择，不可输入。【时分】文本框显示可输入小时限制“</w:t>
      </w:r>
      <w:r>
        <w:rPr>
          <w:rFonts w:hint="eastAsia"/>
        </w:rPr>
        <w:t>00-23</w:t>
      </w:r>
      <w:r>
        <w:rPr>
          <w:rFonts w:hint="eastAsia"/>
        </w:rPr>
        <w:t>”，分钟限制“</w:t>
      </w:r>
      <w:r>
        <w:rPr>
          <w:rFonts w:hint="eastAsia"/>
        </w:rPr>
        <w:t>00-59</w:t>
      </w:r>
      <w:r>
        <w:rPr>
          <w:rFonts w:hint="eastAsia"/>
        </w:rPr>
        <w:t>”的数字，否则提示格式错误。例如默认格式</w:t>
      </w:r>
      <w:r>
        <w:rPr>
          <w:noProof/>
        </w:rPr>
        <w:drawing>
          <wp:inline distT="0" distB="0" distL="0" distR="0" wp14:anchorId="1967A111" wp14:editId="379AC1F9">
            <wp:extent cx="375285" cy="163195"/>
            <wp:effectExtent l="0" t="0" r="5715"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5285" cy="163195"/>
                    </a:xfrm>
                    <a:prstGeom prst="rect">
                      <a:avLst/>
                    </a:prstGeom>
                    <a:noFill/>
                    <a:ln>
                      <a:noFill/>
                    </a:ln>
                  </pic:spPr>
                </pic:pic>
              </a:graphicData>
            </a:graphic>
          </wp:inline>
        </w:drawing>
      </w:r>
      <w:r>
        <w:rPr>
          <w:rFonts w:hint="eastAsia"/>
        </w:rPr>
        <w:t>，正确格式</w:t>
      </w:r>
      <w:r>
        <w:rPr>
          <w:noProof/>
        </w:rPr>
        <w:drawing>
          <wp:inline distT="0" distB="0" distL="0" distR="0" wp14:anchorId="47103B28" wp14:editId="54BA553B">
            <wp:extent cx="522605" cy="163195"/>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2605" cy="163195"/>
                    </a:xfrm>
                    <a:prstGeom prst="rect">
                      <a:avLst/>
                    </a:prstGeom>
                    <a:noFill/>
                    <a:ln>
                      <a:noFill/>
                    </a:ln>
                  </pic:spPr>
                </pic:pic>
              </a:graphicData>
            </a:graphic>
          </wp:inline>
        </w:drawing>
      </w:r>
      <w:r>
        <w:rPr>
          <w:rFonts w:hint="eastAsia"/>
        </w:rPr>
        <w:t>，错误格式</w:t>
      </w:r>
      <w:r>
        <w:rPr>
          <w:noProof/>
        </w:rPr>
        <w:drawing>
          <wp:inline distT="0" distB="0" distL="0" distR="0" wp14:anchorId="0B64A143" wp14:editId="2E8B3F3D">
            <wp:extent cx="484505" cy="152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4505" cy="152400"/>
                    </a:xfrm>
                    <a:prstGeom prst="rect">
                      <a:avLst/>
                    </a:prstGeom>
                    <a:noFill/>
                    <a:ln>
                      <a:noFill/>
                    </a:ln>
                  </pic:spPr>
                </pic:pic>
              </a:graphicData>
            </a:graphic>
          </wp:inline>
        </w:drawing>
      </w:r>
      <w:r>
        <w:rPr>
          <w:rFonts w:hint="eastAsia"/>
        </w:rPr>
        <w:t>。</w:t>
      </w:r>
    </w:p>
    <w:p w14:paraId="4EFA2F93" w14:textId="77777777" w:rsidR="00B97356" w:rsidRDefault="00B97356" w:rsidP="00B97356"/>
    <w:p w14:paraId="6EFFFAAF" w14:textId="77777777" w:rsidR="00B97356" w:rsidRDefault="00B97356" w:rsidP="00B97356">
      <w:pPr>
        <w:rPr>
          <w:b/>
        </w:rPr>
      </w:pPr>
      <w:r>
        <w:rPr>
          <w:rFonts w:hint="eastAsia"/>
          <w:b/>
        </w:rPr>
        <w:t>数据加载：</w:t>
      </w:r>
    </w:p>
    <w:p w14:paraId="6D40F512" w14:textId="77777777" w:rsidR="00B97356" w:rsidRDefault="00B97356" w:rsidP="00B97356">
      <w:r>
        <w:rPr>
          <w:rFonts w:hint="eastAsia"/>
        </w:rPr>
        <w:t>1.</w:t>
      </w:r>
      <w:r>
        <w:rPr>
          <w:rFonts w:hint="eastAsia"/>
        </w:rPr>
        <w:t>列表默认不查询数据，用户点击“查询”之后再加载数据。</w:t>
      </w:r>
    </w:p>
    <w:p w14:paraId="7006AA26" w14:textId="77777777" w:rsidR="00B97356" w:rsidRDefault="00B97356" w:rsidP="00B97356">
      <w:r>
        <w:rPr>
          <w:rFonts w:hint="eastAsia"/>
        </w:rPr>
        <w:lastRenderedPageBreak/>
        <w:t>2.</w:t>
      </w:r>
      <w:r>
        <w:rPr>
          <w:rFonts w:hint="eastAsia"/>
        </w:rPr>
        <w:t>字段的对应关系请参考数据库定义的同名字段。</w:t>
      </w:r>
    </w:p>
    <w:p w14:paraId="4ABA6253" w14:textId="77777777" w:rsidR="00B97356" w:rsidRDefault="00B97356" w:rsidP="00B97356">
      <w:r>
        <w:rPr>
          <w:rFonts w:hint="eastAsia"/>
        </w:rPr>
        <w:t>3.</w:t>
      </w:r>
      <w:r>
        <w:rPr>
          <w:rFonts w:hint="eastAsia"/>
        </w:rPr>
        <w:t>按消息时间倒序排列，即最新日志排在最前。</w:t>
      </w:r>
    </w:p>
    <w:p w14:paraId="6B5AE0FE" w14:textId="77777777" w:rsidR="00B97356" w:rsidRDefault="00B97356" w:rsidP="00B97356">
      <w:pPr>
        <w:pStyle w:val="1"/>
        <w:tabs>
          <w:tab w:val="clear" w:pos="432"/>
        </w:tabs>
      </w:pPr>
      <w:r>
        <w:rPr>
          <w:rFonts w:hint="eastAsia"/>
        </w:rPr>
        <w:t>网站详细设计</w:t>
      </w:r>
    </w:p>
    <w:p w14:paraId="18765E1F" w14:textId="77777777" w:rsidR="00B97356" w:rsidRDefault="00B97356" w:rsidP="00B97356">
      <w:pPr>
        <w:pStyle w:val="2"/>
        <w:ind w:right="180"/>
      </w:pPr>
      <w:r>
        <w:rPr>
          <w:rFonts w:hint="eastAsia"/>
        </w:rPr>
        <w:t>登录页面</w:t>
      </w:r>
    </w:p>
    <w:p w14:paraId="100589D5" w14:textId="77777777" w:rsidR="00B97356" w:rsidRDefault="00B97356" w:rsidP="00B97356">
      <w:pPr>
        <w:pStyle w:val="3"/>
        <w:ind w:left="481" w:right="180"/>
      </w:pPr>
      <w:r>
        <w:rPr>
          <w:rFonts w:hint="eastAsia"/>
        </w:rPr>
        <w:t>需求说明</w:t>
      </w:r>
    </w:p>
    <w:p w14:paraId="3F855731" w14:textId="77777777" w:rsidR="00B97356" w:rsidRDefault="00B97356" w:rsidP="00B97356">
      <w:pPr>
        <w:ind w:firstLine="420"/>
      </w:pPr>
      <w:r>
        <w:rPr>
          <w:rFonts w:hint="eastAsia"/>
        </w:rPr>
        <w:t>为船公司用户、下属操作公司用户、货主货代用户、运维（运营）用户使用，</w:t>
      </w:r>
      <w:r>
        <w:rPr>
          <w:rFonts w:hint="eastAsia"/>
        </w:rPr>
        <w:t>WEB</w:t>
      </w:r>
      <w:r>
        <w:rPr>
          <w:rFonts w:hint="eastAsia"/>
        </w:rPr>
        <w:t>页面提供统一的登录入口调用后台登录接口完成登录。</w:t>
      </w:r>
    </w:p>
    <w:p w14:paraId="796ED015" w14:textId="77777777" w:rsidR="00B97356" w:rsidRDefault="00B97356" w:rsidP="00B97356">
      <w:pPr>
        <w:pStyle w:val="3"/>
        <w:ind w:left="481" w:right="180"/>
      </w:pPr>
      <w:r>
        <w:rPr>
          <w:rFonts w:hint="eastAsia"/>
        </w:rPr>
        <w:t>登录界面</w:t>
      </w:r>
    </w:p>
    <w:p w14:paraId="2B31BB4D" w14:textId="77777777" w:rsidR="00B97356" w:rsidRDefault="00B97356" w:rsidP="00B97356">
      <w:pPr>
        <w:rPr>
          <w:b/>
        </w:rPr>
      </w:pPr>
      <w:r>
        <w:rPr>
          <w:noProof/>
        </w:rPr>
        <w:drawing>
          <wp:inline distT="0" distB="0" distL="0" distR="0" wp14:anchorId="2F05CDF8" wp14:editId="0CBB6F86">
            <wp:extent cx="3962400" cy="238379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62400" cy="2383790"/>
                    </a:xfrm>
                    <a:prstGeom prst="rect">
                      <a:avLst/>
                    </a:prstGeom>
                    <a:noFill/>
                    <a:ln>
                      <a:noFill/>
                    </a:ln>
                  </pic:spPr>
                </pic:pic>
              </a:graphicData>
            </a:graphic>
          </wp:inline>
        </w:drawing>
      </w:r>
    </w:p>
    <w:p w14:paraId="2DEB549D" w14:textId="77777777" w:rsidR="00B97356" w:rsidRDefault="00B97356" w:rsidP="00B97356">
      <w:pPr>
        <w:ind w:left="420"/>
        <w:rPr>
          <w:b/>
        </w:rPr>
      </w:pPr>
      <w:r>
        <w:rPr>
          <w:rFonts w:hint="eastAsia"/>
          <w:b/>
        </w:rPr>
        <w:t>登录规则：</w:t>
      </w:r>
    </w:p>
    <w:p w14:paraId="3819C422" w14:textId="77777777" w:rsidR="00B97356" w:rsidRDefault="00B97356" w:rsidP="00B97356">
      <w:pPr>
        <w:numPr>
          <w:ilvl w:val="0"/>
          <w:numId w:val="163"/>
        </w:numPr>
        <w:ind w:left="360" w:hanging="360"/>
      </w:pPr>
      <w:r>
        <w:rPr>
          <w:rFonts w:hint="eastAsia"/>
        </w:rPr>
        <w:t>用户名、密码、验证码不能为空，都为必填项。</w:t>
      </w:r>
    </w:p>
    <w:p w14:paraId="4F860F90" w14:textId="77777777" w:rsidR="00B97356" w:rsidRDefault="00B97356" w:rsidP="00B97356">
      <w:pPr>
        <w:numPr>
          <w:ilvl w:val="0"/>
          <w:numId w:val="163"/>
        </w:numPr>
        <w:ind w:left="360" w:hanging="360"/>
      </w:pPr>
      <w:r>
        <w:rPr>
          <w:rFonts w:hint="eastAsia"/>
        </w:rPr>
        <w:t>用户名输入正确密码输入错误，提示“用户名或密码错误”。</w:t>
      </w:r>
    </w:p>
    <w:p w14:paraId="650FDE87" w14:textId="77777777" w:rsidR="00B97356" w:rsidRDefault="00B97356" w:rsidP="00B97356">
      <w:pPr>
        <w:numPr>
          <w:ilvl w:val="0"/>
          <w:numId w:val="163"/>
        </w:numPr>
        <w:ind w:left="360" w:hanging="360"/>
      </w:pPr>
      <w:r>
        <w:rPr>
          <w:rFonts w:hint="eastAsia"/>
        </w:rPr>
        <w:t>勾选记住密码，用户下次打开登录页面默认填好用户名和密码。</w:t>
      </w:r>
    </w:p>
    <w:p w14:paraId="2CD8CB5E" w14:textId="77777777" w:rsidR="00B97356" w:rsidRDefault="00B97356" w:rsidP="00B97356">
      <w:pPr>
        <w:ind w:left="420"/>
      </w:pPr>
    </w:p>
    <w:p w14:paraId="13FEA553" w14:textId="77777777" w:rsidR="00B97356" w:rsidRDefault="00B97356" w:rsidP="00B97356">
      <w:pPr>
        <w:ind w:left="420"/>
        <w:rPr>
          <w:b/>
        </w:rPr>
      </w:pPr>
      <w:r>
        <w:rPr>
          <w:rFonts w:hint="eastAsia"/>
          <w:b/>
        </w:rPr>
        <w:t>处理逻辑：</w:t>
      </w:r>
    </w:p>
    <w:p w14:paraId="2B192244" w14:textId="77777777" w:rsidR="00B97356" w:rsidRDefault="00B97356" w:rsidP="00B97356">
      <w:pPr>
        <w:ind w:firstLine="420"/>
      </w:pPr>
      <w:r>
        <w:rPr>
          <w:rFonts w:hint="eastAsia"/>
        </w:rPr>
        <w:t>1.</w:t>
      </w:r>
      <w:r>
        <w:rPr>
          <w:rFonts w:hint="eastAsia"/>
        </w:rPr>
        <w:t>向后台调用户接口</w:t>
      </w:r>
      <w:hyperlink w:anchor="_OMTUser：Login" w:history="1">
        <w:r>
          <w:rPr>
            <w:rStyle w:val="ae"/>
            <w:rFonts w:hint="eastAsia"/>
          </w:rPr>
          <w:t>OMTUser</w:t>
        </w:r>
        <w:r>
          <w:rPr>
            <w:rStyle w:val="ae"/>
            <w:rFonts w:hint="eastAsia"/>
          </w:rPr>
          <w:t>：</w:t>
        </w:r>
        <w:r>
          <w:rPr>
            <w:rStyle w:val="ae"/>
          </w:rPr>
          <w:t>Login</w:t>
        </w:r>
      </w:hyperlink>
      <w:r>
        <w:rPr>
          <w:rFonts w:hint="eastAsia"/>
        </w:rPr>
        <w:t>。</w:t>
      </w:r>
    </w:p>
    <w:p w14:paraId="7E445E9F" w14:textId="77777777" w:rsidR="00B97356" w:rsidRDefault="00B97356" w:rsidP="00B97356">
      <w:pPr>
        <w:ind w:left="420"/>
        <w:rPr>
          <w:b/>
        </w:rPr>
      </w:pPr>
      <w:r>
        <w:rPr>
          <w:rFonts w:hint="eastAsia"/>
        </w:rPr>
        <w:t>2.</w:t>
      </w:r>
      <w:r>
        <w:rPr>
          <w:rFonts w:hint="eastAsia"/>
        </w:rPr>
        <w:t>登录成功后在主功能页面加载出用户对应的所有菜单权限。</w:t>
      </w:r>
    </w:p>
    <w:p w14:paraId="1FEEE463" w14:textId="77777777" w:rsidR="00B97356" w:rsidRDefault="00B97356" w:rsidP="00B97356"/>
    <w:p w14:paraId="2ABC6FBA" w14:textId="77777777" w:rsidR="00B97356" w:rsidRDefault="00B97356" w:rsidP="00B97356">
      <w:pPr>
        <w:pStyle w:val="2"/>
        <w:ind w:right="180"/>
      </w:pPr>
      <w:r>
        <w:rPr>
          <w:rFonts w:hint="eastAsia"/>
        </w:rPr>
        <w:t>首页登录</w:t>
      </w:r>
    </w:p>
    <w:p w14:paraId="1A16EA2B" w14:textId="77777777" w:rsidR="00B97356" w:rsidRDefault="00B97356" w:rsidP="00B97356">
      <w:pPr>
        <w:pStyle w:val="3"/>
        <w:ind w:left="481" w:right="180"/>
      </w:pPr>
      <w:r>
        <w:rPr>
          <w:rFonts w:hint="eastAsia"/>
        </w:rPr>
        <w:t>功能说明</w:t>
      </w:r>
    </w:p>
    <w:p w14:paraId="7C2244EA" w14:textId="77777777" w:rsidR="00B97356" w:rsidRDefault="00B97356" w:rsidP="00B97356">
      <w:r>
        <w:rPr>
          <w:rFonts w:hint="eastAsia"/>
        </w:rPr>
        <w:t>实现首页的登录功能。</w:t>
      </w:r>
    </w:p>
    <w:p w14:paraId="49BAC848" w14:textId="77777777" w:rsidR="00B97356" w:rsidRDefault="00B97356" w:rsidP="00B97356">
      <w:pPr>
        <w:pStyle w:val="3"/>
        <w:ind w:left="481" w:right="180"/>
      </w:pPr>
      <w:r>
        <w:rPr>
          <w:rFonts w:hint="eastAsia"/>
        </w:rPr>
        <w:lastRenderedPageBreak/>
        <w:t>界面</w:t>
      </w:r>
    </w:p>
    <w:p w14:paraId="1DA254FD" w14:textId="77777777" w:rsidR="00B97356" w:rsidRDefault="00B97356" w:rsidP="00B97356">
      <w:r>
        <w:rPr>
          <w:noProof/>
        </w:rPr>
        <w:drawing>
          <wp:inline distT="0" distB="0" distL="0" distR="0" wp14:anchorId="0DB225A6" wp14:editId="065B0D1A">
            <wp:extent cx="2160905" cy="17907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60905" cy="1790700"/>
                    </a:xfrm>
                    <a:prstGeom prst="rect">
                      <a:avLst/>
                    </a:prstGeom>
                    <a:noFill/>
                    <a:ln>
                      <a:noFill/>
                    </a:ln>
                  </pic:spPr>
                </pic:pic>
              </a:graphicData>
            </a:graphic>
          </wp:inline>
        </w:drawing>
      </w:r>
    </w:p>
    <w:p w14:paraId="77A337C9" w14:textId="77777777" w:rsidR="00B97356" w:rsidRDefault="00B97356" w:rsidP="00B97356">
      <w:r>
        <w:rPr>
          <w:rFonts w:hint="eastAsia"/>
        </w:rPr>
        <w:t>根据原型实现用户的登录操作。</w:t>
      </w:r>
    </w:p>
    <w:p w14:paraId="4BA01DF8" w14:textId="77777777" w:rsidR="00B97356" w:rsidRDefault="00B97356" w:rsidP="00B97356">
      <w:pPr>
        <w:numPr>
          <w:ilvl w:val="0"/>
          <w:numId w:val="164"/>
        </w:numPr>
        <w:ind w:left="360" w:hanging="360"/>
      </w:pPr>
      <w:r>
        <w:rPr>
          <w:rFonts w:hint="eastAsia"/>
        </w:rPr>
        <w:t>原型界面中没有验证码，实际实现时也不需要增加验证码。但请预留相关的位置，可能会增加</w:t>
      </w:r>
    </w:p>
    <w:p w14:paraId="58AA87FC" w14:textId="77777777" w:rsidR="00B97356" w:rsidRDefault="00B97356" w:rsidP="00B97356">
      <w:pPr>
        <w:numPr>
          <w:ilvl w:val="0"/>
          <w:numId w:val="164"/>
        </w:numPr>
        <w:ind w:left="360" w:hanging="360"/>
      </w:pPr>
      <w:r>
        <w:rPr>
          <w:rFonts w:hint="eastAsia"/>
        </w:rPr>
        <w:t>调用</w:t>
      </w:r>
      <w:r>
        <w:rPr>
          <w:rFonts w:hint="eastAsia"/>
        </w:rPr>
        <w:t>OMTUser</w:t>
      </w:r>
      <w:r>
        <w:rPr>
          <w:rFonts w:hint="eastAsia"/>
        </w:rPr>
        <w:t>的方法</w:t>
      </w:r>
      <w:r>
        <w:rPr>
          <w:rFonts w:hint="eastAsia"/>
        </w:rPr>
        <w:t>Login</w:t>
      </w:r>
      <w:r>
        <w:rPr>
          <w:rFonts w:hint="eastAsia"/>
        </w:rPr>
        <w:t>实现登录操作，登录之后将</w:t>
      </w:r>
      <w:r>
        <w:rPr>
          <w:rFonts w:hint="eastAsia"/>
        </w:rPr>
        <w:t>OMTUser</w:t>
      </w:r>
      <w:r>
        <w:rPr>
          <w:rFonts w:hint="eastAsia"/>
        </w:rPr>
        <w:t>对象保存到</w:t>
      </w:r>
      <w:r>
        <w:rPr>
          <w:rFonts w:hint="eastAsia"/>
        </w:rPr>
        <w:t>Session</w:t>
      </w:r>
      <w:r>
        <w:rPr>
          <w:rFonts w:hint="eastAsia"/>
        </w:rPr>
        <w:t>中，</w:t>
      </w:r>
      <w:r>
        <w:rPr>
          <w:rFonts w:hint="eastAsia"/>
        </w:rPr>
        <w:t>Key</w:t>
      </w:r>
      <w:r>
        <w:rPr>
          <w:rFonts w:hint="eastAsia"/>
        </w:rPr>
        <w:t>请开发时自行定义</w:t>
      </w:r>
    </w:p>
    <w:p w14:paraId="212FC709" w14:textId="77777777" w:rsidR="00B97356" w:rsidRDefault="00B97356" w:rsidP="00B97356">
      <w:pPr>
        <w:numPr>
          <w:ilvl w:val="0"/>
          <w:numId w:val="164"/>
        </w:numPr>
        <w:ind w:left="360" w:hanging="360"/>
      </w:pPr>
      <w:r>
        <w:rPr>
          <w:rFonts w:hint="eastAsia"/>
        </w:rPr>
        <w:t>登录失败的，直接提示“登录不成功，请检查用户名，密码组合是否输入正确。”不需要提示具体的错误是什么。</w:t>
      </w:r>
    </w:p>
    <w:p w14:paraId="40F35ABE" w14:textId="77777777" w:rsidR="00B97356" w:rsidRDefault="00B97356" w:rsidP="00B97356">
      <w:pPr>
        <w:numPr>
          <w:ilvl w:val="0"/>
          <w:numId w:val="164"/>
        </w:numPr>
        <w:ind w:left="360" w:hanging="360"/>
      </w:pPr>
      <w:r>
        <w:rPr>
          <w:rFonts w:hint="eastAsia"/>
        </w:rPr>
        <w:t>登录之后，需要将页头中的“登录</w:t>
      </w:r>
      <w:r>
        <w:rPr>
          <w:rFonts w:hint="eastAsia"/>
        </w:rPr>
        <w:t xml:space="preserve"> | </w:t>
      </w:r>
      <w:r>
        <w:rPr>
          <w:rFonts w:hint="eastAsia"/>
        </w:rPr>
        <w:t>注册”替换成登录的用户名称。</w:t>
      </w:r>
    </w:p>
    <w:p w14:paraId="52ED06E2" w14:textId="77777777" w:rsidR="00B97356" w:rsidRDefault="00B97356" w:rsidP="00B97356">
      <w:r>
        <w:rPr>
          <w:noProof/>
        </w:rPr>
        <w:drawing>
          <wp:inline distT="0" distB="0" distL="0" distR="0" wp14:anchorId="6E124FF8" wp14:editId="4F92DFC5">
            <wp:extent cx="4207510" cy="26670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07510" cy="266700"/>
                    </a:xfrm>
                    <a:prstGeom prst="rect">
                      <a:avLst/>
                    </a:prstGeom>
                    <a:noFill/>
                    <a:ln>
                      <a:noFill/>
                    </a:ln>
                  </pic:spPr>
                </pic:pic>
              </a:graphicData>
            </a:graphic>
          </wp:inline>
        </w:drawing>
      </w:r>
    </w:p>
    <w:p w14:paraId="6A2E0077" w14:textId="77777777" w:rsidR="00B97356" w:rsidRDefault="00B97356" w:rsidP="00B97356">
      <w:r>
        <w:rPr>
          <w:noProof/>
        </w:rPr>
        <w:drawing>
          <wp:inline distT="0" distB="0" distL="0" distR="0" wp14:anchorId="509F5A03" wp14:editId="0C4D0FF1">
            <wp:extent cx="669290" cy="29400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9290" cy="294005"/>
                    </a:xfrm>
                    <a:prstGeom prst="rect">
                      <a:avLst/>
                    </a:prstGeom>
                    <a:noFill/>
                    <a:ln>
                      <a:noFill/>
                    </a:ln>
                  </pic:spPr>
                </pic:pic>
              </a:graphicData>
            </a:graphic>
          </wp:inline>
        </w:drawing>
      </w:r>
    </w:p>
    <w:p w14:paraId="01D4B272" w14:textId="77777777" w:rsidR="00B97356" w:rsidRDefault="00B97356" w:rsidP="00B97356">
      <w:pPr>
        <w:pStyle w:val="2"/>
        <w:ind w:right="180"/>
      </w:pPr>
      <w:r>
        <w:rPr>
          <w:rFonts w:hint="eastAsia"/>
        </w:rPr>
        <w:t>订舱中心</w:t>
      </w:r>
    </w:p>
    <w:p w14:paraId="57CE7164" w14:textId="77777777" w:rsidR="00B97356" w:rsidRDefault="00B97356" w:rsidP="00B97356">
      <w:pPr>
        <w:pStyle w:val="3"/>
        <w:ind w:left="481" w:right="180"/>
      </w:pPr>
      <w:r>
        <w:rPr>
          <w:rFonts w:hint="eastAsia"/>
        </w:rPr>
        <w:t>功能说明</w:t>
      </w:r>
    </w:p>
    <w:p w14:paraId="25E0E917" w14:textId="77777777" w:rsidR="00B97356" w:rsidRDefault="00B97356" w:rsidP="00B97356">
      <w:r>
        <w:rPr>
          <w:rFonts w:hint="eastAsia"/>
        </w:rPr>
        <w:t>根据原型实现订舱中心页面的相关功能。</w:t>
      </w:r>
    </w:p>
    <w:p w14:paraId="405AE714" w14:textId="77777777" w:rsidR="00B97356" w:rsidRDefault="00B97356" w:rsidP="00B97356">
      <w:pPr>
        <w:pStyle w:val="3"/>
        <w:ind w:left="481" w:right="180"/>
      </w:pPr>
      <w:r>
        <w:rPr>
          <w:rFonts w:hint="eastAsia"/>
        </w:rPr>
        <w:t>界面说明</w:t>
      </w:r>
    </w:p>
    <w:p w14:paraId="7A5FCE4B" w14:textId="77777777" w:rsidR="00B97356" w:rsidRDefault="00B97356" w:rsidP="00B97356">
      <w:r>
        <w:rPr>
          <w:noProof/>
        </w:rPr>
        <w:drawing>
          <wp:inline distT="0" distB="0" distL="0" distR="0" wp14:anchorId="036944C8" wp14:editId="788050EB">
            <wp:extent cx="5486400" cy="24980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498090"/>
                    </a:xfrm>
                    <a:prstGeom prst="rect">
                      <a:avLst/>
                    </a:prstGeom>
                    <a:noFill/>
                    <a:ln>
                      <a:noFill/>
                    </a:ln>
                  </pic:spPr>
                </pic:pic>
              </a:graphicData>
            </a:graphic>
          </wp:inline>
        </w:drawing>
      </w:r>
    </w:p>
    <w:p w14:paraId="4879FFE4" w14:textId="77777777" w:rsidR="00B97356" w:rsidRDefault="00B97356" w:rsidP="00B97356">
      <w:r>
        <w:rPr>
          <w:rFonts w:hint="eastAsia"/>
        </w:rPr>
        <w:t>区域</w:t>
      </w:r>
      <w:r>
        <w:rPr>
          <w:rFonts w:hint="eastAsia"/>
        </w:rPr>
        <w:t>1</w:t>
      </w:r>
      <w:r>
        <w:rPr>
          <w:rFonts w:hint="eastAsia"/>
        </w:rPr>
        <w:t>：查询条件</w:t>
      </w:r>
    </w:p>
    <w:p w14:paraId="0B5AB65B" w14:textId="77777777" w:rsidR="00B97356" w:rsidRDefault="00B97356" w:rsidP="00B97356">
      <w:pPr>
        <w:numPr>
          <w:ilvl w:val="0"/>
          <w:numId w:val="157"/>
        </w:numPr>
      </w:pPr>
      <w:r>
        <w:rPr>
          <w:rFonts w:hint="eastAsia"/>
        </w:rPr>
        <w:t>查询条件按照原型实现，</w:t>
      </w:r>
      <w:r>
        <w:rPr>
          <w:rFonts w:hint="eastAsia"/>
        </w:rPr>
        <w:t>Tab</w:t>
      </w:r>
      <w:r>
        <w:rPr>
          <w:rFonts w:hint="eastAsia"/>
        </w:rPr>
        <w:t>切换，支持按“航线</w:t>
      </w:r>
      <w:r>
        <w:rPr>
          <w:rFonts w:hint="eastAsia"/>
        </w:rPr>
        <w:t xml:space="preserve"> + </w:t>
      </w:r>
      <w:r>
        <w:rPr>
          <w:rFonts w:hint="eastAsia"/>
        </w:rPr>
        <w:t>起止港”或者按“船名航次”</w:t>
      </w:r>
      <w:r>
        <w:rPr>
          <w:rFonts w:hint="eastAsia"/>
        </w:rPr>
        <w:t xml:space="preserve"> </w:t>
      </w:r>
      <w:r>
        <w:rPr>
          <w:rFonts w:hint="eastAsia"/>
        </w:rPr>
        <w:t>查询。</w:t>
      </w:r>
    </w:p>
    <w:p w14:paraId="32128372" w14:textId="77777777" w:rsidR="00B97356" w:rsidRDefault="00B97356" w:rsidP="00B97356">
      <w:pPr>
        <w:numPr>
          <w:ilvl w:val="0"/>
          <w:numId w:val="157"/>
        </w:numPr>
      </w:pPr>
      <w:r>
        <w:rPr>
          <w:rFonts w:hint="eastAsia"/>
        </w:rPr>
        <w:t>航线代码，支持自动完成，数据来源自“</w:t>
      </w:r>
      <w:r>
        <w:rPr>
          <w:rFonts w:hint="eastAsia"/>
        </w:rPr>
        <w:t>SHIP_ROUTE_HEAD&lt;</w:t>
      </w:r>
      <w:r>
        <w:rPr>
          <w:rFonts w:hint="eastAsia"/>
        </w:rPr>
        <w:t>航线信息表头</w:t>
      </w:r>
      <w:r>
        <w:rPr>
          <w:rFonts w:hint="eastAsia"/>
        </w:rPr>
        <w:t>&gt;</w:t>
      </w:r>
      <w:r>
        <w:rPr>
          <w:rFonts w:hint="eastAsia"/>
        </w:rPr>
        <w:t>”，获取“</w:t>
      </w:r>
      <w:r>
        <w:rPr>
          <w:rFonts w:hint="eastAsia"/>
        </w:rPr>
        <w:t>ROUTE_CODE&lt;</w:t>
      </w:r>
      <w:r>
        <w:rPr>
          <w:rFonts w:hint="eastAsia"/>
        </w:rPr>
        <w:t>航线代码</w:t>
      </w:r>
      <w:r>
        <w:rPr>
          <w:rFonts w:hint="eastAsia"/>
        </w:rPr>
        <w:t>&gt;</w:t>
      </w:r>
      <w:r>
        <w:rPr>
          <w:rFonts w:hint="eastAsia"/>
        </w:rPr>
        <w:t>”，不区分船公司，</w:t>
      </w:r>
      <w:r>
        <w:rPr>
          <w:rFonts w:hint="eastAsia"/>
        </w:rPr>
        <w:t>Distinct</w:t>
      </w:r>
      <w:r>
        <w:rPr>
          <w:rFonts w:hint="eastAsia"/>
        </w:rPr>
        <w:t>处理。需要支持手工录入，支持</w:t>
      </w:r>
      <w:hyperlink w:anchor="_航线选择器" w:history="1">
        <w:r>
          <w:rPr>
            <w:rStyle w:val="af1"/>
            <w:rFonts w:hint="eastAsia"/>
          </w:rPr>
          <w:t>航线选择器</w:t>
        </w:r>
      </w:hyperlink>
      <w:r>
        <w:rPr>
          <w:rFonts w:hint="eastAsia"/>
        </w:rPr>
        <w:t>。</w:t>
      </w:r>
    </w:p>
    <w:p w14:paraId="0B4983B6" w14:textId="77777777" w:rsidR="00B97356" w:rsidRDefault="00B97356" w:rsidP="00B97356">
      <w:pPr>
        <w:numPr>
          <w:ilvl w:val="0"/>
          <w:numId w:val="157"/>
        </w:numPr>
      </w:pPr>
      <w:r>
        <w:rPr>
          <w:rFonts w:hint="eastAsia"/>
        </w:rPr>
        <w:lastRenderedPageBreak/>
        <w:t>起始港，目的港加载港口自动完成，支持手工录入，支持</w:t>
      </w:r>
      <w:hyperlink w:anchor="_港口选择器" w:history="1">
        <w:r>
          <w:rPr>
            <w:rStyle w:val="af1"/>
            <w:rFonts w:hint="eastAsia"/>
          </w:rPr>
          <w:t>港口选择器</w:t>
        </w:r>
      </w:hyperlink>
      <w:r>
        <w:rPr>
          <w:rFonts w:hint="eastAsia"/>
        </w:rPr>
        <w:t>。</w:t>
      </w:r>
    </w:p>
    <w:p w14:paraId="1E4E81AF" w14:textId="77777777" w:rsidR="00B97356" w:rsidRDefault="00B97356" w:rsidP="00B97356">
      <w:pPr>
        <w:numPr>
          <w:ilvl w:val="0"/>
          <w:numId w:val="157"/>
        </w:numPr>
      </w:pPr>
      <w:r>
        <w:rPr>
          <w:rFonts w:hint="eastAsia"/>
        </w:rPr>
        <w:t>船名，航次：手工录入</w:t>
      </w:r>
    </w:p>
    <w:p w14:paraId="44D1E2A0" w14:textId="77777777" w:rsidR="00B97356" w:rsidRDefault="00B97356" w:rsidP="00B97356">
      <w:pPr>
        <w:numPr>
          <w:ilvl w:val="0"/>
          <w:numId w:val="157"/>
        </w:numPr>
      </w:pPr>
      <w:r>
        <w:rPr>
          <w:rFonts w:hint="eastAsia"/>
        </w:rPr>
        <w:t>调用“</w:t>
      </w:r>
      <w:hyperlink w:anchor="_OMTPrice：GetListOPageByParm" w:history="1">
        <w:r>
          <w:rPr>
            <w:rStyle w:val="af1"/>
            <w:rFonts w:hint="eastAsia"/>
          </w:rPr>
          <w:t>OMTPrice</w:t>
        </w:r>
        <w:r>
          <w:rPr>
            <w:rStyle w:val="af1"/>
            <w:rFonts w:hint="eastAsia"/>
          </w:rPr>
          <w:t>：</w:t>
        </w:r>
        <w:r>
          <w:rPr>
            <w:rStyle w:val="af1"/>
            <w:rFonts w:hint="eastAsia"/>
          </w:rPr>
          <w:t>GetListOPageByParm</w:t>
        </w:r>
      </w:hyperlink>
      <w:r>
        <w:rPr>
          <w:rFonts w:hint="eastAsia"/>
        </w:rPr>
        <w:t>”接口实现查询，相关细节请参考接口的说明。</w:t>
      </w:r>
    </w:p>
    <w:p w14:paraId="42EFFBFA" w14:textId="77777777" w:rsidR="00B97356" w:rsidRDefault="00B97356" w:rsidP="00B97356">
      <w:pPr>
        <w:numPr>
          <w:ilvl w:val="0"/>
          <w:numId w:val="157"/>
        </w:numPr>
      </w:pPr>
      <w:r>
        <w:rPr>
          <w:rFonts w:hint="eastAsia"/>
        </w:rPr>
        <w:t>Tab</w:t>
      </w:r>
      <w:r>
        <w:rPr>
          <w:rFonts w:hint="eastAsia"/>
        </w:rPr>
        <w:t>切换时，保留原有录入的查询条件。</w:t>
      </w:r>
    </w:p>
    <w:p w14:paraId="0BA27639" w14:textId="77777777" w:rsidR="00B97356" w:rsidRDefault="00B97356" w:rsidP="00B97356"/>
    <w:p w14:paraId="729E185C" w14:textId="77777777" w:rsidR="00B97356" w:rsidRDefault="00B97356" w:rsidP="00B97356">
      <w:r>
        <w:rPr>
          <w:rFonts w:hint="eastAsia"/>
        </w:rPr>
        <w:t>区域</w:t>
      </w:r>
      <w:r>
        <w:rPr>
          <w:rFonts w:hint="eastAsia"/>
        </w:rPr>
        <w:t>1</w:t>
      </w:r>
      <w:r>
        <w:rPr>
          <w:rFonts w:hint="eastAsia"/>
        </w:rPr>
        <w:t>：快捷查询</w:t>
      </w:r>
    </w:p>
    <w:p w14:paraId="36196F58" w14:textId="77777777" w:rsidR="00B97356" w:rsidRDefault="00B97356" w:rsidP="00B97356">
      <w:pPr>
        <w:numPr>
          <w:ilvl w:val="0"/>
          <w:numId w:val="157"/>
        </w:numPr>
      </w:pPr>
      <w:r>
        <w:rPr>
          <w:rFonts w:hint="eastAsia"/>
        </w:rPr>
        <w:t>快捷查询中的条件与录入的查询条件之间是</w:t>
      </w:r>
      <w:r>
        <w:rPr>
          <w:rFonts w:hint="eastAsia"/>
        </w:rPr>
        <w:t>and</w:t>
      </w:r>
      <w:r>
        <w:rPr>
          <w:rFonts w:hint="eastAsia"/>
        </w:rPr>
        <w:t>关系，即两个条件是同时起作用的。</w:t>
      </w:r>
    </w:p>
    <w:p w14:paraId="08D1486E" w14:textId="77777777" w:rsidR="00B97356" w:rsidRDefault="00B97356" w:rsidP="00B97356">
      <w:pPr>
        <w:numPr>
          <w:ilvl w:val="0"/>
          <w:numId w:val="157"/>
        </w:numPr>
      </w:pPr>
      <w:r>
        <w:rPr>
          <w:rFonts w:hint="eastAsia"/>
        </w:rPr>
        <w:t>船公司：加载船公司列表，数据库顺序。（</w:t>
      </w:r>
      <w:r>
        <w:rPr>
          <w:rFonts w:hint="eastAsia"/>
        </w:rPr>
        <w:t>TCOMP_GROUP&lt;</w:t>
      </w:r>
      <w:r>
        <w:rPr>
          <w:rFonts w:hint="eastAsia"/>
        </w:rPr>
        <w:t>公司组织</w:t>
      </w:r>
      <w:r>
        <w:rPr>
          <w:rFonts w:hint="eastAsia"/>
        </w:rPr>
        <w:t>&gt;</w:t>
      </w:r>
      <w:r>
        <w:rPr>
          <w:rFonts w:hint="eastAsia"/>
        </w:rPr>
        <w:t>）</w:t>
      </w:r>
    </w:p>
    <w:p w14:paraId="5FD4660C" w14:textId="77777777" w:rsidR="00B97356" w:rsidRDefault="00B97356" w:rsidP="00B97356">
      <w:pPr>
        <w:numPr>
          <w:ilvl w:val="0"/>
          <w:numId w:val="157"/>
        </w:numPr>
      </w:pPr>
      <w:r>
        <w:rPr>
          <w:rFonts w:hint="eastAsia"/>
        </w:rPr>
        <w:t>时间段：根据原型固定加载</w:t>
      </w:r>
    </w:p>
    <w:p w14:paraId="725BBC23" w14:textId="77777777" w:rsidR="00B97356" w:rsidRDefault="00B97356" w:rsidP="00B97356">
      <w:pPr>
        <w:numPr>
          <w:ilvl w:val="0"/>
          <w:numId w:val="157"/>
        </w:numPr>
      </w:pPr>
      <w:r>
        <w:rPr>
          <w:rFonts w:hint="eastAsia"/>
        </w:rPr>
        <w:t>箱型：根据原型固定加载</w:t>
      </w:r>
    </w:p>
    <w:p w14:paraId="444D8C7E" w14:textId="77777777" w:rsidR="00B97356" w:rsidRDefault="00B97356" w:rsidP="00B97356"/>
    <w:p w14:paraId="6E138853" w14:textId="77777777" w:rsidR="00B97356" w:rsidRDefault="00B97356" w:rsidP="00B97356">
      <w:r>
        <w:rPr>
          <w:rFonts w:hint="eastAsia"/>
        </w:rPr>
        <w:t>区域</w:t>
      </w:r>
      <w:r>
        <w:rPr>
          <w:rFonts w:hint="eastAsia"/>
        </w:rPr>
        <w:t>2</w:t>
      </w:r>
      <w:r>
        <w:rPr>
          <w:rFonts w:hint="eastAsia"/>
        </w:rPr>
        <w:t>：查询结果</w:t>
      </w:r>
    </w:p>
    <w:p w14:paraId="7E61CE16" w14:textId="77777777" w:rsidR="00B97356" w:rsidRDefault="00B97356" w:rsidP="00B97356">
      <w:pPr>
        <w:numPr>
          <w:ilvl w:val="0"/>
          <w:numId w:val="157"/>
        </w:numPr>
      </w:pPr>
      <w:r>
        <w:rPr>
          <w:rFonts w:hint="eastAsia"/>
        </w:rPr>
        <w:t>页面打开时，根据配置加载列表数据。调用接口“</w:t>
      </w:r>
      <w:hyperlink w:anchor="_OMTPrice：GetListByCfg" w:history="1">
        <w:r>
          <w:rPr>
            <w:rStyle w:val="af1"/>
            <w:rFonts w:hint="eastAsia"/>
          </w:rPr>
          <w:t>OMTPrice</w:t>
        </w:r>
        <w:r>
          <w:rPr>
            <w:rStyle w:val="af1"/>
            <w:rFonts w:hint="eastAsia"/>
          </w:rPr>
          <w:t>：</w:t>
        </w:r>
        <w:r>
          <w:rPr>
            <w:rStyle w:val="af1"/>
            <w:rFonts w:hint="eastAsia"/>
          </w:rPr>
          <w:t>GetListByCfg</w:t>
        </w:r>
      </w:hyperlink>
      <w:r>
        <w:rPr>
          <w:rFonts w:hint="eastAsia"/>
        </w:rPr>
        <w:t>”，配置的语法暂定为“</w:t>
      </w:r>
      <w:r>
        <w:rPr>
          <w:rFonts w:hint="eastAsia"/>
        </w:rPr>
        <w:t>20</w:t>
      </w:r>
      <w:r>
        <w:rPr>
          <w:rFonts w:hint="eastAsia"/>
        </w:rPr>
        <w:t>尺价格最低，并且最新发布的排在前面”。</w:t>
      </w:r>
    </w:p>
    <w:p w14:paraId="092C1E9A" w14:textId="77777777" w:rsidR="00B97356" w:rsidRDefault="00B97356" w:rsidP="00B97356">
      <w:pPr>
        <w:numPr>
          <w:ilvl w:val="0"/>
          <w:numId w:val="157"/>
        </w:numPr>
      </w:pPr>
      <w:r>
        <w:rPr>
          <w:rFonts w:hint="eastAsia"/>
        </w:rPr>
        <w:t>输入条件之后的查询调用接口“</w:t>
      </w:r>
      <w:hyperlink w:anchor="_OMTPrice：GetListOPageByParm" w:history="1">
        <w:r>
          <w:rPr>
            <w:rStyle w:val="af1"/>
            <w:rFonts w:hint="eastAsia"/>
          </w:rPr>
          <w:t>OMTPrice</w:t>
        </w:r>
        <w:r>
          <w:rPr>
            <w:rStyle w:val="af1"/>
            <w:rFonts w:hint="eastAsia"/>
          </w:rPr>
          <w:t>：</w:t>
        </w:r>
        <w:r>
          <w:rPr>
            <w:rStyle w:val="af1"/>
            <w:rFonts w:hint="eastAsia"/>
          </w:rPr>
          <w:t>GetListOPageByParm</w:t>
        </w:r>
      </w:hyperlink>
      <w:r>
        <w:rPr>
          <w:rFonts w:hint="eastAsia"/>
        </w:rPr>
        <w:t>”实现。</w:t>
      </w:r>
    </w:p>
    <w:p w14:paraId="7C9EB01D" w14:textId="77777777" w:rsidR="00B97356" w:rsidRDefault="00B97356" w:rsidP="00B97356"/>
    <w:p w14:paraId="6ED7553F" w14:textId="77777777" w:rsidR="00B97356" w:rsidRDefault="00B97356" w:rsidP="00B97356">
      <w:r>
        <w:rPr>
          <w:rFonts w:hint="eastAsia"/>
        </w:rPr>
        <w:t>区域</w:t>
      </w:r>
      <w:r>
        <w:rPr>
          <w:rFonts w:hint="eastAsia"/>
        </w:rPr>
        <w:t>3</w:t>
      </w:r>
      <w:r>
        <w:rPr>
          <w:rFonts w:hint="eastAsia"/>
        </w:rPr>
        <w:t>：登录</w:t>
      </w:r>
    </w:p>
    <w:p w14:paraId="55EE56E2" w14:textId="77777777" w:rsidR="00B97356" w:rsidRDefault="00B97356" w:rsidP="00B97356">
      <w:pPr>
        <w:numPr>
          <w:ilvl w:val="0"/>
          <w:numId w:val="157"/>
        </w:numPr>
      </w:pPr>
      <w:r>
        <w:rPr>
          <w:rFonts w:hint="eastAsia"/>
        </w:rPr>
        <w:t>用户已经登录的，显示用户名称。</w:t>
      </w:r>
      <w:r>
        <w:rPr>
          <w:rFonts w:hint="eastAsia"/>
        </w:rPr>
        <w:t xml:space="preserve"> </w:t>
      </w:r>
      <w:r>
        <w:rPr>
          <w:rFonts w:hint="eastAsia"/>
        </w:rPr>
        <w:t>样式</w:t>
      </w:r>
      <w:r>
        <w:rPr>
          <w:rFonts w:hint="eastAsia"/>
        </w:rPr>
        <w:t xml:space="preserve"> </w:t>
      </w:r>
    </w:p>
    <w:p w14:paraId="338805D4" w14:textId="77777777" w:rsidR="00B97356" w:rsidRDefault="00B97356" w:rsidP="00B97356">
      <w:r>
        <w:rPr>
          <w:noProof/>
        </w:rPr>
        <w:drawing>
          <wp:inline distT="0" distB="0" distL="0" distR="0" wp14:anchorId="6DAD4446" wp14:editId="2B2129D7">
            <wp:extent cx="669290" cy="29400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9290" cy="294005"/>
                    </a:xfrm>
                    <a:prstGeom prst="rect">
                      <a:avLst/>
                    </a:prstGeom>
                    <a:noFill/>
                    <a:ln>
                      <a:noFill/>
                    </a:ln>
                  </pic:spPr>
                </pic:pic>
              </a:graphicData>
            </a:graphic>
          </wp:inline>
        </w:drawing>
      </w:r>
    </w:p>
    <w:p w14:paraId="045454CF" w14:textId="77777777" w:rsidR="00B97356" w:rsidRDefault="00B97356" w:rsidP="00B97356">
      <w:pPr>
        <w:numPr>
          <w:ilvl w:val="0"/>
          <w:numId w:val="157"/>
        </w:numPr>
      </w:pPr>
      <w:r>
        <w:rPr>
          <w:rFonts w:hint="eastAsia"/>
        </w:rPr>
        <w:t>用户点击登录之后，弹出登录窗口“</w:t>
      </w:r>
      <w:hyperlink w:anchor="_登录页面" w:history="1">
        <w:r>
          <w:rPr>
            <w:rStyle w:val="af1"/>
            <w:rFonts w:hint="eastAsia"/>
          </w:rPr>
          <w:t>登录页面</w:t>
        </w:r>
      </w:hyperlink>
      <w:r>
        <w:rPr>
          <w:rFonts w:hint="eastAsia"/>
        </w:rPr>
        <w:t>”</w:t>
      </w:r>
    </w:p>
    <w:p w14:paraId="324644EB" w14:textId="77777777" w:rsidR="00B97356" w:rsidRDefault="00B97356" w:rsidP="00B97356"/>
    <w:p w14:paraId="4CCEBC4B" w14:textId="77777777" w:rsidR="00B97356" w:rsidRDefault="00B97356" w:rsidP="00B97356">
      <w:r>
        <w:rPr>
          <w:rFonts w:hint="eastAsia"/>
        </w:rPr>
        <w:t>区域</w:t>
      </w:r>
      <w:r>
        <w:rPr>
          <w:rFonts w:hint="eastAsia"/>
        </w:rPr>
        <w:t>4</w:t>
      </w:r>
      <w:r>
        <w:rPr>
          <w:rFonts w:hint="eastAsia"/>
        </w:rPr>
        <w:t>：常见问题</w:t>
      </w:r>
    </w:p>
    <w:p w14:paraId="321A69AE" w14:textId="77777777" w:rsidR="00B97356" w:rsidRDefault="00B97356" w:rsidP="00B97356">
      <w:r>
        <w:rPr>
          <w:rFonts w:hint="eastAsia"/>
        </w:rPr>
        <w:t>保持静态，本次不实现。</w:t>
      </w:r>
    </w:p>
    <w:p w14:paraId="3A550949" w14:textId="77777777" w:rsidR="00B97356" w:rsidRDefault="00B97356" w:rsidP="00B97356"/>
    <w:p w14:paraId="6B51FD86" w14:textId="77777777" w:rsidR="00B97356" w:rsidRDefault="00B97356" w:rsidP="00B97356">
      <w:pPr>
        <w:pStyle w:val="3"/>
        <w:ind w:left="481" w:right="180"/>
      </w:pPr>
      <w:r>
        <w:rPr>
          <w:rFonts w:hint="eastAsia"/>
        </w:rPr>
        <w:t>驳船装货港查询</w:t>
      </w:r>
    </w:p>
    <w:p w14:paraId="4377ECE0" w14:textId="77777777" w:rsidR="00B97356" w:rsidRDefault="00B97356" w:rsidP="00B97356">
      <w:r>
        <w:rPr>
          <w:noProof/>
        </w:rPr>
        <w:drawing>
          <wp:inline distT="0" distB="0" distL="0" distR="0" wp14:anchorId="324EF30D" wp14:editId="19CEFA50">
            <wp:extent cx="5486400" cy="2133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2133600"/>
                    </a:xfrm>
                    <a:prstGeom prst="rect">
                      <a:avLst/>
                    </a:prstGeom>
                    <a:noFill/>
                    <a:ln>
                      <a:noFill/>
                    </a:ln>
                  </pic:spPr>
                </pic:pic>
              </a:graphicData>
            </a:graphic>
          </wp:inline>
        </w:drawing>
      </w:r>
    </w:p>
    <w:p w14:paraId="6AC71621" w14:textId="77777777" w:rsidR="00B97356" w:rsidRDefault="00B97356" w:rsidP="00B97356"/>
    <w:p w14:paraId="72A8D823" w14:textId="77777777" w:rsidR="00B97356" w:rsidRDefault="00B97356" w:rsidP="00B97356">
      <w:pPr>
        <w:numPr>
          <w:ilvl w:val="0"/>
          <w:numId w:val="165"/>
        </w:numPr>
        <w:ind w:left="360" w:hanging="360"/>
      </w:pPr>
      <w:r>
        <w:rPr>
          <w:rFonts w:hint="eastAsia"/>
        </w:rPr>
        <w:t>“按航线</w:t>
      </w:r>
      <w:r>
        <w:rPr>
          <w:rFonts w:hint="eastAsia"/>
        </w:rPr>
        <w:t>/</w:t>
      </w:r>
      <w:r>
        <w:rPr>
          <w:rFonts w:hint="eastAsia"/>
        </w:rPr>
        <w:t>起止港”查询部分增加“驳船起运港”查询条件。“起始港”标签文字修改为“大船起运港”，“目的港”标签，文字修改为“大船目的港”；</w:t>
      </w:r>
      <w:r>
        <w:rPr>
          <w:rFonts w:hint="eastAsia"/>
        </w:rPr>
        <w:t xml:space="preserve"> </w:t>
      </w:r>
      <w:r>
        <w:rPr>
          <w:rFonts w:hint="eastAsia"/>
        </w:rPr>
        <w:t>“航线”保持不变。</w:t>
      </w:r>
    </w:p>
    <w:p w14:paraId="5278A323" w14:textId="77777777" w:rsidR="00B97356" w:rsidRDefault="00B97356" w:rsidP="00B97356">
      <w:pPr>
        <w:numPr>
          <w:ilvl w:val="0"/>
          <w:numId w:val="165"/>
        </w:numPr>
        <w:ind w:left="360" w:hanging="360"/>
      </w:pPr>
      <w:r>
        <w:rPr>
          <w:rFonts w:hint="eastAsia"/>
        </w:rPr>
        <w:t>“按航线</w:t>
      </w:r>
      <w:r>
        <w:rPr>
          <w:rFonts w:hint="eastAsia"/>
        </w:rPr>
        <w:t>/</w:t>
      </w:r>
      <w:r>
        <w:rPr>
          <w:rFonts w:hint="eastAsia"/>
        </w:rPr>
        <w:t>起止港”查询时增加新的查询条件限制条件：如果输入了“大船起运港”或者“大船目的港”条件中的一个时，必须输入另外一个，两个条件绑定，同时使用。</w:t>
      </w:r>
    </w:p>
    <w:p w14:paraId="79174942" w14:textId="77777777" w:rsidR="00B97356" w:rsidRDefault="00B97356" w:rsidP="00B97356">
      <w:pPr>
        <w:numPr>
          <w:ilvl w:val="0"/>
          <w:numId w:val="165"/>
        </w:numPr>
        <w:ind w:left="360" w:hanging="360"/>
      </w:pPr>
      <w:r>
        <w:rPr>
          <w:rFonts w:hint="eastAsia"/>
        </w:rPr>
        <w:t>查询的列表数据有变更，排序参考下图（</w:t>
      </w:r>
      <w:r>
        <w:rPr>
          <w:rFonts w:hint="eastAsia"/>
        </w:rPr>
        <w:t>PS</w:t>
      </w:r>
      <w:r>
        <w:rPr>
          <w:rFonts w:hint="eastAsia"/>
        </w:rPr>
        <w:t>：图中的查询条件少了“航次”，请认为有此条件）</w:t>
      </w:r>
    </w:p>
    <w:p w14:paraId="0D625720" w14:textId="77777777" w:rsidR="00B97356" w:rsidRDefault="00B97356" w:rsidP="00B97356">
      <w:r>
        <w:rPr>
          <w:noProof/>
        </w:rPr>
        <w:lastRenderedPageBreak/>
        <w:drawing>
          <wp:inline distT="0" distB="0" distL="0" distR="0" wp14:anchorId="34659891" wp14:editId="389AD3C9">
            <wp:extent cx="5480685" cy="2482215"/>
            <wp:effectExtent l="0" t="0" r="571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0685" cy="2482215"/>
                    </a:xfrm>
                    <a:prstGeom prst="rect">
                      <a:avLst/>
                    </a:prstGeom>
                    <a:noFill/>
                    <a:ln>
                      <a:noFill/>
                    </a:ln>
                  </pic:spPr>
                </pic:pic>
              </a:graphicData>
            </a:graphic>
          </wp:inline>
        </w:drawing>
      </w:r>
      <w:r>
        <w:rPr>
          <w:rFonts w:hint="eastAsia"/>
        </w:rPr>
        <w:t xml:space="preserve">- </w:t>
      </w:r>
      <w:r>
        <w:rPr>
          <w:rFonts w:hint="eastAsia"/>
        </w:rPr>
        <w:t>“起止港口”定义显示为：（驳船起运港</w:t>
      </w:r>
      <w:r>
        <w:rPr>
          <w:rFonts w:hint="eastAsia"/>
        </w:rPr>
        <w:t>-</w:t>
      </w:r>
      <w:r>
        <w:rPr>
          <w:rFonts w:hint="eastAsia"/>
        </w:rPr>
        <w:t>）大船起运港</w:t>
      </w:r>
      <w:r>
        <w:rPr>
          <w:rFonts w:hint="eastAsia"/>
        </w:rPr>
        <w:t>-</w:t>
      </w:r>
      <w:r>
        <w:rPr>
          <w:rFonts w:hint="eastAsia"/>
        </w:rPr>
        <w:t>大船目的港。括号中的内容在查询输入了“驳船起运港”条件时显示，否则隐藏；显示时不带括号。</w:t>
      </w:r>
    </w:p>
    <w:p w14:paraId="10B51AB4" w14:textId="77777777" w:rsidR="00B97356" w:rsidRDefault="00B97356" w:rsidP="00B97356">
      <w:r>
        <w:rPr>
          <w:rFonts w:hint="eastAsia"/>
        </w:rPr>
        <w:t xml:space="preserve">- </w:t>
      </w:r>
      <w:r>
        <w:rPr>
          <w:rFonts w:hint="eastAsia"/>
        </w:rPr>
        <w:t>“起止港口”显示为港口的编码“</w:t>
      </w:r>
      <w:r>
        <w:rPr>
          <w:rFonts w:hint="eastAsia"/>
        </w:rPr>
        <w:t>CNYTN-UNSTG</w:t>
      </w:r>
      <w:r>
        <w:rPr>
          <w:rFonts w:hint="eastAsia"/>
        </w:rPr>
        <w:t>”。</w:t>
      </w:r>
    </w:p>
    <w:p w14:paraId="0ECE2816" w14:textId="77777777" w:rsidR="00B97356" w:rsidRDefault="00B97356" w:rsidP="00B97356">
      <w:r>
        <w:rPr>
          <w:rFonts w:hint="eastAsia"/>
        </w:rPr>
        <w:t xml:space="preserve">- </w:t>
      </w:r>
      <w:r>
        <w:rPr>
          <w:rFonts w:hint="eastAsia"/>
        </w:rPr>
        <w:t>“船公司”显示船公司代码，对应字段“</w:t>
      </w:r>
      <w:r>
        <w:t>BOOKING_PRICE</w:t>
      </w:r>
      <w:r>
        <w:rPr>
          <w:rFonts w:hint="eastAsia"/>
        </w:rPr>
        <w:t xml:space="preserve"> </w:t>
      </w:r>
      <w:r>
        <w:rPr>
          <w:rFonts w:hint="eastAsia"/>
        </w:rPr>
        <w:t>：</w:t>
      </w:r>
      <w:r>
        <w:rPr>
          <w:rFonts w:hint="eastAsia"/>
        </w:rPr>
        <w:t>OWNER_CODE&lt;</w:t>
      </w:r>
      <w:r>
        <w:rPr>
          <w:rFonts w:hint="eastAsia"/>
        </w:rPr>
        <w:t>船公司代码</w:t>
      </w:r>
      <w:r>
        <w:rPr>
          <w:rFonts w:hint="eastAsia"/>
        </w:rPr>
        <w:t>&gt;</w:t>
      </w:r>
      <w:r>
        <w:rPr>
          <w:rFonts w:hint="eastAsia"/>
        </w:rPr>
        <w:t>”</w:t>
      </w:r>
    </w:p>
    <w:p w14:paraId="15E48C6B" w14:textId="77777777" w:rsidR="00B97356" w:rsidRDefault="00B97356" w:rsidP="00B97356">
      <w:r>
        <w:rPr>
          <w:rFonts w:hint="eastAsia"/>
        </w:rPr>
        <w:t xml:space="preserve">- </w:t>
      </w:r>
      <w:r>
        <w:rPr>
          <w:rFonts w:hint="eastAsia"/>
        </w:rPr>
        <w:t>“截重日期”对应字段“</w:t>
      </w:r>
      <w:r>
        <w:rPr>
          <w:rFonts w:hint="eastAsia"/>
        </w:rPr>
        <w:t>EXPIRY_DATETIME&lt;</w:t>
      </w:r>
      <w:r>
        <w:rPr>
          <w:rFonts w:hint="eastAsia"/>
        </w:rPr>
        <w:t>截重时间</w:t>
      </w:r>
      <w:r>
        <w:rPr>
          <w:rFonts w:hint="eastAsia"/>
        </w:rPr>
        <w:t>&gt;</w:t>
      </w:r>
      <w:r>
        <w:rPr>
          <w:rFonts w:hint="eastAsia"/>
        </w:rPr>
        <w:t>”（</w:t>
      </w:r>
      <w:r>
        <w:rPr>
          <w:rFonts w:hint="eastAsia"/>
        </w:rPr>
        <w:t>PS</w:t>
      </w:r>
      <w:r>
        <w:rPr>
          <w:rFonts w:hint="eastAsia"/>
        </w:rPr>
        <w:t>：新增字段，参考“</w:t>
      </w:r>
      <w:r>
        <w:rPr>
          <w:rFonts w:hint="eastAsia"/>
        </w:rPr>
        <w:t>FAK</w:t>
      </w:r>
      <w:r>
        <w:rPr>
          <w:rFonts w:hint="eastAsia"/>
        </w:rPr>
        <w:t>价格维护变更”），日期的格式化为“</w:t>
      </w:r>
      <w:r>
        <w:rPr>
          <w:rFonts w:hint="eastAsia"/>
        </w:rPr>
        <w:t>YYYY-MM-DD WW</w:t>
      </w:r>
      <w:r>
        <w:rPr>
          <w:rFonts w:hint="eastAsia"/>
        </w:rPr>
        <w:t>”。（日期的格式化请调用格式化接口，参考“日期格式化”）</w:t>
      </w:r>
    </w:p>
    <w:p w14:paraId="7BEB8FBA" w14:textId="77777777" w:rsidR="00B97356" w:rsidRDefault="00B97356" w:rsidP="00B97356">
      <w:r>
        <w:rPr>
          <w:rFonts w:hint="eastAsia"/>
        </w:rPr>
        <w:t xml:space="preserve">- </w:t>
      </w:r>
      <w:r>
        <w:rPr>
          <w:rFonts w:hint="eastAsia"/>
        </w:rPr>
        <w:t>“</w:t>
      </w:r>
      <w:r>
        <w:rPr>
          <w:rFonts w:hint="eastAsia"/>
        </w:rPr>
        <w:t>ETD</w:t>
      </w:r>
      <w:r>
        <w:rPr>
          <w:rFonts w:hint="eastAsia"/>
        </w:rPr>
        <w:t>”预计离港时间，对应字段“</w:t>
      </w:r>
      <w:r>
        <w:rPr>
          <w:rFonts w:hint="eastAsia"/>
        </w:rPr>
        <w:t>OUT_DATE&lt;</w:t>
      </w:r>
      <w:r>
        <w:rPr>
          <w:rFonts w:hint="eastAsia"/>
        </w:rPr>
        <w:t>离港时间</w:t>
      </w:r>
      <w:r>
        <w:rPr>
          <w:rFonts w:hint="eastAsia"/>
        </w:rPr>
        <w:t>&gt;</w:t>
      </w:r>
      <w:r>
        <w:rPr>
          <w:rFonts w:hint="eastAsia"/>
        </w:rPr>
        <w:t>”；（日期的格式化请调用格式化接口，参考“日期格式化”）</w:t>
      </w:r>
    </w:p>
    <w:p w14:paraId="16F5CEE1" w14:textId="77777777" w:rsidR="00B97356" w:rsidRDefault="00B97356" w:rsidP="00B97356">
      <w:r>
        <w:rPr>
          <w:rFonts w:hint="eastAsia"/>
        </w:rPr>
        <w:t xml:space="preserve">- </w:t>
      </w:r>
      <w:r>
        <w:rPr>
          <w:rFonts w:hint="eastAsia"/>
        </w:rPr>
        <w:t>“大船运价”对应原有的“</w:t>
      </w:r>
      <w:r>
        <w:rPr>
          <w:rFonts w:hint="eastAsia"/>
        </w:rPr>
        <w:t>USD</w:t>
      </w:r>
      <w:r>
        <w:rPr>
          <w:rFonts w:hint="eastAsia"/>
        </w:rPr>
        <w:t>（</w:t>
      </w:r>
      <w:r>
        <w:rPr>
          <w:rFonts w:hint="eastAsia"/>
        </w:rPr>
        <w:t>20'/40'/40HQ/45')</w:t>
      </w:r>
      <w:r>
        <w:rPr>
          <w:rFonts w:hint="eastAsia"/>
        </w:rPr>
        <w:t>”，将运价的货币单位从列标题中去除，改为在显示价格之前增加货币单位，显示为“</w:t>
      </w:r>
      <w:r>
        <w:rPr>
          <w:rFonts w:hint="eastAsia"/>
        </w:rPr>
        <w:t>USD 1880/3850/3750/-</w:t>
      </w:r>
      <w:r>
        <w:rPr>
          <w:rFonts w:hint="eastAsia"/>
        </w:rPr>
        <w:t>”</w:t>
      </w:r>
      <w:r>
        <w:rPr>
          <w:rFonts w:hint="eastAsia"/>
        </w:rPr>
        <w:t>.</w:t>
      </w:r>
    </w:p>
    <w:p w14:paraId="6F0E4E66" w14:textId="77777777" w:rsidR="00B97356" w:rsidRDefault="00B97356" w:rsidP="00B97356">
      <w:r>
        <w:rPr>
          <w:rFonts w:hint="eastAsia"/>
        </w:rPr>
        <w:t xml:space="preserve">-  </w:t>
      </w:r>
      <w:r>
        <w:rPr>
          <w:rFonts w:hint="eastAsia"/>
        </w:rPr>
        <w:t>“驳船运价”的显示与大船价格的显示类似，具体的查询方式参考“驳船价格查询逻辑”。</w:t>
      </w:r>
    </w:p>
    <w:p w14:paraId="12E295E5" w14:textId="77777777" w:rsidR="00B97356" w:rsidRDefault="00B97356" w:rsidP="00B97356">
      <w:r>
        <w:rPr>
          <w:rFonts w:hint="eastAsia"/>
        </w:rPr>
        <w:t xml:space="preserve">- </w:t>
      </w:r>
      <w:r>
        <w:rPr>
          <w:rFonts w:hint="eastAsia"/>
        </w:rPr>
        <w:t>在“操作”的预订按钮之前，增加“详细”图标，由于原型尚未变更，显示的图形暂定为</w:t>
      </w:r>
      <w:r>
        <w:rPr>
          <w:rFonts w:hint="eastAsia"/>
        </w:rPr>
        <w:t xml:space="preserve">  </w:t>
      </w:r>
    </w:p>
    <w:p w14:paraId="199D28F7" w14:textId="77777777" w:rsidR="00B97356" w:rsidRDefault="00B97356" w:rsidP="00B97356">
      <w:r>
        <w:rPr>
          <w:noProof/>
        </w:rPr>
        <w:drawing>
          <wp:inline distT="0" distB="0" distL="0" distR="0" wp14:anchorId="26BB8915" wp14:editId="0386B3EA">
            <wp:extent cx="315595" cy="326390"/>
            <wp:effectExtent l="0" t="0" r="825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5595" cy="326390"/>
                    </a:xfrm>
                    <a:prstGeom prst="rect">
                      <a:avLst/>
                    </a:prstGeom>
                    <a:noFill/>
                    <a:ln>
                      <a:noFill/>
                    </a:ln>
                  </pic:spPr>
                </pic:pic>
              </a:graphicData>
            </a:graphic>
          </wp:inline>
        </w:drawing>
      </w:r>
      <w:r>
        <w:t xml:space="preserve"> </w:t>
      </w:r>
      <w:r>
        <w:object w:dxaOrig="1041" w:dyaOrig="1143" w14:anchorId="1103C6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5pt;height:42pt;mso-position-horizontal-relative:page;mso-position-vertical-relative:page" o:ole="">
            <v:imagedata r:id="rId65" o:title=""/>
          </v:shape>
          <o:OLEObject Type="Embed" ProgID="Package" ShapeID="_x0000_i1025" DrawAspect="Content" ObjectID="_1528010374" r:id="rId66">
            <o:FieldCodes>\* MERGEFORMAT</o:FieldCodes>
          </o:OLEObject>
        </w:object>
      </w:r>
    </w:p>
    <w:p w14:paraId="3D395D1A" w14:textId="77777777" w:rsidR="00B97356" w:rsidRDefault="00B97356" w:rsidP="00B97356">
      <w:r>
        <w:rPr>
          <w:rFonts w:hint="eastAsia"/>
        </w:rPr>
        <w:t>大小确定为“</w:t>
      </w:r>
      <w:r>
        <w:rPr>
          <w:rFonts w:hint="eastAsia"/>
        </w:rPr>
        <w:t>16*16</w:t>
      </w:r>
      <w:r>
        <w:rPr>
          <w:rFonts w:hint="eastAsia"/>
        </w:rPr>
        <w:t>”。原型确定后，请</w:t>
      </w:r>
      <w:r>
        <w:rPr>
          <w:rFonts w:hint="eastAsia"/>
        </w:rPr>
        <w:t>UI</w:t>
      </w:r>
      <w:r>
        <w:rPr>
          <w:rFonts w:hint="eastAsia"/>
        </w:rPr>
        <w:t>变更此图形。</w:t>
      </w:r>
    </w:p>
    <w:p w14:paraId="5CB59253" w14:textId="77777777" w:rsidR="00B97356" w:rsidRDefault="00B97356" w:rsidP="00B97356">
      <w:pPr>
        <w:numPr>
          <w:ilvl w:val="0"/>
          <w:numId w:val="166"/>
        </w:numPr>
        <w:ind w:left="360" w:hanging="360"/>
      </w:pPr>
      <w:r>
        <w:rPr>
          <w:rFonts w:hint="eastAsia"/>
        </w:rPr>
        <w:t>点击“详细”之后弹出“价格详细页面”。</w:t>
      </w:r>
    </w:p>
    <w:p w14:paraId="3CBB58DD" w14:textId="77777777" w:rsidR="00B97356" w:rsidRDefault="00B97356" w:rsidP="00B97356">
      <w:pPr>
        <w:numPr>
          <w:ilvl w:val="0"/>
          <w:numId w:val="166"/>
        </w:numPr>
        <w:ind w:left="360" w:hanging="360"/>
      </w:pPr>
      <w:r>
        <w:rPr>
          <w:rFonts w:hint="eastAsia"/>
        </w:rPr>
        <w:t>查询页面中的“</w:t>
      </w:r>
      <w:r>
        <w:t>20'/40'/40HQ/45'</w:t>
      </w:r>
      <w:r>
        <w:rPr>
          <w:rFonts w:hint="eastAsia"/>
        </w:rPr>
        <w:t>”与标准箱型之间的对应关系</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8"/>
        <w:gridCol w:w="1843"/>
      </w:tblGrid>
      <w:tr w:rsidR="00B97356" w14:paraId="582EACE4" w14:textId="77777777" w:rsidTr="00F36554">
        <w:tc>
          <w:tcPr>
            <w:tcW w:w="2158" w:type="dxa"/>
          </w:tcPr>
          <w:p w14:paraId="7A4CE089" w14:textId="77777777" w:rsidR="00B97356" w:rsidRDefault="00B97356" w:rsidP="00F36554">
            <w:r>
              <w:t>20'</w:t>
            </w:r>
          </w:p>
        </w:tc>
        <w:tc>
          <w:tcPr>
            <w:tcW w:w="1843" w:type="dxa"/>
          </w:tcPr>
          <w:p w14:paraId="724EE832" w14:textId="77777777" w:rsidR="00B97356" w:rsidRDefault="00B97356" w:rsidP="00F36554">
            <w:r>
              <w:rPr>
                <w:rFonts w:hint="eastAsia"/>
              </w:rPr>
              <w:t>20GP</w:t>
            </w:r>
          </w:p>
        </w:tc>
      </w:tr>
      <w:tr w:rsidR="00B97356" w14:paraId="0E767064" w14:textId="77777777" w:rsidTr="00F36554">
        <w:tc>
          <w:tcPr>
            <w:tcW w:w="2158" w:type="dxa"/>
          </w:tcPr>
          <w:p w14:paraId="11AB81DF" w14:textId="77777777" w:rsidR="00B97356" w:rsidRDefault="00B97356" w:rsidP="00F36554">
            <w:r>
              <w:t>40'</w:t>
            </w:r>
          </w:p>
        </w:tc>
        <w:tc>
          <w:tcPr>
            <w:tcW w:w="1843" w:type="dxa"/>
          </w:tcPr>
          <w:p w14:paraId="7BA1EFB8" w14:textId="77777777" w:rsidR="00B97356" w:rsidRDefault="00B97356" w:rsidP="00F36554">
            <w:r>
              <w:rPr>
                <w:rFonts w:hint="eastAsia"/>
              </w:rPr>
              <w:t>40GP</w:t>
            </w:r>
          </w:p>
        </w:tc>
      </w:tr>
      <w:tr w:rsidR="00B97356" w14:paraId="7F843FB4" w14:textId="77777777" w:rsidTr="00F36554">
        <w:tc>
          <w:tcPr>
            <w:tcW w:w="2158" w:type="dxa"/>
          </w:tcPr>
          <w:p w14:paraId="70C25A42" w14:textId="77777777" w:rsidR="00B97356" w:rsidRDefault="00B97356" w:rsidP="00F36554">
            <w:r>
              <w:t>40HQ</w:t>
            </w:r>
          </w:p>
        </w:tc>
        <w:tc>
          <w:tcPr>
            <w:tcW w:w="1843" w:type="dxa"/>
          </w:tcPr>
          <w:p w14:paraId="6B0D7D13" w14:textId="77777777" w:rsidR="00B97356" w:rsidRDefault="00B97356" w:rsidP="00F36554">
            <w:r>
              <w:rPr>
                <w:rFonts w:hint="eastAsia"/>
              </w:rPr>
              <w:t>40HQ</w:t>
            </w:r>
          </w:p>
        </w:tc>
      </w:tr>
      <w:tr w:rsidR="00B97356" w14:paraId="6C67E166" w14:textId="77777777" w:rsidTr="00F36554">
        <w:tc>
          <w:tcPr>
            <w:tcW w:w="2158" w:type="dxa"/>
          </w:tcPr>
          <w:p w14:paraId="0F8CDBB2" w14:textId="77777777" w:rsidR="00B97356" w:rsidRDefault="00B97356" w:rsidP="00F36554">
            <w:r>
              <w:t>45</w:t>
            </w:r>
          </w:p>
        </w:tc>
        <w:tc>
          <w:tcPr>
            <w:tcW w:w="1843" w:type="dxa"/>
          </w:tcPr>
          <w:p w14:paraId="29D50685" w14:textId="77777777" w:rsidR="00B97356" w:rsidRDefault="00B97356" w:rsidP="00F36554">
            <w:r>
              <w:rPr>
                <w:rFonts w:hint="eastAsia"/>
              </w:rPr>
              <w:t>45GP</w:t>
            </w:r>
          </w:p>
        </w:tc>
      </w:tr>
    </w:tbl>
    <w:p w14:paraId="683EF206" w14:textId="77777777" w:rsidR="00B97356" w:rsidRDefault="00B97356" w:rsidP="00B97356">
      <w:pPr>
        <w:pStyle w:val="2"/>
        <w:ind w:right="180"/>
      </w:pPr>
      <w:r>
        <w:rPr>
          <w:rFonts w:hint="eastAsia"/>
        </w:rPr>
        <w:t>磁贴页面效果</w:t>
      </w:r>
    </w:p>
    <w:p w14:paraId="51D7C6A4" w14:textId="77777777" w:rsidR="00B97356" w:rsidRDefault="00B97356" w:rsidP="00B97356">
      <w:pPr>
        <w:pStyle w:val="3"/>
        <w:ind w:left="481" w:right="180"/>
      </w:pPr>
      <w:r>
        <w:rPr>
          <w:rFonts w:hint="eastAsia"/>
        </w:rPr>
        <w:t>需求说明</w:t>
      </w:r>
    </w:p>
    <w:p w14:paraId="5DEC6216" w14:textId="77777777" w:rsidR="00B97356" w:rsidRDefault="00B97356" w:rsidP="00B97356">
      <w:pPr>
        <w:numPr>
          <w:ilvl w:val="0"/>
          <w:numId w:val="68"/>
        </w:numPr>
        <w:ind w:left="360" w:hanging="360"/>
      </w:pPr>
      <w:r>
        <w:rPr>
          <w:rFonts w:hint="eastAsia"/>
        </w:rPr>
        <w:t>磁贴主要在三个位置应用，首页的磁贴分为两个部分，左边的认为是快捷菜单，右边的定义为快捷页面；还有在用户登录后的首页也有磁贴的应用。</w:t>
      </w:r>
    </w:p>
    <w:p w14:paraId="507BBE08" w14:textId="77777777" w:rsidR="00B97356" w:rsidRDefault="00B97356" w:rsidP="00B97356">
      <w:pPr>
        <w:pStyle w:val="3"/>
        <w:ind w:left="481" w:right="180"/>
      </w:pPr>
      <w:r>
        <w:rPr>
          <w:rFonts w:hint="eastAsia"/>
        </w:rPr>
        <w:lastRenderedPageBreak/>
        <w:t>首页磁贴左</w:t>
      </w:r>
    </w:p>
    <w:p w14:paraId="36362328" w14:textId="77777777" w:rsidR="00B97356" w:rsidRDefault="00B97356" w:rsidP="00B97356">
      <w:r>
        <w:rPr>
          <w:noProof/>
        </w:rPr>
        <w:drawing>
          <wp:inline distT="0" distB="0" distL="0" distR="0" wp14:anchorId="61B0BDD8" wp14:editId="546FFD41">
            <wp:extent cx="5285105" cy="3096895"/>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85105" cy="3096895"/>
                    </a:xfrm>
                    <a:prstGeom prst="rect">
                      <a:avLst/>
                    </a:prstGeom>
                    <a:noFill/>
                    <a:ln>
                      <a:noFill/>
                    </a:ln>
                  </pic:spPr>
                </pic:pic>
              </a:graphicData>
            </a:graphic>
          </wp:inline>
        </w:drawing>
      </w:r>
    </w:p>
    <w:p w14:paraId="55EF7EBC" w14:textId="77777777" w:rsidR="00B97356" w:rsidRDefault="00B97356" w:rsidP="00B97356">
      <w:pPr>
        <w:numPr>
          <w:ilvl w:val="0"/>
          <w:numId w:val="68"/>
        </w:numPr>
        <w:ind w:left="360" w:hanging="360"/>
      </w:pPr>
      <w:r>
        <w:rPr>
          <w:rFonts w:hint="eastAsia"/>
        </w:rPr>
        <w:t>调用接口</w:t>
      </w:r>
      <w:r>
        <w:rPr>
          <w:rFonts w:hint="eastAsia"/>
        </w:rPr>
        <w:t xml:space="preserve"> IOMTMenuQuickLink</w:t>
      </w:r>
      <w:r>
        <w:rPr>
          <w:rFonts w:hint="eastAsia"/>
        </w:rPr>
        <w:t>：</w:t>
      </w:r>
      <w:r>
        <w:t>GetHomeQuickMenu</w:t>
      </w:r>
      <w:r>
        <w:rPr>
          <w:rFonts w:hint="eastAsia"/>
        </w:rPr>
        <w:t>获取需要显示的菜单项，按“从左到右，从上到下”的顺序</w:t>
      </w:r>
      <w:r>
        <w:rPr>
          <w:rFonts w:hint="eastAsia"/>
          <w:b/>
        </w:rPr>
        <w:t>对应位置</w:t>
      </w:r>
      <w:r>
        <w:rPr>
          <w:rFonts w:hint="eastAsia"/>
        </w:rPr>
        <w:t>加载，位置定义分别是“</w:t>
      </w:r>
      <w:r>
        <w:rPr>
          <w:rFonts w:hint="eastAsia"/>
        </w:rPr>
        <w:t xml:space="preserve">1 </w:t>
      </w:r>
      <w:r>
        <w:t>–</w:t>
      </w:r>
      <w:r>
        <w:rPr>
          <w:rFonts w:hint="eastAsia"/>
        </w:rPr>
        <w:t xml:space="preserve"> 9 </w:t>
      </w:r>
      <w:r>
        <w:rPr>
          <w:rFonts w:hint="eastAsia"/>
        </w:rPr>
        <w:t>”。位置配置中允许存在空配置，即加载时需要按位置定义处理，如果遇到无定义的位置，跳过直接加载下一菜单项，当前的位置仅显示地图或者底色。</w:t>
      </w:r>
    </w:p>
    <w:p w14:paraId="5FDDDDE4" w14:textId="77777777" w:rsidR="00B97356" w:rsidRDefault="00B97356" w:rsidP="00B97356">
      <w:pPr>
        <w:numPr>
          <w:ilvl w:val="0"/>
          <w:numId w:val="68"/>
        </w:numPr>
        <w:ind w:left="360" w:hanging="360"/>
      </w:pPr>
      <w:r>
        <w:rPr>
          <w:rFonts w:hint="eastAsia"/>
        </w:rPr>
        <w:t>用户点击图形对应的链接之后，如果无权限的需要停留在首页，这部分逻辑依赖页面自身的权限控制功能实现，不需要有增加的逻辑，当请测试和开发的同事重点验证一下。</w:t>
      </w:r>
    </w:p>
    <w:p w14:paraId="5D966DBC" w14:textId="77777777" w:rsidR="00B97356" w:rsidRDefault="00B97356" w:rsidP="00B97356">
      <w:pPr>
        <w:numPr>
          <w:ilvl w:val="0"/>
          <w:numId w:val="68"/>
        </w:numPr>
        <w:ind w:left="360" w:hanging="360"/>
      </w:pPr>
      <w:r>
        <w:rPr>
          <w:rFonts w:hint="eastAsia"/>
        </w:rPr>
        <w:t>UI</w:t>
      </w:r>
      <w:r>
        <w:rPr>
          <w:rFonts w:hint="eastAsia"/>
        </w:rPr>
        <w:t>在处理中加载时还需要注意位置和图形的大小关系，</w:t>
      </w:r>
      <w:r>
        <w:rPr>
          <w:rFonts w:hint="eastAsia"/>
        </w:rPr>
        <w:t>1</w:t>
      </w:r>
      <w:r>
        <w:rPr>
          <w:rFonts w:hint="eastAsia"/>
        </w:rPr>
        <w:t>号位置的图形使用大图，其他位置使用小图。</w:t>
      </w:r>
    </w:p>
    <w:p w14:paraId="6EFCB370" w14:textId="77777777" w:rsidR="00B97356" w:rsidRDefault="00B97356" w:rsidP="00B97356">
      <w:pPr>
        <w:numPr>
          <w:ilvl w:val="0"/>
          <w:numId w:val="68"/>
        </w:numPr>
        <w:ind w:left="360" w:hanging="360"/>
      </w:pPr>
      <w:r>
        <w:rPr>
          <w:rFonts w:hint="eastAsia"/>
        </w:rPr>
        <w:t>UI</w:t>
      </w:r>
      <w:r>
        <w:rPr>
          <w:rFonts w:hint="eastAsia"/>
        </w:rPr>
        <w:t>层中的元素需要将底图或者底色，与菜单的图标分离，</w:t>
      </w:r>
      <w:r>
        <w:rPr>
          <w:rFonts w:hint="eastAsia"/>
        </w:rPr>
        <w:t>HTML</w:t>
      </w:r>
      <w:r>
        <w:rPr>
          <w:rFonts w:hint="eastAsia"/>
        </w:rPr>
        <w:t>的样式参考下面的例程代码。重点关注：</w:t>
      </w:r>
      <w:r>
        <w:rPr>
          <w:rFonts w:hint="eastAsia"/>
        </w:rPr>
        <w:t xml:space="preserve"> 1</w:t>
      </w:r>
      <w:r>
        <w:rPr>
          <w:rFonts w:hint="eastAsia"/>
        </w:rPr>
        <w:t>）底图和底色使用样式控制，静态写到页面中。</w:t>
      </w:r>
      <w:r>
        <w:rPr>
          <w:rFonts w:hint="eastAsia"/>
        </w:rPr>
        <w:t>2</w:t>
      </w:r>
      <w:r>
        <w:rPr>
          <w:rFonts w:hint="eastAsia"/>
        </w:rPr>
        <w:t>）链接和加载图形根据配置信息加载。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97356" w14:paraId="11D8EF82" w14:textId="77777777" w:rsidTr="00F36554">
        <w:tc>
          <w:tcPr>
            <w:tcW w:w="8522" w:type="dxa"/>
          </w:tcPr>
          <w:p w14:paraId="6F7CD056"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color w:val="0000FF"/>
                <w:kern w:val="0"/>
                <w:sz w:val="19"/>
              </w:rPr>
              <w:t>&lt;</w:t>
            </w:r>
            <w:r>
              <w:rPr>
                <w:rFonts w:ascii="新宋体" w:hAnsi="新宋体"/>
                <w:color w:val="800000"/>
                <w:kern w:val="0"/>
                <w:sz w:val="19"/>
              </w:rPr>
              <w:t>table</w:t>
            </w:r>
            <w:r>
              <w:rPr>
                <w:rFonts w:ascii="新宋体" w:hAnsi="新宋体"/>
                <w:color w:val="0000FF"/>
                <w:kern w:val="0"/>
                <w:sz w:val="19"/>
              </w:rPr>
              <w:t>&gt;</w:t>
            </w:r>
          </w:p>
          <w:p w14:paraId="22516ECD"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tr</w:t>
            </w:r>
            <w:r>
              <w:rPr>
                <w:rFonts w:ascii="新宋体" w:hAnsi="新宋体"/>
                <w:color w:val="0000FF"/>
                <w:kern w:val="0"/>
                <w:sz w:val="19"/>
              </w:rPr>
              <w:t>&gt;</w:t>
            </w:r>
          </w:p>
          <w:p w14:paraId="2914762E"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td</w:t>
            </w:r>
            <w:r>
              <w:rPr>
                <w:rFonts w:ascii="新宋体" w:hAnsi="新宋体"/>
                <w:kern w:val="0"/>
                <w:sz w:val="19"/>
              </w:rPr>
              <w:t xml:space="preserve"> </w:t>
            </w:r>
            <w:r>
              <w:rPr>
                <w:rFonts w:ascii="新宋体" w:hAnsi="新宋体"/>
                <w:color w:val="FF0000"/>
                <w:kern w:val="0"/>
                <w:sz w:val="19"/>
              </w:rPr>
              <w:t>rowspan</w:t>
            </w:r>
            <w:r>
              <w:rPr>
                <w:rFonts w:ascii="新宋体" w:hAnsi="新宋体"/>
                <w:color w:val="0000FF"/>
                <w:kern w:val="0"/>
                <w:sz w:val="19"/>
              </w:rPr>
              <w:t>="2"</w:t>
            </w:r>
            <w:r>
              <w:rPr>
                <w:rFonts w:ascii="新宋体" w:hAnsi="新宋体"/>
                <w:kern w:val="0"/>
                <w:sz w:val="19"/>
              </w:rPr>
              <w:t xml:space="preserve"> </w:t>
            </w:r>
            <w:r>
              <w:rPr>
                <w:rFonts w:ascii="新宋体" w:hAnsi="新宋体"/>
                <w:color w:val="FF0000"/>
                <w:kern w:val="0"/>
                <w:sz w:val="19"/>
                <w:highlight w:val="green"/>
              </w:rPr>
              <w:t>style</w:t>
            </w:r>
            <w:r>
              <w:rPr>
                <w:rFonts w:ascii="新宋体" w:hAnsi="新宋体"/>
                <w:color w:val="0000FF"/>
                <w:kern w:val="0"/>
                <w:sz w:val="19"/>
                <w:highlight w:val="green"/>
              </w:rPr>
              <w:t>="background-image:url('Image/yjfb.jpg');</w:t>
            </w:r>
            <w:r>
              <w:rPr>
                <w:rFonts w:ascii="新宋体" w:hAnsi="新宋体"/>
                <w:color w:val="0000FF"/>
                <w:kern w:val="0"/>
                <w:sz w:val="19"/>
              </w:rPr>
              <w:t>width:266px; height:191px;"&gt;</w:t>
            </w:r>
          </w:p>
          <w:p w14:paraId="11069609"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a</w:t>
            </w:r>
            <w:r>
              <w:rPr>
                <w:rFonts w:ascii="新宋体" w:hAnsi="新宋体"/>
                <w:kern w:val="0"/>
                <w:sz w:val="19"/>
              </w:rPr>
              <w:t xml:space="preserve"> </w:t>
            </w:r>
            <w:r>
              <w:rPr>
                <w:rFonts w:ascii="新宋体" w:hAnsi="新宋体"/>
                <w:color w:val="FF0000"/>
                <w:kern w:val="0"/>
                <w:sz w:val="19"/>
              </w:rPr>
              <w:t>href</w:t>
            </w:r>
            <w:r>
              <w:rPr>
                <w:rFonts w:ascii="新宋体" w:hAnsi="新宋体"/>
                <w:color w:val="0000FF"/>
                <w:kern w:val="0"/>
                <w:sz w:val="19"/>
              </w:rPr>
              <w:t>=</w:t>
            </w:r>
            <w:r>
              <w:rPr>
                <w:rFonts w:ascii="新宋体" w:hAnsi="新宋体"/>
                <w:color w:val="0000FF"/>
                <w:kern w:val="0"/>
                <w:sz w:val="19"/>
                <w:highlight w:val="yellow"/>
              </w:rPr>
              <w:t>"#"</w:t>
            </w:r>
            <w:r>
              <w:rPr>
                <w:rFonts w:ascii="新宋体" w:hAnsi="新宋体"/>
                <w:color w:val="0000FF"/>
                <w:kern w:val="0"/>
                <w:sz w:val="19"/>
              </w:rPr>
              <w:t>&gt;</w:t>
            </w:r>
          </w:p>
          <w:p w14:paraId="44B68A25"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img</w:t>
            </w:r>
            <w:r>
              <w:rPr>
                <w:rFonts w:ascii="新宋体" w:hAnsi="新宋体"/>
                <w:kern w:val="0"/>
                <w:sz w:val="19"/>
              </w:rPr>
              <w:t xml:space="preserve"> </w:t>
            </w:r>
            <w:r>
              <w:rPr>
                <w:rFonts w:ascii="新宋体" w:hAnsi="新宋体"/>
                <w:color w:val="FF0000"/>
                <w:kern w:val="0"/>
                <w:sz w:val="19"/>
              </w:rPr>
              <w:t>style</w:t>
            </w:r>
            <w:r>
              <w:rPr>
                <w:rFonts w:ascii="新宋体" w:hAnsi="新宋体"/>
                <w:color w:val="0000FF"/>
                <w:kern w:val="0"/>
                <w:sz w:val="19"/>
              </w:rPr>
              <w:t>=" width:100%; height:100%"</w:t>
            </w:r>
            <w:r>
              <w:rPr>
                <w:rFonts w:ascii="新宋体" w:hAnsi="新宋体"/>
                <w:kern w:val="0"/>
                <w:sz w:val="19"/>
              </w:rPr>
              <w:t xml:space="preserve"> </w:t>
            </w:r>
            <w:r>
              <w:rPr>
                <w:rFonts w:ascii="新宋体" w:hAnsi="新宋体"/>
                <w:color w:val="FF0000"/>
                <w:kern w:val="0"/>
                <w:sz w:val="19"/>
                <w:highlight w:val="yellow"/>
              </w:rPr>
              <w:t>src</w:t>
            </w:r>
            <w:r>
              <w:rPr>
                <w:rFonts w:ascii="新宋体" w:hAnsi="新宋体"/>
                <w:color w:val="0000FF"/>
                <w:kern w:val="0"/>
                <w:sz w:val="19"/>
                <w:highlight w:val="yellow"/>
              </w:rPr>
              <w:t>="Image/teij01.png"</w:t>
            </w:r>
            <w:r>
              <w:rPr>
                <w:rFonts w:ascii="新宋体" w:hAnsi="新宋体"/>
                <w:kern w:val="0"/>
                <w:sz w:val="19"/>
              </w:rPr>
              <w:t xml:space="preserve"> </w:t>
            </w:r>
            <w:r>
              <w:rPr>
                <w:rFonts w:ascii="新宋体" w:hAnsi="新宋体"/>
                <w:color w:val="0000FF"/>
                <w:kern w:val="0"/>
                <w:sz w:val="19"/>
              </w:rPr>
              <w:t>/&gt;</w:t>
            </w:r>
          </w:p>
          <w:p w14:paraId="29DE9418"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a</w:t>
            </w:r>
            <w:r>
              <w:rPr>
                <w:rFonts w:ascii="新宋体" w:hAnsi="新宋体"/>
                <w:color w:val="0000FF"/>
                <w:kern w:val="0"/>
                <w:sz w:val="19"/>
              </w:rPr>
              <w:t>&gt;</w:t>
            </w:r>
          </w:p>
          <w:p w14:paraId="5AE430B6"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td</w:t>
            </w:r>
            <w:r>
              <w:rPr>
                <w:rFonts w:ascii="新宋体" w:hAnsi="新宋体"/>
                <w:color w:val="0000FF"/>
                <w:kern w:val="0"/>
                <w:sz w:val="19"/>
              </w:rPr>
              <w:t>&gt;</w:t>
            </w:r>
          </w:p>
          <w:p w14:paraId="7F2DA7B4"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td</w:t>
            </w:r>
            <w:r>
              <w:rPr>
                <w:rFonts w:ascii="新宋体" w:hAnsi="新宋体"/>
                <w:kern w:val="0"/>
                <w:sz w:val="19"/>
              </w:rPr>
              <w:t xml:space="preserve"> </w:t>
            </w:r>
            <w:r>
              <w:rPr>
                <w:rFonts w:ascii="新宋体" w:hAnsi="新宋体"/>
                <w:color w:val="FF0000"/>
                <w:kern w:val="0"/>
                <w:sz w:val="19"/>
              </w:rPr>
              <w:t>style</w:t>
            </w:r>
            <w:r>
              <w:rPr>
                <w:rFonts w:ascii="新宋体" w:hAnsi="新宋体"/>
                <w:color w:val="0000FF"/>
                <w:kern w:val="0"/>
                <w:sz w:val="19"/>
              </w:rPr>
              <w:t>=</w:t>
            </w:r>
            <w:r>
              <w:rPr>
                <w:rFonts w:ascii="新宋体" w:hAnsi="新宋体"/>
                <w:color w:val="0000FF"/>
                <w:kern w:val="0"/>
                <w:sz w:val="19"/>
                <w:highlight w:val="green"/>
              </w:rPr>
              <w:t>"background-color:#12a2de;</w:t>
            </w:r>
            <w:r>
              <w:rPr>
                <w:rFonts w:ascii="新宋体" w:hAnsi="新宋体"/>
                <w:color w:val="0000FF"/>
                <w:kern w:val="0"/>
                <w:sz w:val="19"/>
              </w:rPr>
              <w:t xml:space="preserve"> width:130px; height:93px;"&gt;</w:t>
            </w:r>
          </w:p>
          <w:p w14:paraId="1587B2AF"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a</w:t>
            </w:r>
            <w:r>
              <w:rPr>
                <w:rFonts w:ascii="新宋体" w:hAnsi="新宋体"/>
                <w:kern w:val="0"/>
                <w:sz w:val="19"/>
              </w:rPr>
              <w:t xml:space="preserve"> </w:t>
            </w:r>
            <w:r>
              <w:rPr>
                <w:rFonts w:ascii="新宋体" w:hAnsi="新宋体"/>
                <w:color w:val="FF0000"/>
                <w:kern w:val="0"/>
                <w:sz w:val="19"/>
              </w:rPr>
              <w:t>href</w:t>
            </w:r>
            <w:r>
              <w:rPr>
                <w:rFonts w:ascii="新宋体" w:hAnsi="新宋体"/>
                <w:color w:val="0000FF"/>
                <w:kern w:val="0"/>
                <w:sz w:val="19"/>
              </w:rPr>
              <w:t>=</w:t>
            </w:r>
            <w:r>
              <w:rPr>
                <w:rFonts w:ascii="新宋体" w:hAnsi="新宋体"/>
                <w:color w:val="0000FF"/>
                <w:kern w:val="0"/>
                <w:sz w:val="19"/>
                <w:highlight w:val="yellow"/>
              </w:rPr>
              <w:t>"#"</w:t>
            </w:r>
            <w:r>
              <w:rPr>
                <w:rFonts w:ascii="新宋体" w:hAnsi="新宋体"/>
                <w:color w:val="0000FF"/>
                <w:kern w:val="0"/>
                <w:sz w:val="19"/>
              </w:rPr>
              <w:t>&gt;</w:t>
            </w:r>
          </w:p>
          <w:p w14:paraId="11DE94A8"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img</w:t>
            </w:r>
            <w:r>
              <w:rPr>
                <w:rFonts w:ascii="新宋体" w:hAnsi="新宋体"/>
                <w:kern w:val="0"/>
                <w:sz w:val="19"/>
              </w:rPr>
              <w:t xml:space="preserve"> </w:t>
            </w:r>
            <w:r>
              <w:rPr>
                <w:rFonts w:ascii="新宋体" w:hAnsi="新宋体"/>
                <w:color w:val="FF0000"/>
                <w:kern w:val="0"/>
                <w:sz w:val="19"/>
              </w:rPr>
              <w:t>style</w:t>
            </w:r>
            <w:r>
              <w:rPr>
                <w:rFonts w:ascii="新宋体" w:hAnsi="新宋体"/>
                <w:color w:val="0000FF"/>
                <w:kern w:val="0"/>
                <w:sz w:val="19"/>
              </w:rPr>
              <w:t>=" width:100%; height:100%"</w:t>
            </w:r>
            <w:r>
              <w:rPr>
                <w:rFonts w:ascii="新宋体" w:hAnsi="新宋体"/>
                <w:kern w:val="0"/>
                <w:sz w:val="19"/>
              </w:rPr>
              <w:t xml:space="preserve"> </w:t>
            </w:r>
            <w:r>
              <w:rPr>
                <w:rFonts w:ascii="新宋体" w:hAnsi="新宋体"/>
                <w:color w:val="FF0000"/>
                <w:kern w:val="0"/>
                <w:sz w:val="19"/>
                <w:highlight w:val="yellow"/>
              </w:rPr>
              <w:t>src</w:t>
            </w:r>
            <w:r>
              <w:rPr>
                <w:rFonts w:ascii="新宋体" w:hAnsi="新宋体"/>
                <w:color w:val="0000FF"/>
                <w:kern w:val="0"/>
                <w:sz w:val="19"/>
                <w:highlight w:val="yellow"/>
              </w:rPr>
              <w:t>="Image/teij01.png"</w:t>
            </w:r>
            <w:r>
              <w:rPr>
                <w:rFonts w:ascii="新宋体" w:hAnsi="新宋体"/>
                <w:kern w:val="0"/>
                <w:sz w:val="19"/>
              </w:rPr>
              <w:t xml:space="preserve"> </w:t>
            </w:r>
            <w:r>
              <w:rPr>
                <w:rFonts w:ascii="新宋体" w:hAnsi="新宋体"/>
                <w:color w:val="0000FF"/>
                <w:kern w:val="0"/>
                <w:sz w:val="19"/>
              </w:rPr>
              <w:t>/&gt;</w:t>
            </w:r>
          </w:p>
          <w:p w14:paraId="22F9A389"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a</w:t>
            </w:r>
            <w:r>
              <w:rPr>
                <w:rFonts w:ascii="新宋体" w:hAnsi="新宋体"/>
                <w:color w:val="0000FF"/>
                <w:kern w:val="0"/>
                <w:sz w:val="19"/>
              </w:rPr>
              <w:t>&gt;</w:t>
            </w:r>
          </w:p>
          <w:p w14:paraId="5E038294"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td</w:t>
            </w:r>
            <w:r>
              <w:rPr>
                <w:rFonts w:ascii="新宋体" w:hAnsi="新宋体"/>
                <w:color w:val="0000FF"/>
                <w:kern w:val="0"/>
                <w:sz w:val="19"/>
              </w:rPr>
              <w:t>&gt;</w:t>
            </w:r>
          </w:p>
          <w:p w14:paraId="47B5505E" w14:textId="77777777" w:rsidR="00B97356" w:rsidRDefault="00B97356" w:rsidP="00F36554">
            <w:pPr>
              <w:widowControl w:val="0"/>
              <w:autoSpaceDE w:val="0"/>
              <w:autoSpaceDN w:val="0"/>
              <w:adjustRightInd w:val="0"/>
              <w:jc w:val="left"/>
              <w:rPr>
                <w:rFonts w:ascii="新宋体" w:hAnsi="新宋体"/>
                <w:color w:val="0000FF"/>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table</w:t>
            </w:r>
            <w:r>
              <w:rPr>
                <w:rFonts w:ascii="新宋体" w:hAnsi="新宋体"/>
                <w:color w:val="0000FF"/>
                <w:kern w:val="0"/>
                <w:sz w:val="19"/>
              </w:rPr>
              <w:t>&gt;</w:t>
            </w:r>
          </w:p>
        </w:tc>
      </w:tr>
    </w:tbl>
    <w:p w14:paraId="4A68FB09" w14:textId="77777777" w:rsidR="00B97356" w:rsidRDefault="00B97356" w:rsidP="00B97356">
      <w:pPr>
        <w:pStyle w:val="3"/>
        <w:ind w:left="481" w:right="180"/>
      </w:pPr>
      <w:r>
        <w:rPr>
          <w:rFonts w:hint="eastAsia"/>
        </w:rPr>
        <w:lastRenderedPageBreak/>
        <w:t>首页磁贴右</w:t>
      </w:r>
    </w:p>
    <w:p w14:paraId="38735393" w14:textId="77777777" w:rsidR="00B97356" w:rsidRDefault="00B97356" w:rsidP="00B97356">
      <w:r>
        <w:rPr>
          <w:noProof/>
        </w:rPr>
        <w:drawing>
          <wp:inline distT="0" distB="0" distL="0" distR="0" wp14:anchorId="67539521" wp14:editId="0C8D101F">
            <wp:extent cx="1741805" cy="2830195"/>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41805" cy="2830195"/>
                    </a:xfrm>
                    <a:prstGeom prst="rect">
                      <a:avLst/>
                    </a:prstGeom>
                    <a:noFill/>
                    <a:ln>
                      <a:noFill/>
                    </a:ln>
                  </pic:spPr>
                </pic:pic>
              </a:graphicData>
            </a:graphic>
          </wp:inline>
        </w:drawing>
      </w:r>
    </w:p>
    <w:p w14:paraId="3B59F6EF" w14:textId="77777777" w:rsidR="00B97356" w:rsidRDefault="00B97356" w:rsidP="00B97356">
      <w:pPr>
        <w:numPr>
          <w:ilvl w:val="0"/>
          <w:numId w:val="68"/>
        </w:numPr>
        <w:ind w:left="360" w:hanging="360"/>
      </w:pPr>
      <w:r>
        <w:rPr>
          <w:rFonts w:hint="eastAsia"/>
        </w:rPr>
        <w:t>调用接口</w:t>
      </w:r>
      <w:r>
        <w:rPr>
          <w:rFonts w:hint="eastAsia"/>
        </w:rPr>
        <w:t xml:space="preserve"> IOMTMenuQuickLink</w:t>
      </w:r>
      <w:r>
        <w:rPr>
          <w:rFonts w:hint="eastAsia"/>
        </w:rPr>
        <w:t>：</w:t>
      </w:r>
      <w:r>
        <w:t>GetHomeQuickTool</w:t>
      </w:r>
      <w:r>
        <w:rPr>
          <w:rFonts w:hint="eastAsia"/>
        </w:rPr>
        <w:t>获取需要显示的推荐工具项，按“从左到右，从上到下”的顺序</w:t>
      </w:r>
      <w:r>
        <w:rPr>
          <w:rFonts w:hint="eastAsia"/>
          <w:b/>
        </w:rPr>
        <w:t>对应位置</w:t>
      </w:r>
      <w:r>
        <w:rPr>
          <w:rFonts w:hint="eastAsia"/>
        </w:rPr>
        <w:t>加载，位置定义分别是“</w:t>
      </w:r>
      <w:r>
        <w:rPr>
          <w:rFonts w:hint="eastAsia"/>
        </w:rPr>
        <w:t xml:space="preserve">1 </w:t>
      </w:r>
      <w:r>
        <w:t>–</w:t>
      </w:r>
      <w:r>
        <w:rPr>
          <w:rFonts w:hint="eastAsia"/>
        </w:rPr>
        <w:t xml:space="preserve"> 4 </w:t>
      </w:r>
      <w:r>
        <w:rPr>
          <w:rFonts w:hint="eastAsia"/>
        </w:rPr>
        <w:t>”，其中的</w:t>
      </w:r>
      <w:r>
        <w:rPr>
          <w:rFonts w:hint="eastAsia"/>
        </w:rPr>
        <w:t>1, 2</w:t>
      </w:r>
      <w:r>
        <w:rPr>
          <w:rFonts w:hint="eastAsia"/>
        </w:rPr>
        <w:t>对应大图，</w:t>
      </w:r>
      <w:r>
        <w:rPr>
          <w:rFonts w:hint="eastAsia"/>
        </w:rPr>
        <w:t>3,4</w:t>
      </w:r>
      <w:r>
        <w:rPr>
          <w:rFonts w:hint="eastAsia"/>
        </w:rPr>
        <w:t>对应小图。</w:t>
      </w:r>
    </w:p>
    <w:p w14:paraId="05630213" w14:textId="77777777" w:rsidR="00B97356" w:rsidRDefault="00B97356" w:rsidP="00B97356">
      <w:pPr>
        <w:numPr>
          <w:ilvl w:val="0"/>
          <w:numId w:val="68"/>
        </w:numPr>
        <w:ind w:left="360" w:hanging="360"/>
      </w:pPr>
      <w:r>
        <w:rPr>
          <w:rFonts w:hint="eastAsia"/>
        </w:rPr>
        <w:t>页面的</w:t>
      </w:r>
      <w:r>
        <w:rPr>
          <w:rFonts w:hint="eastAsia"/>
        </w:rPr>
        <w:t>UI</w:t>
      </w:r>
      <w:r>
        <w:rPr>
          <w:rFonts w:hint="eastAsia"/>
        </w:rPr>
        <w:t>处理参考“首页磁贴左”处理。</w:t>
      </w:r>
    </w:p>
    <w:p w14:paraId="42533ECF" w14:textId="77777777" w:rsidR="00B97356" w:rsidRDefault="00B97356" w:rsidP="00B97356">
      <w:pPr>
        <w:pStyle w:val="3"/>
        <w:ind w:left="481" w:right="180"/>
      </w:pPr>
      <w:r>
        <w:rPr>
          <w:rFonts w:hint="eastAsia"/>
        </w:rPr>
        <w:t>登录后的首页磁贴</w:t>
      </w:r>
    </w:p>
    <w:p w14:paraId="0E9D75FA" w14:textId="77777777" w:rsidR="00B97356" w:rsidRDefault="00B97356" w:rsidP="00B97356">
      <w:r>
        <w:rPr>
          <w:noProof/>
        </w:rPr>
        <w:drawing>
          <wp:inline distT="0" distB="0" distL="0" distR="0" wp14:anchorId="1AB035C7" wp14:editId="750BD5D4">
            <wp:extent cx="5486400" cy="31623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3162300"/>
                    </a:xfrm>
                    <a:prstGeom prst="rect">
                      <a:avLst/>
                    </a:prstGeom>
                    <a:noFill/>
                    <a:ln>
                      <a:noFill/>
                    </a:ln>
                  </pic:spPr>
                </pic:pic>
              </a:graphicData>
            </a:graphic>
          </wp:inline>
        </w:drawing>
      </w:r>
    </w:p>
    <w:p w14:paraId="49C3A514" w14:textId="77777777" w:rsidR="00B97356" w:rsidRDefault="00B97356" w:rsidP="00B97356">
      <w:pPr>
        <w:numPr>
          <w:ilvl w:val="0"/>
          <w:numId w:val="68"/>
        </w:numPr>
        <w:ind w:left="360" w:hanging="360"/>
      </w:pPr>
      <w:r>
        <w:rPr>
          <w:rFonts w:hint="eastAsia"/>
        </w:rPr>
        <w:t>调用接口</w:t>
      </w:r>
      <w:r>
        <w:rPr>
          <w:rFonts w:hint="eastAsia"/>
        </w:rPr>
        <w:t xml:space="preserve"> IOMTMenuQuickLink</w:t>
      </w:r>
      <w:r>
        <w:rPr>
          <w:rFonts w:hint="eastAsia"/>
        </w:rPr>
        <w:t>：</w:t>
      </w:r>
      <w:r>
        <w:t>GetUserHomeQuickMenu</w:t>
      </w:r>
      <w:r>
        <w:rPr>
          <w:rFonts w:hint="eastAsia"/>
        </w:rPr>
        <w:t>获取需要显示的推荐工具项，按“从左到右，从上到下”的顺序</w:t>
      </w:r>
      <w:r>
        <w:rPr>
          <w:rFonts w:hint="eastAsia"/>
          <w:b/>
        </w:rPr>
        <w:t>对应位置</w:t>
      </w:r>
      <w:r>
        <w:rPr>
          <w:rFonts w:hint="eastAsia"/>
        </w:rPr>
        <w:t>加载，位置定义分别是“</w:t>
      </w:r>
      <w:r>
        <w:rPr>
          <w:rFonts w:hint="eastAsia"/>
        </w:rPr>
        <w:t xml:space="preserve">1 </w:t>
      </w:r>
      <w:r>
        <w:t>–</w:t>
      </w:r>
      <w:r>
        <w:rPr>
          <w:rFonts w:hint="eastAsia"/>
        </w:rPr>
        <w:t xml:space="preserve"> 9 </w:t>
      </w:r>
      <w:r>
        <w:rPr>
          <w:rFonts w:hint="eastAsia"/>
        </w:rPr>
        <w:t>”，其中的</w:t>
      </w:r>
      <w:r>
        <w:rPr>
          <w:rFonts w:hint="eastAsia"/>
        </w:rPr>
        <w:t>1</w:t>
      </w:r>
      <w:r>
        <w:rPr>
          <w:rFonts w:hint="eastAsia"/>
        </w:rPr>
        <w:t>对应大图，其他位置对应小图。</w:t>
      </w:r>
    </w:p>
    <w:p w14:paraId="71A0BF03" w14:textId="77777777" w:rsidR="00B97356" w:rsidRDefault="00B97356" w:rsidP="00B97356">
      <w:pPr>
        <w:numPr>
          <w:ilvl w:val="0"/>
          <w:numId w:val="68"/>
        </w:numPr>
        <w:ind w:left="360" w:hanging="360"/>
      </w:pPr>
      <w:r>
        <w:rPr>
          <w:rFonts w:hint="eastAsia"/>
        </w:rPr>
        <w:t>页面的</w:t>
      </w:r>
      <w:r>
        <w:rPr>
          <w:rFonts w:hint="eastAsia"/>
        </w:rPr>
        <w:t>UI</w:t>
      </w:r>
      <w:r>
        <w:rPr>
          <w:rFonts w:hint="eastAsia"/>
        </w:rPr>
        <w:t>处理参考“首页磁贴左”处理。</w:t>
      </w:r>
    </w:p>
    <w:p w14:paraId="3ECCD29F" w14:textId="77777777" w:rsidR="00B97356" w:rsidRDefault="00B97356" w:rsidP="00B97356">
      <w:pPr>
        <w:numPr>
          <w:ilvl w:val="0"/>
          <w:numId w:val="68"/>
        </w:numPr>
        <w:ind w:left="360" w:hanging="360"/>
      </w:pPr>
      <w:r>
        <w:rPr>
          <w:rFonts w:hint="eastAsia"/>
        </w:rPr>
        <w:t>无如果遇到无定义的位置，默认加载图形（请开发直接从原型获取图形文件），链接设置为跳转到“自定义快捷设置”与“编辑”按钮相同。</w:t>
      </w:r>
    </w:p>
    <w:p w14:paraId="52B8F367" w14:textId="77777777" w:rsidR="00B97356" w:rsidRDefault="00B97356" w:rsidP="00B97356">
      <w:pPr>
        <w:ind w:left="360"/>
      </w:pPr>
      <w:r>
        <w:rPr>
          <w:noProof/>
        </w:rPr>
        <w:lastRenderedPageBreak/>
        <w:drawing>
          <wp:inline distT="0" distB="0" distL="0" distR="0" wp14:anchorId="62170B3E" wp14:editId="291732A6">
            <wp:extent cx="1257300" cy="8763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57300" cy="876300"/>
                    </a:xfrm>
                    <a:prstGeom prst="rect">
                      <a:avLst/>
                    </a:prstGeom>
                    <a:noFill/>
                    <a:ln>
                      <a:noFill/>
                    </a:ln>
                  </pic:spPr>
                </pic:pic>
              </a:graphicData>
            </a:graphic>
          </wp:inline>
        </w:drawing>
      </w:r>
    </w:p>
    <w:p w14:paraId="1C5EA7DD" w14:textId="77777777" w:rsidR="00B97356" w:rsidRDefault="00B97356" w:rsidP="00B97356">
      <w:pPr>
        <w:numPr>
          <w:ilvl w:val="0"/>
          <w:numId w:val="68"/>
        </w:numPr>
        <w:ind w:left="360" w:hanging="360"/>
      </w:pPr>
      <w:r>
        <w:rPr>
          <w:rFonts w:hint="eastAsia"/>
        </w:rPr>
        <w:t>用户点击编辑之后弹出快捷编辑页面，参考功能点“自定义快捷设置”</w:t>
      </w:r>
    </w:p>
    <w:p w14:paraId="765A7CE8" w14:textId="77777777" w:rsidR="00B97356" w:rsidRDefault="00B97356" w:rsidP="00B97356">
      <w:pPr>
        <w:pStyle w:val="3"/>
        <w:ind w:left="481" w:right="180"/>
      </w:pPr>
      <w:r>
        <w:rPr>
          <w:rFonts w:hint="eastAsia"/>
        </w:rPr>
        <w:t>登录后的产品推荐</w:t>
      </w:r>
    </w:p>
    <w:p w14:paraId="0876D642" w14:textId="77777777" w:rsidR="00B97356" w:rsidRDefault="00B97356" w:rsidP="00B97356">
      <w:r>
        <w:rPr>
          <w:noProof/>
        </w:rPr>
        <w:drawing>
          <wp:inline distT="0" distB="0" distL="0" distR="0" wp14:anchorId="79FEDE12" wp14:editId="419A5B97">
            <wp:extent cx="5486400" cy="11106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1110615"/>
                    </a:xfrm>
                    <a:prstGeom prst="rect">
                      <a:avLst/>
                    </a:prstGeom>
                    <a:noFill/>
                    <a:ln>
                      <a:noFill/>
                    </a:ln>
                  </pic:spPr>
                </pic:pic>
              </a:graphicData>
            </a:graphic>
          </wp:inline>
        </w:drawing>
      </w:r>
    </w:p>
    <w:p w14:paraId="52064CC3" w14:textId="77777777" w:rsidR="00B97356" w:rsidRDefault="00B97356" w:rsidP="00B97356">
      <w:pPr>
        <w:numPr>
          <w:ilvl w:val="0"/>
          <w:numId w:val="68"/>
        </w:numPr>
        <w:ind w:left="360" w:hanging="360"/>
      </w:pPr>
      <w:r>
        <w:rPr>
          <w:rFonts w:hint="eastAsia"/>
        </w:rPr>
        <w:t>调用接口</w:t>
      </w:r>
      <w:r>
        <w:rPr>
          <w:rFonts w:hint="eastAsia"/>
        </w:rPr>
        <w:t xml:space="preserve"> IOMTMenuQuickLink</w:t>
      </w:r>
      <w:r>
        <w:rPr>
          <w:rFonts w:hint="eastAsia"/>
        </w:rPr>
        <w:t>：</w:t>
      </w:r>
      <w:r>
        <w:t>GetUserProduct</w:t>
      </w:r>
      <w:r>
        <w:rPr>
          <w:rFonts w:hint="eastAsia"/>
        </w:rPr>
        <w:t>获取需要显示的推荐工具项，按“</w:t>
      </w:r>
      <w:r>
        <w:rPr>
          <w:rFonts w:hint="eastAsia"/>
        </w:rPr>
        <w:t>MENU_LOCATION&lt;</w:t>
      </w:r>
      <w:r>
        <w:rPr>
          <w:rFonts w:hint="eastAsia"/>
        </w:rPr>
        <w:t>定位标记</w:t>
      </w:r>
      <w:r>
        <w:rPr>
          <w:rFonts w:hint="eastAsia"/>
        </w:rPr>
        <w:t>&gt;</w:t>
      </w:r>
      <w:r>
        <w:rPr>
          <w:rFonts w:hint="eastAsia"/>
        </w:rPr>
        <w:t>”排序之后加载对应的小图和链接。</w:t>
      </w:r>
    </w:p>
    <w:p w14:paraId="56BBA3D0" w14:textId="77777777" w:rsidR="00B97356" w:rsidRDefault="00B97356" w:rsidP="00B97356">
      <w:pPr>
        <w:numPr>
          <w:ilvl w:val="0"/>
          <w:numId w:val="68"/>
        </w:numPr>
        <w:ind w:left="360" w:hanging="360"/>
      </w:pPr>
      <w:r>
        <w:rPr>
          <w:rFonts w:hint="eastAsia"/>
        </w:rPr>
        <w:t>左上角的“编辑”按钮取消，暂不实现。</w:t>
      </w:r>
      <w:r>
        <w:rPr>
          <w:rFonts w:hint="eastAsia"/>
        </w:rPr>
        <w:t xml:space="preserve"> </w:t>
      </w:r>
      <w:r>
        <w:rPr>
          <w:rFonts w:hint="eastAsia"/>
        </w:rPr>
        <w:t>即本期仅实现固定的产品推介，暂不支持用户自定义的产品链接。</w:t>
      </w:r>
    </w:p>
    <w:p w14:paraId="77884DA2" w14:textId="77777777" w:rsidR="00B97356" w:rsidRDefault="00B97356" w:rsidP="00B97356">
      <w:pPr>
        <w:pStyle w:val="3"/>
        <w:ind w:left="481" w:right="180"/>
      </w:pPr>
      <w:r>
        <w:rPr>
          <w:rFonts w:hint="eastAsia"/>
        </w:rPr>
        <w:t>菜单的图形定义</w:t>
      </w:r>
    </w:p>
    <w:p w14:paraId="43172F58" w14:textId="77777777" w:rsidR="00B97356" w:rsidRDefault="00B97356" w:rsidP="00B97356">
      <w:r>
        <w:rPr>
          <w:rFonts w:hint="eastAsia"/>
        </w:rPr>
        <w:t>菜单的图形定义保存到“</w:t>
      </w:r>
      <w:r>
        <w:rPr>
          <w:rFonts w:hint="eastAsia"/>
        </w:rPr>
        <w:t>FUNC_TBL&lt;</w:t>
      </w:r>
      <w:r>
        <w:rPr>
          <w:rFonts w:hint="eastAsia"/>
        </w:rPr>
        <w:t>菜单注册表</w:t>
      </w:r>
      <w:r>
        <w:rPr>
          <w:rFonts w:hint="eastAsia"/>
        </w:rPr>
        <w:t>&gt;</w:t>
      </w:r>
      <w:r>
        <w:rPr>
          <w:rFonts w:hint="eastAsia"/>
        </w:rPr>
        <w:t>”中的“</w:t>
      </w:r>
      <w:r>
        <w:t>PIC_URL</w:t>
      </w:r>
      <w:r>
        <w:rPr>
          <w:rFonts w:hint="eastAsia"/>
        </w:rPr>
        <w:t>”，考虑图形的格式可能存在扩展，对大图和小图不单独字段维护，采用格式化字符串维护在同一个字段中。格式化的字符串采用</w:t>
      </w:r>
      <w:r>
        <w:rPr>
          <w:rFonts w:hint="eastAsia"/>
        </w:rPr>
        <w:t>JSON</w:t>
      </w:r>
      <w:r>
        <w:rPr>
          <w:rFonts w:hint="eastAsia"/>
        </w:rPr>
        <w:t>格式存储，样式定义和样例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97356" w14:paraId="63BC8ECE" w14:textId="77777777" w:rsidTr="00F36554">
        <w:tc>
          <w:tcPr>
            <w:tcW w:w="8522" w:type="dxa"/>
          </w:tcPr>
          <w:p w14:paraId="6B802798" w14:textId="77777777" w:rsidR="00B97356" w:rsidRDefault="00B97356" w:rsidP="00F36554">
            <w:pPr>
              <w:rPr>
                <w:rFonts w:ascii="Arial" w:hAnsi="Arial"/>
                <w:color w:val="000000"/>
                <w:sz w:val="21"/>
              </w:rPr>
            </w:pPr>
            <w:r>
              <w:rPr>
                <w:rFonts w:ascii="Arial" w:hAnsi="Arial"/>
                <w:color w:val="000000"/>
                <w:sz w:val="21"/>
              </w:rPr>
              <w:t>"</w:t>
            </w:r>
            <w:r>
              <w:rPr>
                <w:rFonts w:ascii="Arial" w:hAnsi="Arial" w:hint="eastAsia"/>
                <w:color w:val="000000"/>
                <w:sz w:val="21"/>
              </w:rPr>
              <w:t>L</w:t>
            </w:r>
            <w:r>
              <w:rPr>
                <w:rFonts w:ascii="Arial" w:hAnsi="Arial"/>
                <w:color w:val="000000"/>
                <w:sz w:val="21"/>
              </w:rPr>
              <w:t>": "</w:t>
            </w:r>
            <w:r>
              <w:rPr>
                <w:rFonts w:ascii="Arial" w:hAnsi="Arial" w:hint="eastAsia"/>
                <w:color w:val="000000"/>
                <w:sz w:val="21"/>
              </w:rPr>
              <w:t>image/asd.jpg</w:t>
            </w:r>
            <w:r>
              <w:rPr>
                <w:rFonts w:ascii="Arial" w:hAnsi="Arial"/>
                <w:color w:val="000000"/>
                <w:sz w:val="21"/>
              </w:rPr>
              <w:t>", "</w:t>
            </w:r>
            <w:r>
              <w:rPr>
                <w:rFonts w:ascii="Arial" w:hAnsi="Arial" w:hint="eastAsia"/>
                <w:color w:val="000000"/>
                <w:sz w:val="21"/>
              </w:rPr>
              <w:t>M</w:t>
            </w:r>
            <w:r>
              <w:rPr>
                <w:rFonts w:ascii="Arial" w:hAnsi="Arial"/>
                <w:color w:val="000000"/>
                <w:sz w:val="21"/>
              </w:rPr>
              <w:t>": "</w:t>
            </w:r>
            <w:r>
              <w:rPr>
                <w:rFonts w:ascii="Arial" w:hAnsi="Arial" w:hint="eastAsia"/>
                <w:color w:val="000000"/>
                <w:sz w:val="21"/>
              </w:rPr>
              <w:t>image/asd222.jpg</w:t>
            </w:r>
            <w:r>
              <w:rPr>
                <w:rFonts w:ascii="Arial" w:hAnsi="Arial"/>
                <w:color w:val="000000"/>
                <w:sz w:val="21"/>
              </w:rPr>
              <w:t>"</w:t>
            </w:r>
          </w:p>
          <w:p w14:paraId="2E7BF040" w14:textId="77777777" w:rsidR="00B97356" w:rsidRDefault="00B97356" w:rsidP="00F36554">
            <w:pPr>
              <w:numPr>
                <w:ilvl w:val="0"/>
                <w:numId w:val="68"/>
              </w:numPr>
              <w:ind w:left="360" w:hanging="360"/>
            </w:pPr>
            <w:r>
              <w:rPr>
                <w:rFonts w:ascii="Arial" w:hAnsi="Arial" w:hint="eastAsia"/>
                <w:color w:val="000000"/>
                <w:sz w:val="21"/>
              </w:rPr>
              <w:t>属性</w:t>
            </w:r>
            <w:r>
              <w:rPr>
                <w:rFonts w:ascii="Arial" w:hAnsi="Arial" w:hint="eastAsia"/>
                <w:color w:val="000000"/>
                <w:sz w:val="21"/>
              </w:rPr>
              <w:t>L</w:t>
            </w:r>
            <w:r>
              <w:rPr>
                <w:rFonts w:ascii="Arial" w:hAnsi="Arial" w:hint="eastAsia"/>
                <w:color w:val="000000"/>
                <w:sz w:val="21"/>
              </w:rPr>
              <w:t>表示大图，</w:t>
            </w:r>
            <w:r>
              <w:rPr>
                <w:rFonts w:ascii="Arial" w:hAnsi="Arial" w:hint="eastAsia"/>
                <w:color w:val="000000"/>
                <w:sz w:val="21"/>
              </w:rPr>
              <w:t>M</w:t>
            </w:r>
            <w:r>
              <w:rPr>
                <w:rFonts w:ascii="Arial" w:hAnsi="Arial" w:hint="eastAsia"/>
                <w:color w:val="000000"/>
                <w:sz w:val="21"/>
              </w:rPr>
              <w:t>表示小图。</w:t>
            </w:r>
          </w:p>
        </w:tc>
      </w:tr>
    </w:tbl>
    <w:p w14:paraId="53BF6095" w14:textId="77777777" w:rsidR="00B97356" w:rsidRDefault="00B97356" w:rsidP="00B97356">
      <w:pPr>
        <w:numPr>
          <w:ilvl w:val="0"/>
          <w:numId w:val="68"/>
        </w:numPr>
        <w:ind w:left="360" w:hanging="360"/>
      </w:pPr>
      <w:r>
        <w:rPr>
          <w:rFonts w:hint="eastAsia"/>
        </w:rPr>
        <w:t>菜单图形快捷图形的定义直接初始化到数据库中，不需要配置页面。</w:t>
      </w:r>
    </w:p>
    <w:p w14:paraId="6FE9159C" w14:textId="77777777" w:rsidR="00B97356" w:rsidRDefault="00B97356" w:rsidP="00B97356">
      <w:pPr>
        <w:pStyle w:val="3"/>
        <w:ind w:left="481" w:right="180"/>
      </w:pPr>
      <w:r>
        <w:rPr>
          <w:rFonts w:hint="eastAsia"/>
        </w:rPr>
        <w:t>数据初始化样例</w:t>
      </w:r>
    </w:p>
    <w:p w14:paraId="5BEEE793" w14:textId="77777777" w:rsidR="00B97356" w:rsidRDefault="00B97356" w:rsidP="00B97356">
      <w:pPr>
        <w:numPr>
          <w:ilvl w:val="0"/>
          <w:numId w:val="68"/>
        </w:numPr>
        <w:ind w:left="360" w:hanging="360"/>
      </w:pPr>
      <w:r>
        <w:rPr>
          <w:rFonts w:hint="eastAsia"/>
        </w:rPr>
        <w:t>通用的配置需要直接使用语法初始化到数据库中，本期不计划实现配置页面。使用的配置数据单独文档提供。</w:t>
      </w:r>
    </w:p>
    <w:p w14:paraId="7736CD70" w14:textId="77777777" w:rsidR="00B97356" w:rsidRDefault="00B97356" w:rsidP="00B97356">
      <w:pPr>
        <w:numPr>
          <w:ilvl w:val="0"/>
          <w:numId w:val="68"/>
        </w:numPr>
        <w:ind w:left="360" w:hanging="360"/>
      </w:pPr>
      <w:r>
        <w:rPr>
          <w:rFonts w:hint="eastAsia"/>
        </w:rPr>
        <w:t>用户自定义的快捷菜单，本期需要实现配置页面，参考功能点“自定义快捷设置”。</w:t>
      </w:r>
    </w:p>
    <w:p w14:paraId="0C743621" w14:textId="77777777" w:rsidR="00B97356" w:rsidRDefault="00B97356" w:rsidP="00B97356">
      <w:pPr>
        <w:numPr>
          <w:ilvl w:val="0"/>
          <w:numId w:val="68"/>
        </w:numPr>
        <w:ind w:left="360" w:hanging="360"/>
      </w:pPr>
      <w:r>
        <w:rPr>
          <w:rFonts w:hint="eastAsia"/>
        </w:rPr>
        <w:t>通用配置的初始数据参考下表</w:t>
      </w:r>
    </w:p>
    <w:tbl>
      <w:tblPr>
        <w:tblW w:w="0" w:type="auto"/>
        <w:tblInd w:w="93" w:type="dxa"/>
        <w:tblLayout w:type="fixed"/>
        <w:tblLook w:val="0000" w:firstRow="0" w:lastRow="0" w:firstColumn="0" w:lastColumn="0" w:noHBand="0" w:noVBand="0"/>
      </w:tblPr>
      <w:tblGrid>
        <w:gridCol w:w="1026"/>
        <w:gridCol w:w="974"/>
        <w:gridCol w:w="936"/>
        <w:gridCol w:w="1048"/>
        <w:gridCol w:w="851"/>
        <w:gridCol w:w="850"/>
        <w:gridCol w:w="851"/>
        <w:gridCol w:w="1417"/>
        <w:gridCol w:w="937"/>
      </w:tblGrid>
      <w:tr w:rsidR="00B97356" w14:paraId="5709F819"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shd w:val="clear" w:color="auto" w:fill="A6A6A6"/>
            <w:vAlign w:val="center"/>
          </w:tcPr>
          <w:p w14:paraId="614D4DF4" w14:textId="77777777" w:rsidR="00B97356" w:rsidRDefault="00B97356" w:rsidP="00F36554">
            <w:pPr>
              <w:jc w:val="left"/>
              <w:rPr>
                <w:rFonts w:ascii="宋体" w:hAnsi="宋体"/>
                <w:color w:val="000000"/>
                <w:kern w:val="0"/>
              </w:rPr>
            </w:pPr>
            <w:r>
              <w:rPr>
                <w:rFonts w:ascii="宋体" w:hAnsi="宋体" w:hint="eastAsia"/>
                <w:color w:val="000000"/>
                <w:kern w:val="0"/>
              </w:rPr>
              <w:t>PAGE</w:t>
            </w:r>
          </w:p>
          <w:p w14:paraId="6DB46BCB" w14:textId="77777777" w:rsidR="00B97356" w:rsidRDefault="00B97356" w:rsidP="00F36554">
            <w:pPr>
              <w:jc w:val="left"/>
              <w:rPr>
                <w:rFonts w:ascii="宋体" w:hAnsi="宋体"/>
                <w:color w:val="000000"/>
                <w:kern w:val="0"/>
              </w:rPr>
            </w:pPr>
            <w:r>
              <w:rPr>
                <w:rFonts w:ascii="宋体" w:hAnsi="宋体" w:hint="eastAsia"/>
                <w:color w:val="000000"/>
                <w:kern w:val="0"/>
              </w:rPr>
              <w:t>_LOCATION</w:t>
            </w:r>
          </w:p>
        </w:tc>
        <w:tc>
          <w:tcPr>
            <w:tcW w:w="974" w:type="dxa"/>
            <w:tcBorders>
              <w:top w:val="single" w:sz="4" w:space="0" w:color="auto"/>
              <w:left w:val="nil"/>
              <w:bottom w:val="single" w:sz="4" w:space="0" w:color="auto"/>
              <w:right w:val="single" w:sz="4" w:space="0" w:color="auto"/>
            </w:tcBorders>
            <w:shd w:val="clear" w:color="auto" w:fill="A6A6A6"/>
            <w:vAlign w:val="center"/>
          </w:tcPr>
          <w:p w14:paraId="3D984900" w14:textId="77777777" w:rsidR="00B97356" w:rsidRDefault="00B97356" w:rsidP="00F36554">
            <w:pPr>
              <w:jc w:val="left"/>
              <w:rPr>
                <w:rFonts w:ascii="宋体" w:hAnsi="宋体"/>
                <w:color w:val="000000"/>
                <w:kern w:val="0"/>
              </w:rPr>
            </w:pPr>
            <w:r>
              <w:rPr>
                <w:rFonts w:ascii="宋体" w:hAnsi="宋体" w:hint="eastAsia"/>
                <w:color w:val="000000"/>
                <w:kern w:val="0"/>
              </w:rPr>
              <w:t>MENU</w:t>
            </w:r>
          </w:p>
          <w:p w14:paraId="16356164" w14:textId="77777777" w:rsidR="00B97356" w:rsidRDefault="00B97356" w:rsidP="00F36554">
            <w:pPr>
              <w:jc w:val="left"/>
              <w:rPr>
                <w:rFonts w:ascii="宋体" w:hAnsi="宋体"/>
                <w:color w:val="000000"/>
                <w:kern w:val="0"/>
              </w:rPr>
            </w:pPr>
            <w:r>
              <w:rPr>
                <w:rFonts w:ascii="宋体" w:hAnsi="宋体" w:hint="eastAsia"/>
                <w:color w:val="000000"/>
                <w:kern w:val="0"/>
              </w:rPr>
              <w:t>_GROUP</w:t>
            </w:r>
          </w:p>
        </w:tc>
        <w:tc>
          <w:tcPr>
            <w:tcW w:w="936" w:type="dxa"/>
            <w:tcBorders>
              <w:top w:val="single" w:sz="4" w:space="0" w:color="auto"/>
              <w:left w:val="nil"/>
              <w:bottom w:val="single" w:sz="4" w:space="0" w:color="auto"/>
              <w:right w:val="single" w:sz="4" w:space="0" w:color="auto"/>
            </w:tcBorders>
            <w:shd w:val="clear" w:color="auto" w:fill="A6A6A6"/>
            <w:vAlign w:val="center"/>
          </w:tcPr>
          <w:p w14:paraId="18E5EB62" w14:textId="77777777" w:rsidR="00B97356" w:rsidRDefault="00B97356" w:rsidP="00F36554">
            <w:pPr>
              <w:jc w:val="left"/>
              <w:rPr>
                <w:rFonts w:ascii="宋体" w:hAnsi="宋体"/>
                <w:color w:val="000000"/>
                <w:kern w:val="0"/>
              </w:rPr>
            </w:pPr>
            <w:r>
              <w:rPr>
                <w:rFonts w:ascii="宋体" w:hAnsi="宋体" w:hint="eastAsia"/>
                <w:color w:val="000000"/>
                <w:kern w:val="0"/>
              </w:rPr>
              <w:t>USER</w:t>
            </w:r>
          </w:p>
          <w:p w14:paraId="4783CEF7" w14:textId="77777777" w:rsidR="00B97356" w:rsidRDefault="00B97356" w:rsidP="00F36554">
            <w:pPr>
              <w:jc w:val="left"/>
              <w:rPr>
                <w:rFonts w:ascii="宋体" w:hAnsi="宋体"/>
                <w:color w:val="000000"/>
                <w:kern w:val="0"/>
              </w:rPr>
            </w:pPr>
            <w:r>
              <w:rPr>
                <w:rFonts w:ascii="宋体" w:hAnsi="宋体" w:hint="eastAsia"/>
                <w:color w:val="000000"/>
                <w:kern w:val="0"/>
              </w:rPr>
              <w:t>_ACCOUNT</w:t>
            </w:r>
          </w:p>
        </w:tc>
        <w:tc>
          <w:tcPr>
            <w:tcW w:w="1048" w:type="dxa"/>
            <w:tcBorders>
              <w:top w:val="single" w:sz="4" w:space="0" w:color="auto"/>
              <w:left w:val="nil"/>
              <w:bottom w:val="single" w:sz="4" w:space="0" w:color="auto"/>
              <w:right w:val="single" w:sz="4" w:space="0" w:color="auto"/>
            </w:tcBorders>
            <w:shd w:val="clear" w:color="auto" w:fill="A6A6A6"/>
            <w:vAlign w:val="center"/>
          </w:tcPr>
          <w:p w14:paraId="26A7B4B2" w14:textId="77777777" w:rsidR="00B97356" w:rsidRDefault="00B97356" w:rsidP="00F36554">
            <w:pPr>
              <w:jc w:val="left"/>
              <w:rPr>
                <w:rFonts w:ascii="宋体" w:hAnsi="宋体"/>
                <w:color w:val="000000"/>
                <w:kern w:val="0"/>
              </w:rPr>
            </w:pPr>
            <w:r>
              <w:rPr>
                <w:rFonts w:ascii="宋体" w:hAnsi="宋体" w:hint="eastAsia"/>
                <w:color w:val="000000"/>
                <w:kern w:val="0"/>
              </w:rPr>
              <w:t>MENU</w:t>
            </w:r>
          </w:p>
          <w:p w14:paraId="0ACBD7C6" w14:textId="77777777" w:rsidR="00B97356" w:rsidRDefault="00B97356" w:rsidP="00F36554">
            <w:pPr>
              <w:jc w:val="left"/>
              <w:rPr>
                <w:rFonts w:ascii="宋体" w:hAnsi="宋体"/>
                <w:color w:val="000000"/>
                <w:kern w:val="0"/>
              </w:rPr>
            </w:pPr>
            <w:r>
              <w:rPr>
                <w:rFonts w:ascii="宋体" w:hAnsi="宋体" w:hint="eastAsia"/>
                <w:color w:val="000000"/>
                <w:kern w:val="0"/>
              </w:rPr>
              <w:t>_LOCATION</w:t>
            </w:r>
          </w:p>
        </w:tc>
        <w:tc>
          <w:tcPr>
            <w:tcW w:w="851" w:type="dxa"/>
            <w:tcBorders>
              <w:top w:val="single" w:sz="4" w:space="0" w:color="auto"/>
              <w:left w:val="nil"/>
              <w:bottom w:val="single" w:sz="4" w:space="0" w:color="auto"/>
              <w:right w:val="single" w:sz="4" w:space="0" w:color="auto"/>
            </w:tcBorders>
            <w:shd w:val="clear" w:color="auto" w:fill="A6A6A6"/>
            <w:vAlign w:val="center"/>
          </w:tcPr>
          <w:p w14:paraId="492188DE" w14:textId="77777777" w:rsidR="00B97356" w:rsidRDefault="00B97356" w:rsidP="00F36554">
            <w:pPr>
              <w:jc w:val="left"/>
              <w:rPr>
                <w:rFonts w:ascii="宋体" w:hAnsi="宋体"/>
                <w:color w:val="000000"/>
                <w:kern w:val="0"/>
              </w:rPr>
            </w:pPr>
            <w:r>
              <w:rPr>
                <w:rFonts w:ascii="宋体" w:hAnsi="宋体" w:hint="eastAsia"/>
                <w:color w:val="000000"/>
                <w:kern w:val="0"/>
              </w:rPr>
              <w:t>L_IMAGE</w:t>
            </w:r>
          </w:p>
        </w:tc>
        <w:tc>
          <w:tcPr>
            <w:tcW w:w="850" w:type="dxa"/>
            <w:tcBorders>
              <w:top w:val="single" w:sz="4" w:space="0" w:color="auto"/>
              <w:left w:val="nil"/>
              <w:bottom w:val="single" w:sz="4" w:space="0" w:color="auto"/>
              <w:right w:val="single" w:sz="4" w:space="0" w:color="auto"/>
            </w:tcBorders>
            <w:shd w:val="clear" w:color="auto" w:fill="A6A6A6"/>
            <w:vAlign w:val="center"/>
          </w:tcPr>
          <w:p w14:paraId="268C807F" w14:textId="77777777" w:rsidR="00B97356" w:rsidRDefault="00B97356" w:rsidP="00F36554">
            <w:pPr>
              <w:jc w:val="left"/>
              <w:rPr>
                <w:rFonts w:ascii="宋体" w:hAnsi="宋体"/>
                <w:color w:val="000000"/>
                <w:kern w:val="0"/>
              </w:rPr>
            </w:pPr>
            <w:r>
              <w:rPr>
                <w:rFonts w:ascii="宋体" w:hAnsi="宋体" w:hint="eastAsia"/>
                <w:color w:val="000000"/>
                <w:kern w:val="0"/>
              </w:rPr>
              <w:t>M_IMAGE</w:t>
            </w:r>
          </w:p>
        </w:tc>
        <w:tc>
          <w:tcPr>
            <w:tcW w:w="851" w:type="dxa"/>
            <w:tcBorders>
              <w:top w:val="single" w:sz="4" w:space="0" w:color="auto"/>
              <w:left w:val="nil"/>
              <w:bottom w:val="single" w:sz="4" w:space="0" w:color="auto"/>
              <w:right w:val="single" w:sz="4" w:space="0" w:color="auto"/>
            </w:tcBorders>
            <w:shd w:val="clear" w:color="auto" w:fill="A6A6A6"/>
            <w:vAlign w:val="center"/>
          </w:tcPr>
          <w:p w14:paraId="772A456D" w14:textId="77777777" w:rsidR="00B97356" w:rsidRDefault="00B97356" w:rsidP="00F36554">
            <w:pPr>
              <w:jc w:val="left"/>
              <w:rPr>
                <w:rFonts w:ascii="宋体" w:hAnsi="宋体"/>
                <w:color w:val="000000"/>
                <w:kern w:val="0"/>
              </w:rPr>
            </w:pPr>
            <w:r>
              <w:rPr>
                <w:rFonts w:ascii="宋体" w:hAnsi="宋体" w:hint="eastAsia"/>
                <w:color w:val="000000"/>
                <w:kern w:val="0"/>
              </w:rPr>
              <w:t>FUNC_ID</w:t>
            </w:r>
          </w:p>
        </w:tc>
        <w:tc>
          <w:tcPr>
            <w:tcW w:w="1417" w:type="dxa"/>
            <w:tcBorders>
              <w:top w:val="single" w:sz="4" w:space="0" w:color="auto"/>
              <w:left w:val="nil"/>
              <w:bottom w:val="single" w:sz="4" w:space="0" w:color="auto"/>
              <w:right w:val="single" w:sz="4" w:space="0" w:color="auto"/>
            </w:tcBorders>
            <w:shd w:val="clear" w:color="auto" w:fill="A6A6A6"/>
            <w:vAlign w:val="center"/>
          </w:tcPr>
          <w:p w14:paraId="2BB656C4" w14:textId="77777777" w:rsidR="00B97356" w:rsidRDefault="00B97356" w:rsidP="00F36554">
            <w:pPr>
              <w:jc w:val="left"/>
              <w:rPr>
                <w:rFonts w:ascii="宋体" w:hAnsi="宋体"/>
                <w:color w:val="000000"/>
                <w:kern w:val="0"/>
              </w:rPr>
            </w:pPr>
            <w:r>
              <w:rPr>
                <w:rFonts w:ascii="宋体" w:hAnsi="宋体" w:hint="eastAsia"/>
                <w:color w:val="000000"/>
                <w:kern w:val="0"/>
              </w:rPr>
              <w:t>FUNC_NAME</w:t>
            </w:r>
          </w:p>
        </w:tc>
        <w:tc>
          <w:tcPr>
            <w:tcW w:w="937" w:type="dxa"/>
            <w:tcBorders>
              <w:top w:val="single" w:sz="4" w:space="0" w:color="auto"/>
              <w:left w:val="nil"/>
              <w:bottom w:val="single" w:sz="4" w:space="0" w:color="auto"/>
              <w:right w:val="single" w:sz="4" w:space="0" w:color="auto"/>
            </w:tcBorders>
            <w:shd w:val="clear" w:color="auto" w:fill="A6A6A6"/>
            <w:vAlign w:val="center"/>
          </w:tcPr>
          <w:p w14:paraId="0D2B73E6" w14:textId="77777777" w:rsidR="00B97356" w:rsidRDefault="00B97356" w:rsidP="00F36554">
            <w:pPr>
              <w:jc w:val="left"/>
              <w:rPr>
                <w:rFonts w:ascii="宋体" w:hAnsi="宋体"/>
                <w:color w:val="000000"/>
                <w:kern w:val="0"/>
              </w:rPr>
            </w:pPr>
            <w:r>
              <w:rPr>
                <w:rFonts w:ascii="宋体" w:hAnsi="宋体" w:hint="eastAsia"/>
                <w:color w:val="000000"/>
                <w:kern w:val="0"/>
              </w:rPr>
              <w:t>LINK_URL</w:t>
            </w:r>
          </w:p>
        </w:tc>
      </w:tr>
      <w:tr w:rsidR="00B97356" w14:paraId="5474519D"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347FC41B"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2492FE4D"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3632962E"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4DB8441E" w14:textId="77777777" w:rsidR="00B97356" w:rsidRDefault="00B97356" w:rsidP="00F36554">
            <w:pPr>
              <w:jc w:val="left"/>
              <w:rPr>
                <w:rFonts w:ascii="宋体" w:hAnsi="宋体"/>
                <w:color w:val="000000"/>
                <w:kern w:val="0"/>
              </w:rPr>
            </w:pPr>
            <w:r>
              <w:rPr>
                <w:rFonts w:ascii="宋体" w:hAnsi="宋体" w:hint="eastAsia"/>
                <w:color w:val="000000"/>
                <w:kern w:val="0"/>
              </w:rPr>
              <w:t>1</w:t>
            </w:r>
          </w:p>
        </w:tc>
        <w:tc>
          <w:tcPr>
            <w:tcW w:w="851" w:type="dxa"/>
            <w:tcBorders>
              <w:top w:val="single" w:sz="4" w:space="0" w:color="auto"/>
              <w:left w:val="nil"/>
              <w:bottom w:val="single" w:sz="4" w:space="0" w:color="auto"/>
              <w:right w:val="single" w:sz="4" w:space="0" w:color="auto"/>
            </w:tcBorders>
            <w:vAlign w:val="center"/>
          </w:tcPr>
          <w:p w14:paraId="311A11D5" w14:textId="77777777" w:rsidR="00B97356" w:rsidRDefault="00B97356" w:rsidP="00F36554">
            <w:pPr>
              <w:jc w:val="left"/>
              <w:rPr>
                <w:rFonts w:ascii="宋体" w:hAnsi="宋体"/>
                <w:color w:val="000000"/>
                <w:kern w:val="0"/>
              </w:rPr>
            </w:pPr>
            <w:r>
              <w:rPr>
                <w:rFonts w:ascii="宋体" w:hAnsi="宋体" w:hint="eastAsia"/>
                <w:color w:val="000000"/>
                <w:kern w:val="0"/>
              </w:rPr>
              <w:t>a.jpg</w:t>
            </w:r>
          </w:p>
        </w:tc>
        <w:tc>
          <w:tcPr>
            <w:tcW w:w="850" w:type="dxa"/>
            <w:tcBorders>
              <w:top w:val="single" w:sz="4" w:space="0" w:color="auto"/>
              <w:left w:val="nil"/>
              <w:bottom w:val="single" w:sz="4" w:space="0" w:color="auto"/>
              <w:right w:val="single" w:sz="4" w:space="0" w:color="auto"/>
            </w:tcBorders>
            <w:vAlign w:val="center"/>
          </w:tcPr>
          <w:p w14:paraId="502AF78A" w14:textId="77777777" w:rsidR="00B97356" w:rsidRDefault="00B97356" w:rsidP="00F36554">
            <w:pPr>
              <w:jc w:val="left"/>
              <w:rPr>
                <w:rFonts w:ascii="宋体" w:hAnsi="宋体"/>
                <w:color w:val="000000"/>
                <w:kern w:val="0"/>
              </w:rPr>
            </w:pPr>
            <w:r>
              <w:rPr>
                <w:rFonts w:ascii="宋体" w:hAnsi="宋体" w:hint="eastAsia"/>
                <w:color w:val="000000"/>
                <w:kern w:val="0"/>
              </w:rPr>
              <w:t>b.jpg</w:t>
            </w:r>
          </w:p>
        </w:tc>
        <w:tc>
          <w:tcPr>
            <w:tcW w:w="851" w:type="dxa"/>
            <w:tcBorders>
              <w:top w:val="single" w:sz="4" w:space="0" w:color="auto"/>
              <w:left w:val="nil"/>
              <w:bottom w:val="single" w:sz="4" w:space="0" w:color="auto"/>
              <w:right w:val="single" w:sz="4" w:space="0" w:color="auto"/>
            </w:tcBorders>
            <w:vAlign w:val="center"/>
          </w:tcPr>
          <w:p w14:paraId="1B6736D6" w14:textId="77777777" w:rsidR="00B97356" w:rsidRDefault="00B97356" w:rsidP="00F36554">
            <w:pPr>
              <w:jc w:val="left"/>
              <w:rPr>
                <w:rFonts w:ascii="宋体" w:hAnsi="宋体"/>
                <w:color w:val="000000"/>
                <w:kern w:val="0"/>
              </w:rPr>
            </w:pPr>
            <w:r>
              <w:rPr>
                <w:rFonts w:ascii="宋体" w:hAnsi="宋体"/>
                <w:color w:val="000000"/>
                <w:kern w:val="0"/>
              </w:rPr>
              <w:t>F</w:t>
            </w:r>
            <w:r>
              <w:rPr>
                <w:rFonts w:ascii="宋体" w:hAnsi="宋体" w:hint="eastAsia"/>
                <w:color w:val="000000"/>
                <w:kern w:val="0"/>
              </w:rPr>
              <w:t>n01000</w:t>
            </w:r>
          </w:p>
        </w:tc>
        <w:tc>
          <w:tcPr>
            <w:tcW w:w="1417" w:type="dxa"/>
            <w:tcBorders>
              <w:top w:val="single" w:sz="4" w:space="0" w:color="auto"/>
              <w:left w:val="nil"/>
              <w:bottom w:val="single" w:sz="4" w:space="0" w:color="auto"/>
              <w:right w:val="single" w:sz="4" w:space="0" w:color="auto"/>
            </w:tcBorders>
            <w:vAlign w:val="center"/>
          </w:tcPr>
          <w:p w14:paraId="61AF7114" w14:textId="77777777" w:rsidR="00B97356" w:rsidRDefault="00B97356" w:rsidP="00F36554">
            <w:pPr>
              <w:jc w:val="left"/>
              <w:rPr>
                <w:rFonts w:ascii="宋体" w:hAnsi="宋体"/>
                <w:color w:val="000000"/>
                <w:kern w:val="0"/>
              </w:rPr>
            </w:pPr>
            <w:r>
              <w:rPr>
                <w:rFonts w:ascii="宋体" w:hAnsi="宋体" w:hint="eastAsia"/>
                <w:color w:val="000000"/>
                <w:kern w:val="0"/>
              </w:rPr>
              <w:t>发布运价</w:t>
            </w:r>
          </w:p>
        </w:tc>
        <w:tc>
          <w:tcPr>
            <w:tcW w:w="937" w:type="dxa"/>
            <w:tcBorders>
              <w:top w:val="single" w:sz="4" w:space="0" w:color="auto"/>
              <w:left w:val="nil"/>
              <w:bottom w:val="single" w:sz="4" w:space="0" w:color="auto"/>
              <w:right w:val="single" w:sz="4" w:space="0" w:color="auto"/>
            </w:tcBorders>
            <w:vAlign w:val="center"/>
          </w:tcPr>
          <w:p w14:paraId="2291F518" w14:textId="77777777" w:rsidR="00B97356" w:rsidRDefault="00B97356" w:rsidP="00F36554">
            <w:pPr>
              <w:jc w:val="left"/>
              <w:rPr>
                <w:rFonts w:ascii="宋体" w:hAnsi="宋体"/>
                <w:color w:val="000000"/>
                <w:kern w:val="0"/>
              </w:rPr>
            </w:pPr>
          </w:p>
        </w:tc>
      </w:tr>
      <w:tr w:rsidR="00B97356" w14:paraId="7D37ADDC"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0D6BE136"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7EAB7AAD"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138E498B"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54A8155D" w14:textId="77777777" w:rsidR="00B97356" w:rsidRDefault="00B97356" w:rsidP="00F36554">
            <w:pPr>
              <w:jc w:val="left"/>
              <w:rPr>
                <w:rFonts w:ascii="宋体" w:hAnsi="宋体"/>
                <w:color w:val="000000"/>
                <w:kern w:val="0"/>
              </w:rPr>
            </w:pPr>
            <w:r>
              <w:rPr>
                <w:rFonts w:ascii="宋体" w:hAnsi="宋体" w:hint="eastAsia"/>
                <w:color w:val="000000"/>
                <w:kern w:val="0"/>
              </w:rPr>
              <w:t>2</w:t>
            </w:r>
          </w:p>
        </w:tc>
        <w:tc>
          <w:tcPr>
            <w:tcW w:w="851" w:type="dxa"/>
            <w:tcBorders>
              <w:top w:val="single" w:sz="4" w:space="0" w:color="auto"/>
              <w:left w:val="nil"/>
              <w:bottom w:val="single" w:sz="4" w:space="0" w:color="auto"/>
              <w:right w:val="single" w:sz="4" w:space="0" w:color="auto"/>
            </w:tcBorders>
            <w:vAlign w:val="center"/>
          </w:tcPr>
          <w:p w14:paraId="4F486FA5"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28EFE522"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16361B2D"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34BD4E50" w14:textId="77777777" w:rsidR="00B97356" w:rsidRDefault="00B97356" w:rsidP="00F36554">
            <w:pPr>
              <w:jc w:val="left"/>
              <w:rPr>
                <w:rFonts w:ascii="宋体" w:hAnsi="宋体"/>
                <w:color w:val="000000"/>
                <w:kern w:val="0"/>
              </w:rPr>
            </w:pPr>
            <w:r>
              <w:rPr>
                <w:rFonts w:ascii="宋体" w:hAnsi="宋体" w:hint="eastAsia"/>
                <w:color w:val="000000"/>
                <w:kern w:val="0"/>
              </w:rPr>
              <w:t>用箱期申请</w:t>
            </w:r>
          </w:p>
        </w:tc>
        <w:tc>
          <w:tcPr>
            <w:tcW w:w="937" w:type="dxa"/>
            <w:tcBorders>
              <w:top w:val="single" w:sz="4" w:space="0" w:color="auto"/>
              <w:left w:val="nil"/>
              <w:bottom w:val="single" w:sz="4" w:space="0" w:color="auto"/>
              <w:right w:val="single" w:sz="4" w:space="0" w:color="auto"/>
            </w:tcBorders>
            <w:vAlign w:val="center"/>
          </w:tcPr>
          <w:p w14:paraId="5D72190B" w14:textId="77777777" w:rsidR="00B97356" w:rsidRDefault="00B97356" w:rsidP="00F36554">
            <w:pPr>
              <w:jc w:val="left"/>
              <w:rPr>
                <w:rFonts w:ascii="宋体" w:hAnsi="宋体"/>
                <w:color w:val="000000"/>
                <w:kern w:val="0"/>
              </w:rPr>
            </w:pPr>
          </w:p>
        </w:tc>
      </w:tr>
      <w:tr w:rsidR="00B97356" w14:paraId="55516C71"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5C15BC38"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48E28E61"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367CF781"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732FE8A7" w14:textId="77777777" w:rsidR="00B97356" w:rsidRDefault="00B97356" w:rsidP="00F36554">
            <w:pPr>
              <w:jc w:val="left"/>
              <w:rPr>
                <w:rFonts w:ascii="宋体" w:hAnsi="宋体"/>
                <w:color w:val="000000"/>
                <w:kern w:val="0"/>
              </w:rPr>
            </w:pPr>
            <w:r>
              <w:rPr>
                <w:rFonts w:ascii="宋体" w:hAnsi="宋体" w:hint="eastAsia"/>
                <w:color w:val="000000"/>
                <w:kern w:val="0"/>
              </w:rPr>
              <w:t>3</w:t>
            </w:r>
          </w:p>
        </w:tc>
        <w:tc>
          <w:tcPr>
            <w:tcW w:w="851" w:type="dxa"/>
            <w:tcBorders>
              <w:top w:val="single" w:sz="4" w:space="0" w:color="auto"/>
              <w:left w:val="nil"/>
              <w:bottom w:val="single" w:sz="4" w:space="0" w:color="auto"/>
              <w:right w:val="single" w:sz="4" w:space="0" w:color="auto"/>
            </w:tcBorders>
            <w:vAlign w:val="center"/>
          </w:tcPr>
          <w:p w14:paraId="0FFD31E0"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7F6F24BB"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65E10946"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052DBFA4" w14:textId="77777777" w:rsidR="00B97356" w:rsidRDefault="00B97356" w:rsidP="00F36554">
            <w:pPr>
              <w:jc w:val="left"/>
              <w:rPr>
                <w:rFonts w:ascii="宋体" w:hAnsi="宋体"/>
                <w:color w:val="000000"/>
                <w:kern w:val="0"/>
              </w:rPr>
            </w:pPr>
            <w:r>
              <w:rPr>
                <w:rFonts w:ascii="宋体" w:hAnsi="宋体" w:hint="eastAsia"/>
                <w:color w:val="000000"/>
                <w:kern w:val="0"/>
              </w:rPr>
              <w:t>做柜查询</w:t>
            </w:r>
          </w:p>
        </w:tc>
        <w:tc>
          <w:tcPr>
            <w:tcW w:w="937" w:type="dxa"/>
            <w:tcBorders>
              <w:top w:val="single" w:sz="4" w:space="0" w:color="auto"/>
              <w:left w:val="nil"/>
              <w:bottom w:val="single" w:sz="4" w:space="0" w:color="auto"/>
              <w:right w:val="single" w:sz="4" w:space="0" w:color="auto"/>
            </w:tcBorders>
            <w:vAlign w:val="center"/>
          </w:tcPr>
          <w:p w14:paraId="471D97B2" w14:textId="77777777" w:rsidR="00B97356" w:rsidRDefault="00B97356" w:rsidP="00F36554">
            <w:pPr>
              <w:jc w:val="left"/>
              <w:rPr>
                <w:rFonts w:ascii="宋体" w:hAnsi="宋体"/>
                <w:color w:val="000000"/>
                <w:kern w:val="0"/>
              </w:rPr>
            </w:pPr>
          </w:p>
        </w:tc>
      </w:tr>
      <w:tr w:rsidR="00B97356" w14:paraId="14BECED9"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2FBA10A8"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101DBC33"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5FC9A8B9"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565AA3E3" w14:textId="77777777" w:rsidR="00B97356" w:rsidRDefault="00B97356" w:rsidP="00F36554">
            <w:pPr>
              <w:jc w:val="left"/>
              <w:rPr>
                <w:rFonts w:ascii="宋体" w:hAnsi="宋体"/>
                <w:color w:val="000000"/>
                <w:kern w:val="0"/>
              </w:rPr>
            </w:pPr>
            <w:r>
              <w:rPr>
                <w:rFonts w:ascii="宋体" w:hAnsi="宋体" w:hint="eastAsia"/>
                <w:color w:val="000000"/>
                <w:kern w:val="0"/>
              </w:rPr>
              <w:t>4</w:t>
            </w:r>
          </w:p>
        </w:tc>
        <w:tc>
          <w:tcPr>
            <w:tcW w:w="851" w:type="dxa"/>
            <w:tcBorders>
              <w:top w:val="single" w:sz="4" w:space="0" w:color="auto"/>
              <w:left w:val="nil"/>
              <w:bottom w:val="single" w:sz="4" w:space="0" w:color="auto"/>
              <w:right w:val="single" w:sz="4" w:space="0" w:color="auto"/>
            </w:tcBorders>
            <w:vAlign w:val="center"/>
          </w:tcPr>
          <w:p w14:paraId="6E4E1DC5"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45D8F465"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2F249AD6"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2A54DCE9" w14:textId="77777777" w:rsidR="00B97356" w:rsidRDefault="00B97356" w:rsidP="00F36554">
            <w:pPr>
              <w:jc w:val="left"/>
              <w:rPr>
                <w:rFonts w:ascii="宋体" w:hAnsi="宋体"/>
                <w:color w:val="000000"/>
                <w:kern w:val="0"/>
              </w:rPr>
            </w:pPr>
            <w:r>
              <w:rPr>
                <w:rFonts w:ascii="宋体" w:hAnsi="宋体" w:hint="eastAsia"/>
                <w:color w:val="000000"/>
                <w:kern w:val="0"/>
              </w:rPr>
              <w:t>FAK订舱</w:t>
            </w:r>
          </w:p>
        </w:tc>
        <w:tc>
          <w:tcPr>
            <w:tcW w:w="937" w:type="dxa"/>
            <w:tcBorders>
              <w:top w:val="single" w:sz="4" w:space="0" w:color="auto"/>
              <w:left w:val="nil"/>
              <w:bottom w:val="single" w:sz="4" w:space="0" w:color="auto"/>
              <w:right w:val="single" w:sz="4" w:space="0" w:color="auto"/>
            </w:tcBorders>
            <w:vAlign w:val="center"/>
          </w:tcPr>
          <w:p w14:paraId="14AB8FF8" w14:textId="77777777" w:rsidR="00B97356" w:rsidRDefault="00B97356" w:rsidP="00F36554">
            <w:pPr>
              <w:jc w:val="left"/>
              <w:rPr>
                <w:rFonts w:ascii="宋体" w:hAnsi="宋体"/>
                <w:color w:val="000000"/>
                <w:kern w:val="0"/>
              </w:rPr>
            </w:pPr>
          </w:p>
        </w:tc>
      </w:tr>
      <w:tr w:rsidR="00B97356" w14:paraId="4413C76D"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771225AF"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0E3C9606"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455429F0"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48D9BA26" w14:textId="77777777" w:rsidR="00B97356" w:rsidRDefault="00B97356" w:rsidP="00F36554">
            <w:pPr>
              <w:jc w:val="left"/>
              <w:rPr>
                <w:rFonts w:ascii="宋体" w:hAnsi="宋体"/>
                <w:color w:val="000000"/>
                <w:kern w:val="0"/>
              </w:rPr>
            </w:pPr>
            <w:r>
              <w:rPr>
                <w:rFonts w:ascii="宋体" w:hAnsi="宋体" w:hint="eastAsia"/>
                <w:color w:val="000000"/>
                <w:kern w:val="0"/>
              </w:rPr>
              <w:t>5</w:t>
            </w:r>
          </w:p>
        </w:tc>
        <w:tc>
          <w:tcPr>
            <w:tcW w:w="851" w:type="dxa"/>
            <w:tcBorders>
              <w:top w:val="single" w:sz="4" w:space="0" w:color="auto"/>
              <w:left w:val="nil"/>
              <w:bottom w:val="single" w:sz="4" w:space="0" w:color="auto"/>
              <w:right w:val="single" w:sz="4" w:space="0" w:color="auto"/>
            </w:tcBorders>
            <w:vAlign w:val="center"/>
          </w:tcPr>
          <w:p w14:paraId="63C7151A"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6781635B"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69CD7CE3"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0B3D00B6" w14:textId="77777777" w:rsidR="00B97356" w:rsidRDefault="00B97356" w:rsidP="00F36554">
            <w:pPr>
              <w:jc w:val="left"/>
              <w:rPr>
                <w:rFonts w:ascii="宋体" w:hAnsi="宋体"/>
                <w:color w:val="000000"/>
                <w:kern w:val="0"/>
              </w:rPr>
            </w:pPr>
            <w:r>
              <w:rPr>
                <w:rFonts w:ascii="宋体" w:hAnsi="宋体" w:hint="eastAsia"/>
                <w:color w:val="000000"/>
                <w:kern w:val="0"/>
              </w:rPr>
              <w:t>特价订舱</w:t>
            </w:r>
          </w:p>
        </w:tc>
        <w:tc>
          <w:tcPr>
            <w:tcW w:w="937" w:type="dxa"/>
            <w:tcBorders>
              <w:top w:val="single" w:sz="4" w:space="0" w:color="auto"/>
              <w:left w:val="nil"/>
              <w:bottom w:val="single" w:sz="4" w:space="0" w:color="auto"/>
              <w:right w:val="single" w:sz="4" w:space="0" w:color="auto"/>
            </w:tcBorders>
            <w:vAlign w:val="center"/>
          </w:tcPr>
          <w:p w14:paraId="3E50FD57" w14:textId="77777777" w:rsidR="00B97356" w:rsidRDefault="00B97356" w:rsidP="00F36554">
            <w:pPr>
              <w:jc w:val="left"/>
              <w:rPr>
                <w:rFonts w:ascii="宋体" w:hAnsi="宋体"/>
                <w:color w:val="000000"/>
                <w:kern w:val="0"/>
              </w:rPr>
            </w:pPr>
          </w:p>
        </w:tc>
      </w:tr>
      <w:tr w:rsidR="00B97356" w14:paraId="33121042"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45D66BC0"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4DF085B5"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1F464C3E"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66E7B80B" w14:textId="77777777" w:rsidR="00B97356" w:rsidRDefault="00B97356" w:rsidP="00F36554">
            <w:pPr>
              <w:jc w:val="left"/>
              <w:rPr>
                <w:rFonts w:ascii="宋体" w:hAnsi="宋体"/>
                <w:color w:val="000000"/>
                <w:kern w:val="0"/>
              </w:rPr>
            </w:pPr>
            <w:r>
              <w:rPr>
                <w:rFonts w:ascii="宋体" w:hAnsi="宋体" w:hint="eastAsia"/>
                <w:color w:val="000000"/>
                <w:kern w:val="0"/>
              </w:rPr>
              <w:t>6</w:t>
            </w:r>
          </w:p>
        </w:tc>
        <w:tc>
          <w:tcPr>
            <w:tcW w:w="851" w:type="dxa"/>
            <w:tcBorders>
              <w:top w:val="single" w:sz="4" w:space="0" w:color="auto"/>
              <w:left w:val="nil"/>
              <w:bottom w:val="single" w:sz="4" w:space="0" w:color="auto"/>
              <w:right w:val="single" w:sz="4" w:space="0" w:color="auto"/>
            </w:tcBorders>
            <w:vAlign w:val="center"/>
          </w:tcPr>
          <w:p w14:paraId="628C6FCF"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40AA5508"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618CDEE8"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745063AA" w14:textId="77777777" w:rsidR="00B97356" w:rsidRDefault="00B97356" w:rsidP="00F36554">
            <w:pPr>
              <w:jc w:val="left"/>
              <w:rPr>
                <w:rFonts w:ascii="宋体" w:hAnsi="宋体"/>
                <w:color w:val="000000"/>
                <w:kern w:val="0"/>
              </w:rPr>
            </w:pPr>
            <w:r>
              <w:rPr>
                <w:rFonts w:ascii="宋体" w:hAnsi="宋体" w:hint="eastAsia"/>
                <w:color w:val="000000"/>
                <w:kern w:val="0"/>
              </w:rPr>
              <w:t>船期</w:t>
            </w:r>
          </w:p>
        </w:tc>
        <w:tc>
          <w:tcPr>
            <w:tcW w:w="937" w:type="dxa"/>
            <w:tcBorders>
              <w:top w:val="single" w:sz="4" w:space="0" w:color="auto"/>
              <w:left w:val="nil"/>
              <w:bottom w:val="single" w:sz="4" w:space="0" w:color="auto"/>
              <w:right w:val="single" w:sz="4" w:space="0" w:color="auto"/>
            </w:tcBorders>
            <w:vAlign w:val="center"/>
          </w:tcPr>
          <w:p w14:paraId="4B0C547D" w14:textId="77777777" w:rsidR="00B97356" w:rsidRDefault="00B97356" w:rsidP="00F36554">
            <w:pPr>
              <w:jc w:val="left"/>
              <w:rPr>
                <w:rFonts w:ascii="宋体" w:hAnsi="宋体"/>
                <w:color w:val="000000"/>
                <w:kern w:val="0"/>
              </w:rPr>
            </w:pPr>
          </w:p>
        </w:tc>
      </w:tr>
      <w:tr w:rsidR="00B97356" w14:paraId="5AF5AD80"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57068D71"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316CFD3F"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3D3C2185"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46DEB7AB" w14:textId="77777777" w:rsidR="00B97356" w:rsidRDefault="00B97356" w:rsidP="00F36554">
            <w:pPr>
              <w:jc w:val="left"/>
              <w:rPr>
                <w:rFonts w:ascii="宋体" w:hAnsi="宋体"/>
                <w:color w:val="000000"/>
                <w:kern w:val="0"/>
              </w:rPr>
            </w:pPr>
            <w:r>
              <w:rPr>
                <w:rFonts w:ascii="宋体" w:hAnsi="宋体" w:hint="eastAsia"/>
                <w:color w:val="000000"/>
                <w:kern w:val="0"/>
              </w:rPr>
              <w:t>7</w:t>
            </w:r>
          </w:p>
        </w:tc>
        <w:tc>
          <w:tcPr>
            <w:tcW w:w="851" w:type="dxa"/>
            <w:tcBorders>
              <w:top w:val="single" w:sz="4" w:space="0" w:color="auto"/>
              <w:left w:val="nil"/>
              <w:bottom w:val="single" w:sz="4" w:space="0" w:color="auto"/>
              <w:right w:val="single" w:sz="4" w:space="0" w:color="auto"/>
            </w:tcBorders>
            <w:vAlign w:val="center"/>
          </w:tcPr>
          <w:p w14:paraId="6938F87B"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49A16CF6"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50DDF0E2"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6D6EEDEF" w14:textId="77777777" w:rsidR="00B97356" w:rsidRDefault="00B97356" w:rsidP="00F36554">
            <w:pPr>
              <w:jc w:val="left"/>
              <w:rPr>
                <w:rFonts w:ascii="宋体" w:hAnsi="宋体"/>
                <w:color w:val="000000"/>
                <w:kern w:val="0"/>
              </w:rPr>
            </w:pPr>
            <w:r>
              <w:rPr>
                <w:rFonts w:ascii="宋体" w:hAnsi="宋体" w:hint="eastAsia"/>
                <w:color w:val="000000"/>
                <w:kern w:val="0"/>
              </w:rPr>
              <w:t>订舱审批</w:t>
            </w:r>
          </w:p>
        </w:tc>
        <w:tc>
          <w:tcPr>
            <w:tcW w:w="937" w:type="dxa"/>
            <w:tcBorders>
              <w:top w:val="single" w:sz="4" w:space="0" w:color="auto"/>
              <w:left w:val="nil"/>
              <w:bottom w:val="single" w:sz="4" w:space="0" w:color="auto"/>
              <w:right w:val="single" w:sz="4" w:space="0" w:color="auto"/>
            </w:tcBorders>
            <w:vAlign w:val="center"/>
          </w:tcPr>
          <w:p w14:paraId="53AACFE0" w14:textId="77777777" w:rsidR="00B97356" w:rsidRDefault="00B97356" w:rsidP="00F36554">
            <w:pPr>
              <w:jc w:val="left"/>
              <w:rPr>
                <w:rFonts w:ascii="宋体" w:hAnsi="宋体"/>
                <w:color w:val="000000"/>
                <w:kern w:val="0"/>
              </w:rPr>
            </w:pPr>
          </w:p>
        </w:tc>
      </w:tr>
      <w:tr w:rsidR="00B97356" w14:paraId="4F2251CC"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1E0DDB46"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14A1C2C1"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1CB9340B"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080E39E1" w14:textId="77777777" w:rsidR="00B97356" w:rsidRDefault="00B97356" w:rsidP="00F36554">
            <w:pPr>
              <w:jc w:val="left"/>
              <w:rPr>
                <w:rFonts w:ascii="宋体" w:hAnsi="宋体"/>
                <w:color w:val="000000"/>
                <w:kern w:val="0"/>
              </w:rPr>
            </w:pPr>
            <w:r>
              <w:rPr>
                <w:rFonts w:ascii="宋体" w:hAnsi="宋体" w:hint="eastAsia"/>
                <w:color w:val="000000"/>
                <w:kern w:val="0"/>
              </w:rPr>
              <w:t>8</w:t>
            </w:r>
          </w:p>
        </w:tc>
        <w:tc>
          <w:tcPr>
            <w:tcW w:w="851" w:type="dxa"/>
            <w:tcBorders>
              <w:top w:val="single" w:sz="4" w:space="0" w:color="auto"/>
              <w:left w:val="nil"/>
              <w:bottom w:val="single" w:sz="4" w:space="0" w:color="auto"/>
              <w:right w:val="single" w:sz="4" w:space="0" w:color="auto"/>
            </w:tcBorders>
            <w:vAlign w:val="center"/>
          </w:tcPr>
          <w:p w14:paraId="24CF22D7"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39784B20"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56E6ED3B"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7427CBC5" w14:textId="77777777" w:rsidR="00B97356" w:rsidRDefault="00B97356" w:rsidP="00F36554">
            <w:pPr>
              <w:jc w:val="left"/>
              <w:rPr>
                <w:rFonts w:ascii="宋体" w:hAnsi="宋体"/>
                <w:color w:val="000000"/>
                <w:kern w:val="0"/>
              </w:rPr>
            </w:pPr>
            <w:r>
              <w:rPr>
                <w:rFonts w:ascii="宋体" w:hAnsi="宋体" w:hint="eastAsia"/>
                <w:color w:val="000000"/>
                <w:kern w:val="0"/>
              </w:rPr>
              <w:t>货物状态跟踪</w:t>
            </w:r>
          </w:p>
        </w:tc>
        <w:tc>
          <w:tcPr>
            <w:tcW w:w="937" w:type="dxa"/>
            <w:tcBorders>
              <w:top w:val="single" w:sz="4" w:space="0" w:color="auto"/>
              <w:left w:val="nil"/>
              <w:bottom w:val="single" w:sz="4" w:space="0" w:color="auto"/>
              <w:right w:val="single" w:sz="4" w:space="0" w:color="auto"/>
            </w:tcBorders>
            <w:vAlign w:val="center"/>
          </w:tcPr>
          <w:p w14:paraId="35C12E84" w14:textId="77777777" w:rsidR="00B97356" w:rsidRDefault="00B97356" w:rsidP="00F36554">
            <w:pPr>
              <w:jc w:val="left"/>
              <w:rPr>
                <w:rFonts w:ascii="宋体" w:hAnsi="宋体"/>
                <w:color w:val="000000"/>
                <w:kern w:val="0"/>
              </w:rPr>
            </w:pPr>
          </w:p>
        </w:tc>
      </w:tr>
      <w:tr w:rsidR="00B97356" w14:paraId="339ADA9B"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72A8E2C3"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54104302"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0EE77A6C"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61503AC7" w14:textId="77777777" w:rsidR="00B97356" w:rsidRDefault="00B97356" w:rsidP="00F36554">
            <w:pPr>
              <w:jc w:val="left"/>
              <w:rPr>
                <w:rFonts w:ascii="宋体" w:hAnsi="宋体"/>
                <w:color w:val="000000"/>
                <w:kern w:val="0"/>
              </w:rPr>
            </w:pPr>
            <w:r>
              <w:rPr>
                <w:rFonts w:ascii="宋体" w:hAnsi="宋体" w:hint="eastAsia"/>
                <w:color w:val="000000"/>
                <w:kern w:val="0"/>
              </w:rPr>
              <w:t>9</w:t>
            </w:r>
          </w:p>
        </w:tc>
        <w:tc>
          <w:tcPr>
            <w:tcW w:w="851" w:type="dxa"/>
            <w:tcBorders>
              <w:top w:val="single" w:sz="4" w:space="0" w:color="auto"/>
              <w:left w:val="nil"/>
              <w:bottom w:val="single" w:sz="4" w:space="0" w:color="auto"/>
              <w:right w:val="single" w:sz="4" w:space="0" w:color="auto"/>
            </w:tcBorders>
            <w:vAlign w:val="center"/>
          </w:tcPr>
          <w:p w14:paraId="5DEBD150"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3AC9CEEB"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6B13D394"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72A8B62B" w14:textId="77777777" w:rsidR="00B97356" w:rsidRDefault="00B97356" w:rsidP="00F36554">
            <w:pPr>
              <w:jc w:val="left"/>
              <w:rPr>
                <w:rFonts w:ascii="宋体" w:hAnsi="宋体"/>
                <w:color w:val="000000"/>
                <w:kern w:val="0"/>
              </w:rPr>
            </w:pPr>
          </w:p>
        </w:tc>
        <w:tc>
          <w:tcPr>
            <w:tcW w:w="937" w:type="dxa"/>
            <w:tcBorders>
              <w:top w:val="single" w:sz="4" w:space="0" w:color="auto"/>
              <w:left w:val="nil"/>
              <w:bottom w:val="single" w:sz="4" w:space="0" w:color="auto"/>
              <w:right w:val="single" w:sz="4" w:space="0" w:color="auto"/>
            </w:tcBorders>
            <w:vAlign w:val="center"/>
          </w:tcPr>
          <w:p w14:paraId="4D6194EB" w14:textId="77777777" w:rsidR="00B97356" w:rsidRDefault="00B97356" w:rsidP="00F36554">
            <w:pPr>
              <w:jc w:val="left"/>
              <w:rPr>
                <w:rFonts w:ascii="宋体" w:hAnsi="宋体"/>
                <w:color w:val="000000"/>
                <w:kern w:val="0"/>
              </w:rPr>
            </w:pPr>
          </w:p>
        </w:tc>
      </w:tr>
      <w:tr w:rsidR="00B97356" w14:paraId="6EB4B539"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56C140FA"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4EE69A66" w14:textId="77777777" w:rsidR="00B97356" w:rsidRDefault="00B97356" w:rsidP="00F36554">
            <w:pPr>
              <w:jc w:val="left"/>
              <w:rPr>
                <w:rFonts w:ascii="宋体" w:hAnsi="宋体"/>
                <w:color w:val="000000"/>
                <w:kern w:val="0"/>
              </w:rPr>
            </w:pPr>
            <w:r>
              <w:rPr>
                <w:rFonts w:hint="eastAsia"/>
              </w:rPr>
              <w:t>PushTool</w:t>
            </w:r>
          </w:p>
        </w:tc>
        <w:tc>
          <w:tcPr>
            <w:tcW w:w="936" w:type="dxa"/>
            <w:tcBorders>
              <w:top w:val="single" w:sz="4" w:space="0" w:color="auto"/>
              <w:left w:val="nil"/>
              <w:bottom w:val="single" w:sz="4" w:space="0" w:color="auto"/>
              <w:right w:val="single" w:sz="4" w:space="0" w:color="auto"/>
            </w:tcBorders>
            <w:vAlign w:val="center"/>
          </w:tcPr>
          <w:p w14:paraId="7FBE2440"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3C81AC5A" w14:textId="77777777" w:rsidR="00B97356" w:rsidRDefault="00B97356" w:rsidP="00F36554">
            <w:pPr>
              <w:jc w:val="left"/>
              <w:rPr>
                <w:rFonts w:ascii="宋体" w:hAnsi="宋体"/>
                <w:color w:val="000000"/>
                <w:kern w:val="0"/>
              </w:rPr>
            </w:pPr>
            <w:r>
              <w:rPr>
                <w:rFonts w:ascii="宋体" w:hAnsi="宋体" w:hint="eastAsia"/>
                <w:color w:val="000000"/>
                <w:kern w:val="0"/>
              </w:rPr>
              <w:t>1</w:t>
            </w:r>
          </w:p>
        </w:tc>
        <w:tc>
          <w:tcPr>
            <w:tcW w:w="851" w:type="dxa"/>
            <w:tcBorders>
              <w:top w:val="single" w:sz="4" w:space="0" w:color="auto"/>
              <w:left w:val="nil"/>
              <w:bottom w:val="single" w:sz="4" w:space="0" w:color="auto"/>
              <w:right w:val="single" w:sz="4" w:space="0" w:color="auto"/>
            </w:tcBorders>
            <w:vAlign w:val="center"/>
          </w:tcPr>
          <w:p w14:paraId="55BDD156"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6E14A582"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291E6131"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0D835D1C" w14:textId="77777777" w:rsidR="00B97356" w:rsidRDefault="00B97356" w:rsidP="00F36554">
            <w:pPr>
              <w:jc w:val="left"/>
              <w:rPr>
                <w:rFonts w:ascii="宋体" w:hAnsi="宋体"/>
                <w:color w:val="000000"/>
                <w:kern w:val="0"/>
              </w:rPr>
            </w:pPr>
            <w:r>
              <w:rPr>
                <w:rFonts w:ascii="宋体" w:hAnsi="宋体" w:hint="eastAsia"/>
                <w:color w:val="000000"/>
                <w:kern w:val="0"/>
              </w:rPr>
              <w:t>常用工具</w:t>
            </w:r>
          </w:p>
        </w:tc>
        <w:tc>
          <w:tcPr>
            <w:tcW w:w="937" w:type="dxa"/>
            <w:tcBorders>
              <w:top w:val="single" w:sz="4" w:space="0" w:color="auto"/>
              <w:left w:val="nil"/>
              <w:bottom w:val="single" w:sz="4" w:space="0" w:color="auto"/>
              <w:right w:val="single" w:sz="4" w:space="0" w:color="auto"/>
            </w:tcBorders>
            <w:vAlign w:val="center"/>
          </w:tcPr>
          <w:p w14:paraId="0397B984" w14:textId="77777777" w:rsidR="00B97356" w:rsidRDefault="00B97356" w:rsidP="00F36554">
            <w:pPr>
              <w:jc w:val="left"/>
              <w:rPr>
                <w:rFonts w:ascii="宋体" w:hAnsi="宋体"/>
                <w:color w:val="000000"/>
                <w:kern w:val="0"/>
              </w:rPr>
            </w:pPr>
          </w:p>
        </w:tc>
      </w:tr>
      <w:tr w:rsidR="00B97356" w14:paraId="7D621A28"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2599355C"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01A0C266" w14:textId="77777777" w:rsidR="00B97356" w:rsidRDefault="00B97356" w:rsidP="00F36554">
            <w:pPr>
              <w:jc w:val="left"/>
              <w:rPr>
                <w:rFonts w:ascii="宋体" w:hAnsi="宋体"/>
                <w:color w:val="000000"/>
                <w:kern w:val="0"/>
              </w:rPr>
            </w:pPr>
            <w:r>
              <w:rPr>
                <w:rFonts w:hint="eastAsia"/>
              </w:rPr>
              <w:t>PushTool</w:t>
            </w:r>
          </w:p>
        </w:tc>
        <w:tc>
          <w:tcPr>
            <w:tcW w:w="936" w:type="dxa"/>
            <w:tcBorders>
              <w:top w:val="single" w:sz="4" w:space="0" w:color="auto"/>
              <w:left w:val="nil"/>
              <w:bottom w:val="single" w:sz="4" w:space="0" w:color="auto"/>
              <w:right w:val="single" w:sz="4" w:space="0" w:color="auto"/>
            </w:tcBorders>
            <w:vAlign w:val="center"/>
          </w:tcPr>
          <w:p w14:paraId="0F4E6A78"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4E5745E6" w14:textId="77777777" w:rsidR="00B97356" w:rsidRDefault="00B97356" w:rsidP="00F36554">
            <w:pPr>
              <w:jc w:val="left"/>
              <w:rPr>
                <w:rFonts w:ascii="宋体" w:hAnsi="宋体"/>
                <w:color w:val="000000"/>
                <w:kern w:val="0"/>
              </w:rPr>
            </w:pPr>
            <w:r>
              <w:rPr>
                <w:rFonts w:ascii="宋体" w:hAnsi="宋体" w:hint="eastAsia"/>
                <w:color w:val="000000"/>
                <w:kern w:val="0"/>
              </w:rPr>
              <w:t>2</w:t>
            </w:r>
          </w:p>
        </w:tc>
        <w:tc>
          <w:tcPr>
            <w:tcW w:w="851" w:type="dxa"/>
            <w:tcBorders>
              <w:top w:val="single" w:sz="4" w:space="0" w:color="auto"/>
              <w:left w:val="nil"/>
              <w:bottom w:val="single" w:sz="4" w:space="0" w:color="auto"/>
              <w:right w:val="single" w:sz="4" w:space="0" w:color="auto"/>
            </w:tcBorders>
            <w:vAlign w:val="center"/>
          </w:tcPr>
          <w:p w14:paraId="052178C4"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702297B8"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7A236799"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3B4A5F3B" w14:textId="77777777" w:rsidR="00B97356" w:rsidRDefault="00B97356" w:rsidP="00F36554">
            <w:pPr>
              <w:jc w:val="left"/>
              <w:rPr>
                <w:rFonts w:ascii="宋体" w:hAnsi="宋体"/>
                <w:color w:val="000000"/>
                <w:kern w:val="0"/>
              </w:rPr>
            </w:pPr>
            <w:r>
              <w:rPr>
                <w:rFonts w:ascii="宋体" w:hAnsi="宋体" w:hint="eastAsia"/>
                <w:color w:val="000000"/>
                <w:kern w:val="0"/>
              </w:rPr>
              <w:t>联系客服</w:t>
            </w:r>
          </w:p>
        </w:tc>
        <w:tc>
          <w:tcPr>
            <w:tcW w:w="937" w:type="dxa"/>
            <w:tcBorders>
              <w:top w:val="single" w:sz="4" w:space="0" w:color="auto"/>
              <w:left w:val="nil"/>
              <w:bottom w:val="single" w:sz="4" w:space="0" w:color="auto"/>
              <w:right w:val="single" w:sz="4" w:space="0" w:color="auto"/>
            </w:tcBorders>
            <w:vAlign w:val="center"/>
          </w:tcPr>
          <w:p w14:paraId="2F341DA5" w14:textId="77777777" w:rsidR="00B97356" w:rsidRDefault="00B97356" w:rsidP="00F36554">
            <w:pPr>
              <w:jc w:val="left"/>
              <w:rPr>
                <w:rFonts w:ascii="宋体" w:hAnsi="宋体"/>
                <w:color w:val="000000"/>
                <w:kern w:val="0"/>
              </w:rPr>
            </w:pPr>
          </w:p>
        </w:tc>
      </w:tr>
      <w:tr w:rsidR="00B97356" w14:paraId="3996FBBB"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37925ADB"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04B453D0" w14:textId="77777777" w:rsidR="00B97356" w:rsidRDefault="00B97356" w:rsidP="00F36554">
            <w:pPr>
              <w:jc w:val="left"/>
              <w:rPr>
                <w:rFonts w:ascii="宋体" w:hAnsi="宋体"/>
                <w:color w:val="000000"/>
                <w:kern w:val="0"/>
              </w:rPr>
            </w:pPr>
            <w:r>
              <w:rPr>
                <w:rFonts w:hint="eastAsia"/>
              </w:rPr>
              <w:t>PushTool</w:t>
            </w:r>
          </w:p>
        </w:tc>
        <w:tc>
          <w:tcPr>
            <w:tcW w:w="936" w:type="dxa"/>
            <w:tcBorders>
              <w:top w:val="single" w:sz="4" w:space="0" w:color="auto"/>
              <w:left w:val="nil"/>
              <w:bottom w:val="single" w:sz="4" w:space="0" w:color="auto"/>
              <w:right w:val="single" w:sz="4" w:space="0" w:color="auto"/>
            </w:tcBorders>
            <w:vAlign w:val="center"/>
          </w:tcPr>
          <w:p w14:paraId="14FFF448"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3A4B3DF5" w14:textId="77777777" w:rsidR="00B97356" w:rsidRDefault="00B97356" w:rsidP="00F36554">
            <w:pPr>
              <w:jc w:val="left"/>
              <w:rPr>
                <w:rFonts w:ascii="宋体" w:hAnsi="宋体"/>
                <w:color w:val="000000"/>
                <w:kern w:val="0"/>
              </w:rPr>
            </w:pPr>
            <w:r>
              <w:rPr>
                <w:rFonts w:ascii="宋体" w:hAnsi="宋体" w:hint="eastAsia"/>
                <w:color w:val="000000"/>
                <w:kern w:val="0"/>
              </w:rPr>
              <w:t>3</w:t>
            </w:r>
          </w:p>
        </w:tc>
        <w:tc>
          <w:tcPr>
            <w:tcW w:w="851" w:type="dxa"/>
            <w:tcBorders>
              <w:top w:val="single" w:sz="4" w:space="0" w:color="auto"/>
              <w:left w:val="nil"/>
              <w:bottom w:val="single" w:sz="4" w:space="0" w:color="auto"/>
              <w:right w:val="single" w:sz="4" w:space="0" w:color="auto"/>
            </w:tcBorders>
            <w:vAlign w:val="center"/>
          </w:tcPr>
          <w:p w14:paraId="7394A4A3"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287CE9BE"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5B1FE07C"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70F3D34E" w14:textId="77777777" w:rsidR="00B97356" w:rsidRDefault="00B97356" w:rsidP="00F36554">
            <w:pPr>
              <w:jc w:val="left"/>
              <w:rPr>
                <w:rFonts w:ascii="宋体" w:hAnsi="宋体"/>
                <w:color w:val="000000"/>
                <w:kern w:val="0"/>
              </w:rPr>
            </w:pPr>
            <w:r>
              <w:rPr>
                <w:rFonts w:ascii="宋体" w:hAnsi="宋体" w:hint="eastAsia"/>
                <w:color w:val="000000"/>
                <w:kern w:val="0"/>
              </w:rPr>
              <w:t>支持我们</w:t>
            </w:r>
          </w:p>
        </w:tc>
        <w:tc>
          <w:tcPr>
            <w:tcW w:w="937" w:type="dxa"/>
            <w:tcBorders>
              <w:top w:val="single" w:sz="4" w:space="0" w:color="auto"/>
              <w:left w:val="nil"/>
              <w:bottom w:val="single" w:sz="4" w:space="0" w:color="auto"/>
              <w:right w:val="single" w:sz="4" w:space="0" w:color="auto"/>
            </w:tcBorders>
            <w:vAlign w:val="center"/>
          </w:tcPr>
          <w:p w14:paraId="54FE4481" w14:textId="77777777" w:rsidR="00B97356" w:rsidRDefault="00B97356" w:rsidP="00F36554">
            <w:pPr>
              <w:jc w:val="left"/>
              <w:rPr>
                <w:rFonts w:ascii="宋体" w:hAnsi="宋体"/>
                <w:color w:val="000000"/>
                <w:kern w:val="0"/>
              </w:rPr>
            </w:pPr>
          </w:p>
        </w:tc>
      </w:tr>
      <w:tr w:rsidR="00B97356" w14:paraId="2F1FF2B4"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7043F9DD" w14:textId="77777777" w:rsidR="00B97356" w:rsidRDefault="00B97356" w:rsidP="00F36554">
            <w:pPr>
              <w:jc w:val="left"/>
              <w:rPr>
                <w:rFonts w:ascii="宋体" w:hAnsi="宋体"/>
                <w:color w:val="000000"/>
                <w:kern w:val="0"/>
              </w:rPr>
            </w:pPr>
            <w:r>
              <w:rPr>
                <w:rFonts w:hint="eastAsia"/>
              </w:rPr>
              <w:lastRenderedPageBreak/>
              <w:t xml:space="preserve">HomePage  </w:t>
            </w:r>
          </w:p>
        </w:tc>
        <w:tc>
          <w:tcPr>
            <w:tcW w:w="974" w:type="dxa"/>
            <w:tcBorders>
              <w:top w:val="single" w:sz="4" w:space="0" w:color="auto"/>
              <w:left w:val="nil"/>
              <w:bottom w:val="single" w:sz="4" w:space="0" w:color="auto"/>
              <w:right w:val="single" w:sz="4" w:space="0" w:color="auto"/>
            </w:tcBorders>
            <w:vAlign w:val="center"/>
          </w:tcPr>
          <w:p w14:paraId="7AD597AE" w14:textId="77777777" w:rsidR="00B97356" w:rsidRDefault="00B97356" w:rsidP="00F36554">
            <w:pPr>
              <w:jc w:val="left"/>
              <w:rPr>
                <w:rFonts w:ascii="宋体" w:hAnsi="宋体"/>
                <w:color w:val="000000"/>
                <w:kern w:val="0"/>
              </w:rPr>
            </w:pPr>
            <w:r>
              <w:rPr>
                <w:rFonts w:hint="eastAsia"/>
              </w:rPr>
              <w:t>PushTool</w:t>
            </w:r>
          </w:p>
        </w:tc>
        <w:tc>
          <w:tcPr>
            <w:tcW w:w="936" w:type="dxa"/>
            <w:tcBorders>
              <w:top w:val="single" w:sz="4" w:space="0" w:color="auto"/>
              <w:left w:val="nil"/>
              <w:bottom w:val="single" w:sz="4" w:space="0" w:color="auto"/>
              <w:right w:val="single" w:sz="4" w:space="0" w:color="auto"/>
            </w:tcBorders>
            <w:vAlign w:val="center"/>
          </w:tcPr>
          <w:p w14:paraId="6F28ECEA"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1015ACD8" w14:textId="77777777" w:rsidR="00B97356" w:rsidRDefault="00B97356" w:rsidP="00F36554">
            <w:pPr>
              <w:jc w:val="left"/>
              <w:rPr>
                <w:rFonts w:ascii="宋体" w:hAnsi="宋体"/>
                <w:color w:val="000000"/>
                <w:kern w:val="0"/>
              </w:rPr>
            </w:pPr>
            <w:r>
              <w:rPr>
                <w:rFonts w:ascii="宋体" w:hAnsi="宋体" w:hint="eastAsia"/>
                <w:color w:val="000000"/>
                <w:kern w:val="0"/>
              </w:rPr>
              <w:t>4</w:t>
            </w:r>
          </w:p>
        </w:tc>
        <w:tc>
          <w:tcPr>
            <w:tcW w:w="851" w:type="dxa"/>
            <w:tcBorders>
              <w:top w:val="single" w:sz="4" w:space="0" w:color="auto"/>
              <w:left w:val="nil"/>
              <w:bottom w:val="single" w:sz="4" w:space="0" w:color="auto"/>
              <w:right w:val="single" w:sz="4" w:space="0" w:color="auto"/>
            </w:tcBorders>
            <w:vAlign w:val="center"/>
          </w:tcPr>
          <w:p w14:paraId="2A949A3C"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21EDB961"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37ED7FF4"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2D527295" w14:textId="77777777" w:rsidR="00B97356" w:rsidRDefault="00B97356" w:rsidP="00F36554">
            <w:pPr>
              <w:jc w:val="left"/>
              <w:rPr>
                <w:rFonts w:ascii="宋体" w:hAnsi="宋体"/>
                <w:color w:val="000000"/>
                <w:kern w:val="0"/>
              </w:rPr>
            </w:pPr>
            <w:r>
              <w:rPr>
                <w:rFonts w:ascii="宋体" w:hAnsi="宋体" w:hint="eastAsia"/>
                <w:color w:val="000000"/>
                <w:kern w:val="0"/>
              </w:rPr>
              <w:t>关注我们</w:t>
            </w:r>
          </w:p>
        </w:tc>
        <w:tc>
          <w:tcPr>
            <w:tcW w:w="937" w:type="dxa"/>
            <w:tcBorders>
              <w:top w:val="single" w:sz="4" w:space="0" w:color="auto"/>
              <w:left w:val="nil"/>
              <w:bottom w:val="single" w:sz="4" w:space="0" w:color="auto"/>
              <w:right w:val="single" w:sz="4" w:space="0" w:color="auto"/>
            </w:tcBorders>
            <w:vAlign w:val="center"/>
          </w:tcPr>
          <w:p w14:paraId="4F0287C8" w14:textId="77777777" w:rsidR="00B97356" w:rsidRDefault="00B97356" w:rsidP="00F36554">
            <w:pPr>
              <w:jc w:val="left"/>
              <w:rPr>
                <w:rFonts w:ascii="宋体" w:hAnsi="宋体"/>
                <w:color w:val="000000"/>
                <w:kern w:val="0"/>
              </w:rPr>
            </w:pPr>
          </w:p>
        </w:tc>
      </w:tr>
    </w:tbl>
    <w:p w14:paraId="77AE9E35" w14:textId="77777777" w:rsidR="00B97356" w:rsidRDefault="00B97356" w:rsidP="00B97356">
      <w:pPr>
        <w:pStyle w:val="3"/>
        <w:ind w:left="481" w:right="180"/>
      </w:pPr>
      <w:r>
        <w:rPr>
          <w:rFonts w:hint="eastAsia"/>
        </w:rPr>
        <w:t>应用范围</w:t>
      </w:r>
    </w:p>
    <w:p w14:paraId="00F847A7" w14:textId="77777777" w:rsidR="00B97356" w:rsidRDefault="00B97356" w:rsidP="00B97356">
      <w:r>
        <w:rPr>
          <w:rFonts w:hint="eastAsia"/>
        </w:rPr>
        <w:t>磁贴的效果需要在两个位置应用，一个是登录之前的的网站主页，一个是登录之后的用户主页。两个主页都需要实现磁贴的效果。</w:t>
      </w:r>
    </w:p>
    <w:p w14:paraId="4FE17076" w14:textId="77777777" w:rsidR="00B97356" w:rsidRDefault="00B97356" w:rsidP="00B97356">
      <w:pPr>
        <w:pStyle w:val="2"/>
        <w:ind w:right="180"/>
      </w:pPr>
      <w:r>
        <w:rPr>
          <w:rFonts w:hint="eastAsia"/>
        </w:rPr>
        <w:t>箱动态查询</w:t>
      </w:r>
    </w:p>
    <w:p w14:paraId="16A451D0" w14:textId="77777777" w:rsidR="00B97356" w:rsidRDefault="00B97356" w:rsidP="00B97356">
      <w:pPr>
        <w:pStyle w:val="3"/>
        <w:ind w:left="481" w:right="180"/>
      </w:pPr>
      <w:r>
        <w:rPr>
          <w:rFonts w:hint="eastAsia"/>
        </w:rPr>
        <w:t>需求说明</w:t>
      </w:r>
    </w:p>
    <w:p w14:paraId="38E34991" w14:textId="77777777" w:rsidR="00B97356" w:rsidRDefault="00B97356" w:rsidP="00B97356">
      <w:r>
        <w:rPr>
          <w:rFonts w:hint="eastAsia"/>
        </w:rPr>
        <w:t>迁移原有的</w:t>
      </w:r>
      <w:hyperlink r:id="rId72" w:history="1">
        <w:r>
          <w:rPr>
            <w:rStyle w:val="af1"/>
          </w:rPr>
          <w:t>http://cmclink.com/Search/Default.aspx</w:t>
        </w:r>
      </w:hyperlink>
      <w:r>
        <w:rPr>
          <w:rFonts w:hint="eastAsia"/>
        </w:rPr>
        <w:t>页面中的箱信息查询功能。</w:t>
      </w:r>
    </w:p>
    <w:p w14:paraId="028A1194" w14:textId="77777777" w:rsidR="00B97356" w:rsidRDefault="00B97356" w:rsidP="00B97356">
      <w:pPr>
        <w:pStyle w:val="3"/>
        <w:ind w:left="481" w:right="180"/>
      </w:pPr>
      <w:r>
        <w:rPr>
          <w:rFonts w:hint="eastAsia"/>
        </w:rPr>
        <w:t>查询条件</w:t>
      </w:r>
    </w:p>
    <w:p w14:paraId="05D0FC56" w14:textId="77777777" w:rsidR="00B97356" w:rsidRDefault="00B97356" w:rsidP="00B97356">
      <w:r>
        <w:rPr>
          <w:noProof/>
        </w:rPr>
        <w:drawing>
          <wp:inline distT="0" distB="0" distL="0" distR="0" wp14:anchorId="59B87DDB" wp14:editId="15C117C6">
            <wp:extent cx="2117090" cy="1306195"/>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17090" cy="1306195"/>
                    </a:xfrm>
                    <a:prstGeom prst="rect">
                      <a:avLst/>
                    </a:prstGeom>
                    <a:noFill/>
                    <a:ln>
                      <a:noFill/>
                    </a:ln>
                  </pic:spPr>
                </pic:pic>
              </a:graphicData>
            </a:graphic>
          </wp:inline>
        </w:drawing>
      </w:r>
    </w:p>
    <w:p w14:paraId="3D6D311B" w14:textId="77777777" w:rsidR="00B97356" w:rsidRDefault="00B97356" w:rsidP="00B97356">
      <w:pPr>
        <w:numPr>
          <w:ilvl w:val="0"/>
          <w:numId w:val="68"/>
        </w:numPr>
        <w:ind w:left="360" w:hanging="360"/>
      </w:pPr>
      <w:r>
        <w:rPr>
          <w:rFonts w:hint="eastAsia"/>
        </w:rPr>
        <w:t>原型中的货物追踪只有一个查询条件，在编码时需要调整为“箱号”。即在主页中只有一个查询条件框的，仅支持箱号条件查询，不支持</w:t>
      </w:r>
      <w:r>
        <w:rPr>
          <w:rFonts w:hint="eastAsia"/>
        </w:rPr>
        <w:t>BK NO</w:t>
      </w:r>
      <w:r>
        <w:rPr>
          <w:rFonts w:hint="eastAsia"/>
        </w:rPr>
        <w:t>号查询。</w:t>
      </w:r>
    </w:p>
    <w:p w14:paraId="2101BCAE" w14:textId="77777777" w:rsidR="00B97356" w:rsidRDefault="00B97356" w:rsidP="00B97356">
      <w:pPr>
        <w:numPr>
          <w:ilvl w:val="0"/>
          <w:numId w:val="68"/>
        </w:numPr>
        <w:ind w:left="360" w:hanging="360"/>
      </w:pPr>
      <w:r>
        <w:rPr>
          <w:rFonts w:hint="eastAsia"/>
        </w:rPr>
        <w:t>点击查询之后</w:t>
      </w:r>
      <w:r>
        <w:rPr>
          <w:rFonts w:hint="eastAsia"/>
        </w:rPr>
        <w:t xml:space="preserve"> </w:t>
      </w:r>
      <w:r>
        <w:rPr>
          <w:rFonts w:hint="eastAsia"/>
          <w:b/>
        </w:rPr>
        <w:t>跳转到新页面</w:t>
      </w:r>
      <w:r>
        <w:rPr>
          <w:rFonts w:hint="eastAsia"/>
        </w:rPr>
        <w:t>“查询结果页面”，这个页面暂时没有原型，请参考鹏腾网的查询结果页面编码，不需要复杂样式的修饰，白板页面即可。编码完成之后交给</w:t>
      </w:r>
      <w:r>
        <w:rPr>
          <w:rFonts w:hint="eastAsia"/>
        </w:rPr>
        <w:t>UI</w:t>
      </w:r>
      <w:r>
        <w:rPr>
          <w:rFonts w:hint="eastAsia"/>
        </w:rPr>
        <w:t>修饰。</w:t>
      </w:r>
    </w:p>
    <w:p w14:paraId="5AB02EA2" w14:textId="77777777" w:rsidR="00B97356" w:rsidRDefault="00B97356" w:rsidP="00B97356">
      <w:r>
        <w:rPr>
          <w:noProof/>
        </w:rPr>
        <w:drawing>
          <wp:inline distT="0" distB="0" distL="0" distR="0" wp14:anchorId="2BB9B8E9" wp14:editId="0EF77C0B">
            <wp:extent cx="5486400" cy="29229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2922905"/>
                    </a:xfrm>
                    <a:prstGeom prst="rect">
                      <a:avLst/>
                    </a:prstGeom>
                    <a:noFill/>
                    <a:ln>
                      <a:noFill/>
                    </a:ln>
                  </pic:spPr>
                </pic:pic>
              </a:graphicData>
            </a:graphic>
          </wp:inline>
        </w:drawing>
      </w:r>
    </w:p>
    <w:p w14:paraId="33F9EB5F" w14:textId="77777777" w:rsidR="00B97356" w:rsidRDefault="00B97356" w:rsidP="00B97356"/>
    <w:p w14:paraId="15C77248" w14:textId="77777777" w:rsidR="00B97356" w:rsidRDefault="00B97356" w:rsidP="00B97356">
      <w:pPr>
        <w:pStyle w:val="2"/>
        <w:ind w:right="180"/>
      </w:pPr>
      <w:r>
        <w:rPr>
          <w:rFonts w:hint="eastAsia"/>
        </w:rPr>
        <w:t>用户密码找回（网站）</w:t>
      </w:r>
    </w:p>
    <w:p w14:paraId="1F77F4AC" w14:textId="77777777" w:rsidR="00B97356" w:rsidRDefault="00B97356" w:rsidP="00B97356">
      <w:pPr>
        <w:pStyle w:val="3"/>
        <w:ind w:left="481" w:right="180"/>
      </w:pPr>
      <w:r>
        <w:rPr>
          <w:rFonts w:hint="eastAsia"/>
        </w:rPr>
        <w:t>需求说明</w:t>
      </w:r>
    </w:p>
    <w:p w14:paraId="57F22D05" w14:textId="77777777" w:rsidR="00B97356" w:rsidRDefault="00B97356" w:rsidP="00B97356">
      <w:r>
        <w:rPr>
          <w:rFonts w:hint="eastAsia"/>
        </w:rPr>
        <w:t>用户在忘记密码时，通过网站找回密码页面三种方式“用户名找回”、“</w:t>
      </w:r>
      <w:r>
        <w:rPr>
          <w:rFonts w:hint="eastAsia"/>
        </w:rPr>
        <w:t>EMAIL</w:t>
      </w:r>
      <w:r>
        <w:rPr>
          <w:rFonts w:hint="eastAsia"/>
        </w:rPr>
        <w:t>找回”、“手机号找回”找回自己密码，目前需求提出一期实现“用户名找回”、“</w:t>
      </w:r>
      <w:r>
        <w:rPr>
          <w:rFonts w:hint="eastAsia"/>
        </w:rPr>
        <w:t>EMAIL</w:t>
      </w:r>
      <w:r>
        <w:rPr>
          <w:rFonts w:hint="eastAsia"/>
        </w:rPr>
        <w:t>找回”功能。</w:t>
      </w:r>
    </w:p>
    <w:p w14:paraId="00B5FE0C" w14:textId="77777777" w:rsidR="00B97356" w:rsidRDefault="00B97356" w:rsidP="00B97356">
      <w:r>
        <w:rPr>
          <w:rFonts w:ascii="Arial" w:hAnsi="Arial" w:hint="eastAsia"/>
        </w:rPr>
        <w:t>【非功能需求】除用户自身可修改密码外，授权用户只能初始化其它用户密码并发到预留邮箱或手机上</w:t>
      </w:r>
    </w:p>
    <w:p w14:paraId="60DFD50B" w14:textId="77777777" w:rsidR="00B97356" w:rsidRDefault="00B97356" w:rsidP="00B97356">
      <w:pPr>
        <w:pStyle w:val="3"/>
        <w:ind w:left="481" w:right="180"/>
      </w:pPr>
      <w:r>
        <w:rPr>
          <w:rFonts w:hint="eastAsia"/>
        </w:rPr>
        <w:lastRenderedPageBreak/>
        <w:t>功能说明</w:t>
      </w:r>
    </w:p>
    <w:p w14:paraId="05FCFA2A" w14:textId="77777777" w:rsidR="00B97356" w:rsidRDefault="00B97356" w:rsidP="00B97356">
      <w:r>
        <w:rPr>
          <w:rFonts w:hint="eastAsia"/>
        </w:rPr>
        <w:t>向用户填写的</w:t>
      </w:r>
      <w:r>
        <w:rPr>
          <w:rFonts w:hint="eastAsia"/>
        </w:rPr>
        <w:t>Email</w:t>
      </w:r>
      <w:r>
        <w:rPr>
          <w:rFonts w:hint="eastAsia"/>
        </w:rPr>
        <w:t>地址发送重置密码邮件，邮件内容包含了重置密码地址，用户通过该地址进入修改密码页面完成操作。</w:t>
      </w:r>
    </w:p>
    <w:p w14:paraId="5515E32A" w14:textId="77777777" w:rsidR="00B97356" w:rsidRDefault="00B97356" w:rsidP="00B97356">
      <w:pPr>
        <w:pStyle w:val="3"/>
        <w:ind w:left="481" w:right="180"/>
      </w:pPr>
      <w:r>
        <w:rPr>
          <w:rFonts w:hint="eastAsia"/>
        </w:rPr>
        <w:t>菜单</w:t>
      </w:r>
    </w:p>
    <w:p w14:paraId="43B8AE28" w14:textId="77777777" w:rsidR="00B97356" w:rsidRDefault="00B97356" w:rsidP="00B97356">
      <w:r>
        <w:rPr>
          <w:rFonts w:hint="eastAsia"/>
        </w:rPr>
        <w:t>网站首页</w:t>
      </w:r>
      <w:r>
        <w:rPr>
          <w:rFonts w:hint="eastAsia"/>
        </w:rPr>
        <w:t xml:space="preserve"> &gt;&gt; </w:t>
      </w:r>
      <w:r>
        <w:rPr>
          <w:rFonts w:hint="eastAsia"/>
        </w:rPr>
        <w:t>登录框</w:t>
      </w:r>
      <w:r>
        <w:rPr>
          <w:rFonts w:hint="eastAsia"/>
        </w:rPr>
        <w:t xml:space="preserve"> &gt;&gt; </w:t>
      </w:r>
      <w:r>
        <w:rPr>
          <w:rFonts w:hint="eastAsia"/>
        </w:rPr>
        <w:t>忘记密码</w:t>
      </w:r>
      <w:r>
        <w:rPr>
          <w:rFonts w:hint="eastAsia"/>
        </w:rPr>
        <w:t>?</w:t>
      </w:r>
    </w:p>
    <w:p w14:paraId="1EFDFD97" w14:textId="77777777" w:rsidR="00B97356" w:rsidRDefault="00B97356" w:rsidP="00B97356">
      <w:pPr>
        <w:pStyle w:val="3"/>
        <w:ind w:left="481" w:right="180"/>
      </w:pPr>
      <w:r>
        <w:rPr>
          <w:rFonts w:hint="eastAsia"/>
        </w:rPr>
        <w:t>数据库变更</w:t>
      </w:r>
    </w:p>
    <w:p w14:paraId="10F64128" w14:textId="77777777" w:rsidR="00B97356" w:rsidRDefault="00B97356" w:rsidP="00B97356">
      <w:pPr>
        <w:ind w:firstLine="420"/>
      </w:pPr>
      <w:r>
        <w:rPr>
          <w:rFonts w:hint="eastAsia"/>
        </w:rPr>
        <w:t>TUSER&lt;</w:t>
      </w:r>
      <w:r>
        <w:rPr>
          <w:rFonts w:hint="eastAsia"/>
        </w:rPr>
        <w:t>用户账户表</w:t>
      </w:r>
      <w:r>
        <w:rPr>
          <w:rFonts w:hint="eastAsia"/>
        </w:rPr>
        <w:t>&gt;</w:t>
      </w:r>
    </w:p>
    <w:p w14:paraId="522E50F4" w14:textId="77777777" w:rsidR="00B97356" w:rsidRDefault="00B97356" w:rsidP="00B97356">
      <w:pPr>
        <w:ind w:firstLine="420"/>
      </w:pPr>
      <w:r>
        <w:rPr>
          <w:rFonts w:hint="eastAsia"/>
        </w:rPr>
        <w:t>TUSERCOMP&lt;</w:t>
      </w:r>
      <w:r>
        <w:rPr>
          <w:rFonts w:hint="eastAsia"/>
        </w:rPr>
        <w:t>账户公司关联</w:t>
      </w:r>
      <w:r>
        <w:rPr>
          <w:rFonts w:hint="eastAsia"/>
        </w:rPr>
        <w:t>&gt;</w:t>
      </w:r>
    </w:p>
    <w:p w14:paraId="55E48E09" w14:textId="77777777" w:rsidR="00B97356" w:rsidRDefault="00B97356" w:rsidP="00B97356">
      <w:pPr>
        <w:pStyle w:val="3"/>
        <w:ind w:left="481" w:right="180"/>
      </w:pPr>
      <w:r>
        <w:rPr>
          <w:rFonts w:hint="eastAsia"/>
        </w:rPr>
        <w:t>功能实现</w:t>
      </w:r>
    </w:p>
    <w:p w14:paraId="3C29D09A" w14:textId="77777777" w:rsidR="00B97356" w:rsidRDefault="00B97356" w:rsidP="00B97356">
      <w:pPr>
        <w:pStyle w:val="4"/>
        <w:tabs>
          <w:tab w:val="clear" w:pos="864"/>
        </w:tabs>
        <w:ind w:right="180"/>
      </w:pPr>
      <w:r>
        <w:rPr>
          <w:rFonts w:hint="eastAsia"/>
        </w:rPr>
        <w:t>用户名找回</w:t>
      </w:r>
    </w:p>
    <w:p w14:paraId="2B347BEA" w14:textId="77777777" w:rsidR="00B97356" w:rsidRDefault="00B97356" w:rsidP="00B97356">
      <w:pPr>
        <w:jc w:val="center"/>
      </w:pPr>
      <w:r>
        <w:rPr>
          <w:noProof/>
        </w:rPr>
        <w:drawing>
          <wp:inline distT="0" distB="0" distL="0" distR="0" wp14:anchorId="475E6AB7" wp14:editId="0C30DB94">
            <wp:extent cx="4152900" cy="1866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52900" cy="1866900"/>
                    </a:xfrm>
                    <a:prstGeom prst="rect">
                      <a:avLst/>
                    </a:prstGeom>
                    <a:noFill/>
                    <a:ln>
                      <a:noFill/>
                    </a:ln>
                  </pic:spPr>
                </pic:pic>
              </a:graphicData>
            </a:graphic>
          </wp:inline>
        </w:drawing>
      </w:r>
    </w:p>
    <w:p w14:paraId="17827CED" w14:textId="77777777" w:rsidR="00B97356" w:rsidRDefault="00B97356" w:rsidP="00B97356">
      <w:pPr>
        <w:jc w:val="center"/>
      </w:pPr>
      <w:r>
        <w:rPr>
          <w:rFonts w:hint="eastAsia"/>
        </w:rPr>
        <w:t>PS:</w:t>
      </w:r>
      <w:r>
        <w:rPr>
          <w:rFonts w:hint="eastAsia"/>
        </w:rPr>
        <w:t>需求文档中的操作页面</w:t>
      </w:r>
    </w:p>
    <w:p w14:paraId="03FF5D6D" w14:textId="77777777" w:rsidR="00B97356" w:rsidRDefault="00B97356" w:rsidP="00B97356">
      <w:r>
        <w:rPr>
          <w:rFonts w:hint="eastAsia"/>
        </w:rPr>
        <w:t>注：验证码功能实现参考</w:t>
      </w:r>
      <w:r>
        <w:rPr>
          <w:rFonts w:hint="eastAsia"/>
        </w:rPr>
        <w:t>EIR</w:t>
      </w:r>
      <w:r>
        <w:rPr>
          <w:rFonts w:hint="eastAsia"/>
        </w:rPr>
        <w:t>系统</w:t>
      </w:r>
    </w:p>
    <w:p w14:paraId="76AFE374" w14:textId="77777777" w:rsidR="00B97356" w:rsidRDefault="00B97356" w:rsidP="00B97356"/>
    <w:p w14:paraId="54B5D692" w14:textId="77777777" w:rsidR="00B97356" w:rsidRDefault="00B97356" w:rsidP="00B97356">
      <w:r>
        <w:rPr>
          <w:rFonts w:hint="eastAsia"/>
        </w:rPr>
        <w:t>选择“通过</w:t>
      </w:r>
      <w:r>
        <w:rPr>
          <w:rFonts w:hint="eastAsia"/>
          <w:highlight w:val="yellow"/>
        </w:rPr>
        <w:t>用户名</w:t>
      </w:r>
      <w:r>
        <w:rPr>
          <w:rFonts w:hint="eastAsia"/>
        </w:rPr>
        <w:t>找回”方式</w:t>
      </w:r>
    </w:p>
    <w:p w14:paraId="5EF57B93" w14:textId="77777777" w:rsidR="00B97356" w:rsidRDefault="00B97356" w:rsidP="00B97356">
      <w:r>
        <w:rPr>
          <w:rFonts w:hint="eastAsia"/>
        </w:rPr>
        <w:t>传入用户输入的“账户”</w:t>
      </w:r>
      <w:r>
        <w:rPr>
          <w:rFonts w:hint="eastAsia"/>
        </w:rPr>
        <w:t>= userName</w:t>
      </w:r>
      <w:r>
        <w:rPr>
          <w:rFonts w:hint="eastAsia"/>
        </w:rPr>
        <w:t>调用</w:t>
      </w:r>
      <w:r>
        <w:rPr>
          <w:rFonts w:hint="eastAsia"/>
          <w:highlight w:val="yellow"/>
        </w:rPr>
        <w:t>IOMTUser</w:t>
      </w:r>
      <w:r>
        <w:rPr>
          <w:rFonts w:hint="eastAsia"/>
          <w:highlight w:val="yellow"/>
        </w:rPr>
        <w:t>：</w:t>
      </w:r>
      <w:r>
        <w:rPr>
          <w:rFonts w:hint="eastAsia"/>
          <w:highlight w:val="yellow"/>
        </w:rPr>
        <w:t>ResetPasswordByUserName</w:t>
      </w:r>
    </w:p>
    <w:p w14:paraId="0A929CC2" w14:textId="77777777" w:rsidR="00B97356" w:rsidRDefault="00B97356" w:rsidP="00B97356"/>
    <w:p w14:paraId="35947699" w14:textId="77777777" w:rsidR="00B97356" w:rsidRDefault="00B97356" w:rsidP="00B97356">
      <w:r>
        <w:rPr>
          <w:rFonts w:hint="eastAsia"/>
        </w:rPr>
        <w:t>成功则跳转至“操作提示页面”提示：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97356" w14:paraId="50AC5422" w14:textId="77777777" w:rsidTr="00F36554">
        <w:tc>
          <w:tcPr>
            <w:tcW w:w="8522" w:type="dxa"/>
          </w:tcPr>
          <w:p w14:paraId="1B96A74C" w14:textId="77777777" w:rsidR="00B97356" w:rsidRDefault="00B97356" w:rsidP="00F36554">
            <w:r>
              <w:rPr>
                <w:rFonts w:hint="eastAsia"/>
              </w:rPr>
              <w:t>设置新密码链接已发送至您的邮箱</w:t>
            </w:r>
            <w:r>
              <w:rPr>
                <w:rFonts w:hint="eastAsia"/>
              </w:rPr>
              <w:t>:{email}</w:t>
            </w:r>
          </w:p>
          <w:p w14:paraId="7D9CCEAB" w14:textId="77777777" w:rsidR="00B97356" w:rsidRDefault="00B97356" w:rsidP="00F36554">
            <w:r>
              <w:rPr>
                <w:rFonts w:hint="eastAsia"/>
              </w:rPr>
              <w:t>请您在</w:t>
            </w:r>
            <w:r>
              <w:rPr>
                <w:rFonts w:hint="eastAsia"/>
              </w:rPr>
              <w:t>24</w:t>
            </w:r>
            <w:r>
              <w:rPr>
                <w:rFonts w:hint="eastAsia"/>
              </w:rPr>
              <w:t>小时内登录邮箱，按邮件中的知识完成设置新密码操作。</w:t>
            </w:r>
          </w:p>
          <w:p w14:paraId="03B181F1" w14:textId="77777777" w:rsidR="00B97356" w:rsidRDefault="00B97356" w:rsidP="00F36554"/>
          <w:p w14:paraId="4BD2ABEE" w14:textId="77777777" w:rsidR="00B97356" w:rsidRDefault="00B97356" w:rsidP="00F36554">
            <w:r>
              <w:rPr>
                <w:rFonts w:hint="eastAsia"/>
              </w:rPr>
              <w:t>另：如有返回的</w:t>
            </w:r>
            <w:r>
              <w:rPr>
                <w:rFonts w:hint="eastAsia"/>
              </w:rPr>
              <w:t>goMailUrl</w:t>
            </w:r>
            <w:r>
              <w:rPr>
                <w:rFonts w:hint="eastAsia"/>
              </w:rPr>
              <w:t>参数不为空则显示</w:t>
            </w:r>
          </w:p>
          <w:p w14:paraId="6C1A97D5" w14:textId="77777777" w:rsidR="00B97356" w:rsidRDefault="00B97356" w:rsidP="00F36554">
            <w:r>
              <w:rPr>
                <w:rFonts w:hint="eastAsia"/>
              </w:rPr>
              <w:t>“</w:t>
            </w:r>
            <w:r>
              <w:rPr>
                <w:rFonts w:hint="eastAsia"/>
                <w:b/>
              </w:rPr>
              <w:t>去邮箱收信</w:t>
            </w:r>
            <w:r>
              <w:rPr>
                <w:rFonts w:hint="eastAsia"/>
              </w:rPr>
              <w:t>”按钮，通过该按钮可跳转至邮箱网址</w:t>
            </w:r>
          </w:p>
          <w:p w14:paraId="533FC66E" w14:textId="77777777" w:rsidR="00B97356" w:rsidRDefault="00B97356" w:rsidP="00F36554">
            <w:r>
              <w:rPr>
                <w:rFonts w:hint="eastAsia"/>
              </w:rPr>
              <w:t>否则不显示。</w:t>
            </w:r>
          </w:p>
        </w:tc>
      </w:tr>
    </w:tbl>
    <w:p w14:paraId="7E2484F3" w14:textId="77777777" w:rsidR="00B97356" w:rsidRDefault="00B97356" w:rsidP="00B97356"/>
    <w:p w14:paraId="5A0D4DFF" w14:textId="77777777" w:rsidR="00B97356" w:rsidRDefault="00B97356" w:rsidP="00B97356">
      <w:r>
        <w:rPr>
          <w:rFonts w:hint="eastAsia"/>
        </w:rPr>
        <w:t>失败则在用户名文本框后面提示：发送密码重置邮件失败，</w:t>
      </w:r>
      <w:r>
        <w:rPr>
          <w:rFonts w:hint="eastAsia"/>
        </w:rPr>
        <w:t>errorMsg</w:t>
      </w:r>
    </w:p>
    <w:p w14:paraId="4B7602E2" w14:textId="77777777" w:rsidR="00B97356" w:rsidRDefault="00B97356" w:rsidP="00B97356">
      <w:pPr>
        <w:pStyle w:val="4"/>
        <w:tabs>
          <w:tab w:val="clear" w:pos="864"/>
        </w:tabs>
        <w:ind w:right="180"/>
      </w:pPr>
      <w:r>
        <w:rPr>
          <w:rFonts w:hint="eastAsia"/>
        </w:rPr>
        <w:lastRenderedPageBreak/>
        <w:t>EMAIL</w:t>
      </w:r>
      <w:r>
        <w:rPr>
          <w:rFonts w:hint="eastAsia"/>
        </w:rPr>
        <w:t>找回</w:t>
      </w:r>
    </w:p>
    <w:p w14:paraId="09596A60" w14:textId="77777777" w:rsidR="00B97356" w:rsidRDefault="00B97356" w:rsidP="00B97356">
      <w:pPr>
        <w:jc w:val="center"/>
      </w:pPr>
      <w:r>
        <w:rPr>
          <w:noProof/>
        </w:rPr>
        <w:drawing>
          <wp:inline distT="0" distB="0" distL="0" distR="0" wp14:anchorId="49648239" wp14:editId="2FE4AD29">
            <wp:extent cx="4131310" cy="18503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31310" cy="1850390"/>
                    </a:xfrm>
                    <a:prstGeom prst="rect">
                      <a:avLst/>
                    </a:prstGeom>
                    <a:noFill/>
                    <a:ln>
                      <a:noFill/>
                    </a:ln>
                  </pic:spPr>
                </pic:pic>
              </a:graphicData>
            </a:graphic>
          </wp:inline>
        </w:drawing>
      </w:r>
    </w:p>
    <w:p w14:paraId="4652A949" w14:textId="77777777" w:rsidR="00B97356" w:rsidRDefault="00B97356" w:rsidP="00B97356">
      <w:pPr>
        <w:jc w:val="center"/>
      </w:pPr>
      <w:r>
        <w:rPr>
          <w:rFonts w:hint="eastAsia"/>
        </w:rPr>
        <w:t>PS:</w:t>
      </w:r>
      <w:r>
        <w:rPr>
          <w:rFonts w:hint="eastAsia"/>
        </w:rPr>
        <w:t>需求文档中的操作页面</w:t>
      </w:r>
    </w:p>
    <w:p w14:paraId="6C352923" w14:textId="77777777" w:rsidR="00B97356" w:rsidRDefault="00B97356" w:rsidP="00B97356">
      <w:r>
        <w:rPr>
          <w:rFonts w:hint="eastAsia"/>
        </w:rPr>
        <w:t>注：验证码功能实现参考</w:t>
      </w:r>
      <w:r>
        <w:rPr>
          <w:rFonts w:hint="eastAsia"/>
        </w:rPr>
        <w:t>EIR</w:t>
      </w:r>
      <w:r>
        <w:rPr>
          <w:rFonts w:hint="eastAsia"/>
        </w:rPr>
        <w:t>系统</w:t>
      </w:r>
    </w:p>
    <w:p w14:paraId="4E7818D4" w14:textId="77777777" w:rsidR="00B97356" w:rsidRDefault="00B97356" w:rsidP="00B97356"/>
    <w:p w14:paraId="705D5341" w14:textId="77777777" w:rsidR="00B97356" w:rsidRDefault="00B97356" w:rsidP="00B97356">
      <w:r>
        <w:rPr>
          <w:rFonts w:hint="eastAsia"/>
        </w:rPr>
        <w:t>选择“通过</w:t>
      </w:r>
      <w:r>
        <w:rPr>
          <w:rFonts w:hint="eastAsia"/>
          <w:highlight w:val="yellow"/>
        </w:rPr>
        <w:t>EMAIL</w:t>
      </w:r>
      <w:r>
        <w:rPr>
          <w:rFonts w:hint="eastAsia"/>
        </w:rPr>
        <w:t>找回”方式</w:t>
      </w:r>
    </w:p>
    <w:p w14:paraId="474FE770" w14:textId="77777777" w:rsidR="00B97356" w:rsidRDefault="00B97356" w:rsidP="00B97356">
      <w:r>
        <w:rPr>
          <w:rFonts w:hint="eastAsia"/>
        </w:rPr>
        <w:t>传入用户输入的“</w:t>
      </w:r>
      <w:r>
        <w:rPr>
          <w:rFonts w:hint="eastAsia"/>
        </w:rPr>
        <w:t>EMail</w:t>
      </w:r>
      <w:r>
        <w:rPr>
          <w:rFonts w:hint="eastAsia"/>
        </w:rPr>
        <w:t>”</w:t>
      </w:r>
      <w:r>
        <w:rPr>
          <w:rFonts w:hint="eastAsia"/>
        </w:rPr>
        <w:t>= email</w:t>
      </w:r>
      <w:r>
        <w:rPr>
          <w:rFonts w:hint="eastAsia"/>
        </w:rPr>
        <w:t>调用</w:t>
      </w:r>
      <w:r>
        <w:rPr>
          <w:rFonts w:hint="eastAsia"/>
          <w:highlight w:val="yellow"/>
        </w:rPr>
        <w:t>IOMTUser</w:t>
      </w:r>
      <w:r>
        <w:rPr>
          <w:rFonts w:hint="eastAsia"/>
          <w:highlight w:val="yellow"/>
        </w:rPr>
        <w:t>：</w:t>
      </w:r>
      <w:r>
        <w:rPr>
          <w:rFonts w:hint="eastAsia"/>
          <w:highlight w:val="yellow"/>
        </w:rPr>
        <w:t>ResetPasswordByEmail</w:t>
      </w:r>
    </w:p>
    <w:p w14:paraId="5F6E9338" w14:textId="77777777" w:rsidR="00B97356" w:rsidRDefault="00B97356" w:rsidP="00B97356">
      <w:r>
        <w:rPr>
          <w:rFonts w:hint="eastAsia"/>
        </w:rPr>
        <w:t>成功则跳转至“操作提示页面”提示：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97356" w14:paraId="76D5C8A2" w14:textId="77777777" w:rsidTr="00F36554">
        <w:tc>
          <w:tcPr>
            <w:tcW w:w="8522" w:type="dxa"/>
          </w:tcPr>
          <w:p w14:paraId="3012BBE3" w14:textId="77777777" w:rsidR="00B97356" w:rsidRDefault="00B97356" w:rsidP="00F36554">
            <w:r>
              <w:rPr>
                <w:rFonts w:hint="eastAsia"/>
              </w:rPr>
              <w:t>设置新密码链接已发送至您的邮箱</w:t>
            </w:r>
            <w:r>
              <w:rPr>
                <w:rFonts w:hint="eastAsia"/>
              </w:rPr>
              <w:t>:{fmtEmai}</w:t>
            </w:r>
          </w:p>
          <w:p w14:paraId="59BEC68F" w14:textId="77777777" w:rsidR="00B97356" w:rsidRDefault="00B97356" w:rsidP="00F36554">
            <w:r>
              <w:rPr>
                <w:rFonts w:hint="eastAsia"/>
              </w:rPr>
              <w:t>请您在</w:t>
            </w:r>
            <w:r>
              <w:rPr>
                <w:rFonts w:hint="eastAsia"/>
              </w:rPr>
              <w:t>24</w:t>
            </w:r>
            <w:r>
              <w:rPr>
                <w:rFonts w:hint="eastAsia"/>
              </w:rPr>
              <w:t>小时内登录邮箱，按邮件中的知识完成设置新密码操作。</w:t>
            </w:r>
          </w:p>
          <w:p w14:paraId="06D446A7" w14:textId="77777777" w:rsidR="00B97356" w:rsidRDefault="00B97356" w:rsidP="00F36554"/>
          <w:p w14:paraId="18A71AF6" w14:textId="77777777" w:rsidR="00B97356" w:rsidRDefault="00B97356" w:rsidP="00F36554">
            <w:r>
              <w:rPr>
                <w:rFonts w:hint="eastAsia"/>
              </w:rPr>
              <w:t>另：如有返回的</w:t>
            </w:r>
            <w:r>
              <w:rPr>
                <w:rFonts w:hint="eastAsia"/>
              </w:rPr>
              <w:t>goMailUrl</w:t>
            </w:r>
            <w:r>
              <w:rPr>
                <w:rFonts w:hint="eastAsia"/>
              </w:rPr>
              <w:t>参数不为空则显示</w:t>
            </w:r>
          </w:p>
          <w:p w14:paraId="5DC1FBE0" w14:textId="77777777" w:rsidR="00B97356" w:rsidRDefault="00B97356" w:rsidP="00F36554">
            <w:r>
              <w:rPr>
                <w:rFonts w:hint="eastAsia"/>
              </w:rPr>
              <w:t>“</w:t>
            </w:r>
            <w:r>
              <w:rPr>
                <w:rFonts w:hint="eastAsia"/>
                <w:b/>
              </w:rPr>
              <w:t>去邮箱收信</w:t>
            </w:r>
            <w:r>
              <w:rPr>
                <w:rFonts w:hint="eastAsia"/>
              </w:rPr>
              <w:t>”按钮，通过该按钮可跳转至邮箱网址</w:t>
            </w:r>
          </w:p>
          <w:p w14:paraId="75E8962A" w14:textId="77777777" w:rsidR="00B97356" w:rsidRDefault="00B97356" w:rsidP="00F36554">
            <w:r>
              <w:rPr>
                <w:rFonts w:hint="eastAsia"/>
              </w:rPr>
              <w:t>否则不显示。</w:t>
            </w:r>
          </w:p>
        </w:tc>
      </w:tr>
    </w:tbl>
    <w:p w14:paraId="027EE6F7" w14:textId="77777777" w:rsidR="00B97356" w:rsidRDefault="00B97356" w:rsidP="00B97356"/>
    <w:p w14:paraId="596F4BCC" w14:textId="77777777" w:rsidR="00B97356" w:rsidRDefault="00B97356" w:rsidP="00B97356">
      <w:r>
        <w:rPr>
          <w:rFonts w:hint="eastAsia"/>
        </w:rPr>
        <w:t>失败则在用户名文本框后面提示：发送密码重置邮件失败，</w:t>
      </w:r>
      <w:r>
        <w:rPr>
          <w:rFonts w:hint="eastAsia"/>
        </w:rPr>
        <w:t>errorMsg</w:t>
      </w:r>
    </w:p>
    <w:p w14:paraId="1DBBC88D" w14:textId="77777777" w:rsidR="00B97356" w:rsidRDefault="00B97356" w:rsidP="00B97356">
      <w:pPr>
        <w:pStyle w:val="4"/>
        <w:tabs>
          <w:tab w:val="clear" w:pos="864"/>
        </w:tabs>
        <w:ind w:right="180"/>
      </w:pPr>
      <w:r>
        <w:rPr>
          <w:rFonts w:hint="eastAsia"/>
        </w:rPr>
        <w:t>操作提示页面</w:t>
      </w:r>
    </w:p>
    <w:p w14:paraId="480981DE" w14:textId="77777777" w:rsidR="00B97356" w:rsidRDefault="00B97356" w:rsidP="00B97356">
      <w:pPr>
        <w:jc w:val="center"/>
      </w:pPr>
    </w:p>
    <w:p w14:paraId="2FC807C7" w14:textId="77777777" w:rsidR="00B97356" w:rsidRDefault="00B97356" w:rsidP="00B97356">
      <w:pPr>
        <w:jc w:val="center"/>
      </w:pPr>
      <w:r>
        <w:rPr>
          <w:noProof/>
        </w:rPr>
        <w:drawing>
          <wp:inline distT="0" distB="0" distL="0" distR="0" wp14:anchorId="72D3B94F" wp14:editId="3F790D7A">
            <wp:extent cx="4332605" cy="1676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332605" cy="1676400"/>
                    </a:xfrm>
                    <a:prstGeom prst="rect">
                      <a:avLst/>
                    </a:prstGeom>
                    <a:noFill/>
                    <a:ln>
                      <a:noFill/>
                    </a:ln>
                  </pic:spPr>
                </pic:pic>
              </a:graphicData>
            </a:graphic>
          </wp:inline>
        </w:drawing>
      </w:r>
    </w:p>
    <w:p w14:paraId="27DF26E0" w14:textId="77777777" w:rsidR="00B97356" w:rsidRDefault="00B97356" w:rsidP="00B97356">
      <w:pPr>
        <w:jc w:val="center"/>
      </w:pPr>
    </w:p>
    <w:p w14:paraId="36E32117" w14:textId="77777777" w:rsidR="00B97356" w:rsidRDefault="00B97356" w:rsidP="00B97356"/>
    <w:p w14:paraId="42792E4C" w14:textId="77777777" w:rsidR="00B97356" w:rsidRDefault="00B97356" w:rsidP="00B97356">
      <w:pPr>
        <w:pStyle w:val="2"/>
        <w:ind w:right="180"/>
      </w:pPr>
      <w:r>
        <w:rPr>
          <w:rFonts w:hint="eastAsia"/>
        </w:rPr>
        <w:t>用户密码重置（网站）</w:t>
      </w:r>
    </w:p>
    <w:p w14:paraId="3DF1E344" w14:textId="77777777" w:rsidR="00B97356" w:rsidRDefault="00B97356" w:rsidP="00B97356">
      <w:pPr>
        <w:pStyle w:val="3"/>
        <w:ind w:left="481" w:right="180"/>
      </w:pPr>
      <w:r>
        <w:rPr>
          <w:rFonts w:hint="eastAsia"/>
        </w:rPr>
        <w:t>功能说明</w:t>
      </w:r>
    </w:p>
    <w:p w14:paraId="03A87063" w14:textId="77777777" w:rsidR="00B97356" w:rsidRDefault="00B97356" w:rsidP="00B97356">
      <w:pPr>
        <w:ind w:firstLine="420"/>
      </w:pPr>
      <w:r>
        <w:rPr>
          <w:rFonts w:hint="eastAsia"/>
        </w:rPr>
        <w:t>用户收到密码重置邮件，通过邮件中的</w:t>
      </w:r>
      <w:r>
        <w:rPr>
          <w:rFonts w:hint="eastAsia"/>
        </w:rPr>
        <w:t>URL</w:t>
      </w:r>
      <w:r>
        <w:rPr>
          <w:rFonts w:hint="eastAsia"/>
        </w:rPr>
        <w:t>地址跳转到修改密码页面做密码修改功能。</w:t>
      </w:r>
    </w:p>
    <w:p w14:paraId="6FEC40C8" w14:textId="77777777" w:rsidR="00B97356" w:rsidRDefault="00B97356" w:rsidP="00B97356">
      <w:pPr>
        <w:pStyle w:val="3"/>
        <w:ind w:left="481" w:right="180"/>
      </w:pPr>
      <w:r>
        <w:rPr>
          <w:rFonts w:hint="eastAsia"/>
        </w:rPr>
        <w:lastRenderedPageBreak/>
        <w:t>菜单</w:t>
      </w:r>
    </w:p>
    <w:p w14:paraId="557E290C" w14:textId="77777777" w:rsidR="00B97356" w:rsidRDefault="00B97356" w:rsidP="00B97356">
      <w:pPr>
        <w:ind w:firstLine="420"/>
      </w:pPr>
      <w:r>
        <w:rPr>
          <w:rFonts w:hint="eastAsia"/>
        </w:rPr>
        <w:t>“用户邮件”</w:t>
      </w:r>
      <w:r>
        <w:rPr>
          <w:rFonts w:hint="eastAsia"/>
        </w:rPr>
        <w:t xml:space="preserve"> </w:t>
      </w:r>
      <w:r>
        <w:rPr>
          <w:rFonts w:hint="eastAsia"/>
        </w:rPr>
        <w:t>跳转至</w:t>
      </w:r>
      <w:r>
        <w:rPr>
          <w:rFonts w:hint="eastAsia"/>
        </w:rPr>
        <w:t xml:space="preserve"> </w:t>
      </w:r>
      <w:r>
        <w:rPr>
          <w:rFonts w:hint="eastAsia"/>
        </w:rPr>
        <w:t>“站首页</w:t>
      </w:r>
      <w:r>
        <w:rPr>
          <w:rFonts w:hint="eastAsia"/>
        </w:rPr>
        <w:t xml:space="preserve"> &gt;&gt; </w:t>
      </w:r>
      <w:r>
        <w:rPr>
          <w:rFonts w:hint="eastAsia"/>
        </w:rPr>
        <w:t>修改密码页面”</w:t>
      </w:r>
    </w:p>
    <w:p w14:paraId="63F99CE1" w14:textId="77777777" w:rsidR="00B97356" w:rsidRDefault="00B97356" w:rsidP="00B97356">
      <w:pPr>
        <w:pStyle w:val="3"/>
        <w:ind w:left="481" w:right="180"/>
      </w:pPr>
      <w:r>
        <w:rPr>
          <w:rFonts w:hint="eastAsia"/>
        </w:rPr>
        <w:t>数据库变更</w:t>
      </w:r>
    </w:p>
    <w:p w14:paraId="7A0456AD" w14:textId="77777777" w:rsidR="00B97356" w:rsidRDefault="00B97356" w:rsidP="00B97356">
      <w:pPr>
        <w:ind w:firstLine="420"/>
      </w:pPr>
      <w:r>
        <w:rPr>
          <w:rFonts w:hint="eastAsia"/>
        </w:rPr>
        <w:t>TUSER&lt;</w:t>
      </w:r>
      <w:r>
        <w:rPr>
          <w:rFonts w:hint="eastAsia"/>
        </w:rPr>
        <w:t>用户账户表</w:t>
      </w:r>
      <w:r>
        <w:rPr>
          <w:rFonts w:hint="eastAsia"/>
        </w:rPr>
        <w:t>&gt;</w:t>
      </w:r>
    </w:p>
    <w:p w14:paraId="137E1D1E" w14:textId="77777777" w:rsidR="00B97356" w:rsidRDefault="00B97356" w:rsidP="00B97356">
      <w:pPr>
        <w:ind w:firstLine="420"/>
      </w:pPr>
      <w:r>
        <w:rPr>
          <w:rFonts w:hint="eastAsia"/>
        </w:rPr>
        <w:t>TUSERCOMP&lt;</w:t>
      </w:r>
      <w:r>
        <w:rPr>
          <w:rFonts w:hint="eastAsia"/>
        </w:rPr>
        <w:t>账户公司关联</w:t>
      </w:r>
      <w:r>
        <w:rPr>
          <w:rFonts w:hint="eastAsia"/>
        </w:rPr>
        <w:t>&gt;</w:t>
      </w:r>
    </w:p>
    <w:p w14:paraId="682FBB86" w14:textId="77777777" w:rsidR="00B97356" w:rsidRDefault="00B97356" w:rsidP="00B97356">
      <w:pPr>
        <w:ind w:firstLine="420"/>
      </w:pPr>
    </w:p>
    <w:p w14:paraId="0A39E34B" w14:textId="77777777" w:rsidR="00B97356" w:rsidRDefault="00B97356" w:rsidP="00B97356">
      <w:pPr>
        <w:pStyle w:val="3"/>
        <w:ind w:left="481" w:right="180"/>
      </w:pPr>
      <w:r>
        <w:rPr>
          <w:rFonts w:hint="eastAsia"/>
        </w:rPr>
        <w:t>功能实现</w:t>
      </w:r>
    </w:p>
    <w:p w14:paraId="69D15F07" w14:textId="77777777" w:rsidR="00B97356" w:rsidRDefault="00B97356" w:rsidP="00B97356">
      <w:pPr>
        <w:rPr>
          <w:b/>
        </w:rPr>
      </w:pPr>
      <w:r>
        <w:rPr>
          <w:rFonts w:hint="eastAsia"/>
          <w:b/>
        </w:rPr>
        <w:t>逻辑说明：</w:t>
      </w:r>
    </w:p>
    <w:p w14:paraId="203784E2" w14:textId="77777777" w:rsidR="00B97356" w:rsidRDefault="00B97356" w:rsidP="00B97356">
      <w:r>
        <w:rPr>
          <w:rFonts w:hint="eastAsia"/>
        </w:rPr>
        <w:t>用户在自己的邮件内，点击密码重置邮件中的</w:t>
      </w:r>
      <w:r>
        <w:rPr>
          <w:rFonts w:hint="eastAsia"/>
        </w:rPr>
        <w:t>URL</w:t>
      </w:r>
      <w:r>
        <w:rPr>
          <w:rFonts w:hint="eastAsia"/>
        </w:rPr>
        <w:t>请求：</w:t>
      </w:r>
    </w:p>
    <w:p w14:paraId="0CF196D0" w14:textId="77777777" w:rsidR="00B97356" w:rsidRDefault="00D62571" w:rsidP="00B97356">
      <w:hyperlink r:id="rId78" w:history="1">
        <w:r w:rsidR="00B97356">
          <w:rPr>
            <w:rFonts w:hint="eastAsia"/>
          </w:rPr>
          <w:t>https://bookingonline.com/ResetPassword.aspx?ret=SAGHSDHSDFHERWE2344632DFSHE</w:t>
        </w:r>
      </w:hyperlink>
    </w:p>
    <w:p w14:paraId="2B3372B2" w14:textId="77777777" w:rsidR="00B97356" w:rsidRDefault="00B97356" w:rsidP="00B97356">
      <w:pPr>
        <w:numPr>
          <w:ilvl w:val="0"/>
          <w:numId w:val="44"/>
        </w:numPr>
        <w:ind w:left="0" w:firstLine="420"/>
      </w:pPr>
      <w:r>
        <w:rPr>
          <w:rFonts w:hint="eastAsia"/>
        </w:rPr>
        <w:t>在该页面将</w:t>
      </w:r>
      <w:r>
        <w:rPr>
          <w:rFonts w:hint="eastAsia"/>
        </w:rPr>
        <w:t>ret</w:t>
      </w:r>
      <w:r>
        <w:rPr>
          <w:rFonts w:hint="eastAsia"/>
        </w:rPr>
        <w:t>作为参数调用</w:t>
      </w:r>
      <w:r>
        <w:rPr>
          <w:rFonts w:hint="eastAsia"/>
          <w:highlight w:val="yellow"/>
        </w:rPr>
        <w:t>IOMTUser</w:t>
      </w:r>
      <w:r>
        <w:rPr>
          <w:rFonts w:hint="eastAsia"/>
          <w:highlight w:val="yellow"/>
        </w:rPr>
        <w:t>：</w:t>
      </w:r>
      <w:r>
        <w:rPr>
          <w:rFonts w:hint="eastAsia"/>
          <w:highlight w:val="yellow"/>
        </w:rPr>
        <w:t>InitResetPasswordPage</w:t>
      </w:r>
      <w:r>
        <w:rPr>
          <w:rFonts w:hint="eastAsia"/>
        </w:rPr>
        <w:t>方法</w:t>
      </w:r>
    </w:p>
    <w:p w14:paraId="6FC3D4ED" w14:textId="77777777" w:rsidR="00B97356" w:rsidRDefault="00B97356" w:rsidP="00B97356">
      <w:pPr>
        <w:numPr>
          <w:ilvl w:val="0"/>
          <w:numId w:val="44"/>
        </w:numPr>
        <w:ind w:left="0" w:firstLine="420"/>
      </w:pPr>
      <w:r>
        <w:rPr>
          <w:rFonts w:hint="eastAsia"/>
        </w:rPr>
        <w:t>获取当前</w:t>
      </w:r>
      <w:r>
        <w:rPr>
          <w:rFonts w:hint="eastAsia"/>
        </w:rPr>
        <w:t>session</w:t>
      </w:r>
      <w:r>
        <w:rPr>
          <w:rFonts w:hint="eastAsia"/>
        </w:rPr>
        <w:t>中是否有“</w:t>
      </w:r>
      <w:r>
        <w:rPr>
          <w:rFonts w:hint="eastAsia"/>
        </w:rPr>
        <w:t>USER_NAME</w:t>
      </w:r>
      <w:r>
        <w:rPr>
          <w:rFonts w:hint="eastAsia"/>
        </w:rPr>
        <w:t>”的登录用户对象，如果有需要清空以下对象</w:t>
      </w:r>
    </w:p>
    <w:p w14:paraId="46CC8621" w14:textId="77777777" w:rsidR="00B97356" w:rsidRDefault="00B97356" w:rsidP="00B97356">
      <w:pPr>
        <w:ind w:left="420" w:firstLine="420"/>
      </w:pPr>
      <w:r>
        <w:t>userDispName</w:t>
      </w:r>
      <w:r>
        <w:rPr>
          <w:rFonts w:hint="eastAsia"/>
        </w:rPr>
        <w:t>：用户的显示名称</w:t>
      </w:r>
    </w:p>
    <w:p w14:paraId="2F42678C" w14:textId="77777777" w:rsidR="00B97356" w:rsidRDefault="00B97356" w:rsidP="00B97356">
      <w:pPr>
        <w:ind w:left="420" w:firstLine="420"/>
      </w:pPr>
      <w:r>
        <w:rPr>
          <w:rFonts w:hint="eastAsia"/>
        </w:rPr>
        <w:t>userCompSeq</w:t>
      </w:r>
      <w:r>
        <w:rPr>
          <w:rFonts w:hint="eastAsia"/>
        </w:rPr>
        <w:t>：用户账户对应的公司</w:t>
      </w:r>
      <w:r>
        <w:rPr>
          <w:rFonts w:hint="eastAsia"/>
        </w:rPr>
        <w:t>SEQ</w:t>
      </w:r>
    </w:p>
    <w:p w14:paraId="218B2B3F" w14:textId="77777777" w:rsidR="00B97356" w:rsidRDefault="00B97356" w:rsidP="00B97356">
      <w:pPr>
        <w:ind w:left="420" w:firstLine="420"/>
      </w:pPr>
      <w:r>
        <w:t>userCompName</w:t>
      </w:r>
      <w:r>
        <w:rPr>
          <w:rFonts w:hint="eastAsia"/>
        </w:rPr>
        <w:t>XXX</w:t>
      </w:r>
      <w:r>
        <w:rPr>
          <w:rFonts w:hint="eastAsia"/>
        </w:rPr>
        <w:t>：用户账户对应公司的名称</w:t>
      </w:r>
    </w:p>
    <w:p w14:paraId="7306CB01" w14:textId="77777777" w:rsidR="00B97356" w:rsidRDefault="00B97356" w:rsidP="00B97356">
      <w:pPr>
        <w:ind w:left="420" w:firstLine="420"/>
      </w:pPr>
      <w:r>
        <w:rPr>
          <w:rFonts w:hint="eastAsia"/>
        </w:rPr>
        <w:t>userOwnerSeq</w:t>
      </w:r>
      <w:r>
        <w:rPr>
          <w:rFonts w:hint="eastAsia"/>
        </w:rPr>
        <w:t>：用户所属公司对应的船公司</w:t>
      </w:r>
    </w:p>
    <w:p w14:paraId="66A6CB44" w14:textId="77777777" w:rsidR="00B97356" w:rsidRDefault="00B97356" w:rsidP="00B97356">
      <w:pPr>
        <w:ind w:left="420" w:firstLine="420"/>
      </w:pPr>
      <w:r>
        <w:t>user</w:t>
      </w:r>
      <w:r>
        <w:rPr>
          <w:rFonts w:hint="eastAsia"/>
        </w:rPr>
        <w:t>Owner</w:t>
      </w:r>
      <w:r>
        <w:t>CompName</w:t>
      </w:r>
      <w:r>
        <w:rPr>
          <w:rFonts w:hint="eastAsia"/>
        </w:rPr>
        <w:t xml:space="preserve">Cn </w:t>
      </w:r>
      <w:r>
        <w:t>user</w:t>
      </w:r>
      <w:r>
        <w:rPr>
          <w:rFonts w:hint="eastAsia"/>
        </w:rPr>
        <w:t>Owner</w:t>
      </w:r>
      <w:r>
        <w:t>CompName</w:t>
      </w:r>
      <w:r>
        <w:rPr>
          <w:rFonts w:hint="eastAsia"/>
        </w:rPr>
        <w:t>En</w:t>
      </w:r>
    </w:p>
    <w:p w14:paraId="27D0CABE" w14:textId="77777777" w:rsidR="00B97356" w:rsidRDefault="00B97356" w:rsidP="00B97356">
      <w:pPr>
        <w:ind w:left="420" w:firstLine="420"/>
      </w:pPr>
      <w:r>
        <w:rPr>
          <w:rFonts w:hint="eastAsia"/>
        </w:rPr>
        <w:t>userOwnerCODE</w:t>
      </w:r>
      <w:r>
        <w:rPr>
          <w:rFonts w:hint="eastAsia"/>
        </w:rPr>
        <w:t>：“</w:t>
      </w:r>
      <w:r>
        <w:rPr>
          <w:rFonts w:hint="eastAsia"/>
        </w:rPr>
        <w:t>COMP_NAMESHORT_PY&lt;</w:t>
      </w:r>
      <w:r>
        <w:rPr>
          <w:rFonts w:hint="eastAsia"/>
        </w:rPr>
        <w:t>简称拼音</w:t>
      </w:r>
      <w:r>
        <w:rPr>
          <w:rFonts w:hint="eastAsia"/>
        </w:rPr>
        <w:t>&gt;</w:t>
      </w:r>
      <w:r>
        <w:rPr>
          <w:rFonts w:hint="eastAsia"/>
        </w:rPr>
        <w:t>”。</w:t>
      </w:r>
    </w:p>
    <w:p w14:paraId="0FFEA91A" w14:textId="77777777" w:rsidR="00B97356" w:rsidRDefault="00B97356" w:rsidP="00B97356">
      <w:pPr>
        <w:ind w:left="420" w:firstLine="420"/>
      </w:pPr>
      <w:r>
        <w:rPr>
          <w:rFonts w:hint="eastAsia"/>
        </w:rPr>
        <w:t>userRules</w:t>
      </w:r>
      <w:r>
        <w:rPr>
          <w:rFonts w:hint="eastAsia"/>
        </w:rPr>
        <w:t>：权限对象。</w:t>
      </w:r>
    </w:p>
    <w:p w14:paraId="37AA0843" w14:textId="77777777" w:rsidR="00B97356" w:rsidRDefault="00B97356" w:rsidP="00B97356">
      <w:pPr>
        <w:ind w:left="420" w:firstLine="420"/>
      </w:pPr>
      <w:r>
        <w:rPr>
          <w:rFonts w:hint="eastAsia"/>
        </w:rPr>
        <w:t>userDataRules</w:t>
      </w:r>
      <w:r>
        <w:rPr>
          <w:rFonts w:hint="eastAsia"/>
        </w:rPr>
        <w:t>：数据权限对象。</w:t>
      </w:r>
    </w:p>
    <w:p w14:paraId="110BC690" w14:textId="77777777" w:rsidR="00B97356" w:rsidRDefault="00B97356" w:rsidP="00B97356">
      <w:pPr>
        <w:numPr>
          <w:ilvl w:val="0"/>
          <w:numId w:val="44"/>
        </w:numPr>
        <w:ind w:left="0" w:firstLine="420"/>
      </w:pPr>
      <w:r>
        <w:rPr>
          <w:rFonts w:hint="eastAsia"/>
        </w:rPr>
        <w:t>取</w:t>
      </w:r>
      <w:r>
        <w:rPr>
          <w:rFonts w:hint="eastAsia"/>
        </w:rPr>
        <w:t>IOMTUser</w:t>
      </w:r>
      <w:r>
        <w:rPr>
          <w:rFonts w:hint="eastAsia"/>
        </w:rPr>
        <w:t>：</w:t>
      </w:r>
      <w:r>
        <w:rPr>
          <w:rFonts w:hint="eastAsia"/>
        </w:rPr>
        <w:t>InitResetPasswordPage</w:t>
      </w:r>
      <w:r>
        <w:rPr>
          <w:rFonts w:hint="eastAsia"/>
        </w:rPr>
        <w:t>方法返回的</w:t>
      </w:r>
      <w:r>
        <w:rPr>
          <w:rFonts w:hint="eastAsia"/>
        </w:rPr>
        <w:t>userAccount</w:t>
      </w:r>
      <w:r>
        <w:rPr>
          <w:rFonts w:hint="eastAsia"/>
        </w:rPr>
        <w:t>、</w:t>
      </w:r>
      <w:r>
        <w:rPr>
          <w:rFonts w:hint="eastAsia"/>
        </w:rPr>
        <w:t>passWord</w:t>
      </w:r>
      <w:r>
        <w:rPr>
          <w:rFonts w:hint="eastAsia"/>
        </w:rPr>
        <w:t>作为参数调用</w:t>
      </w:r>
    </w:p>
    <w:p w14:paraId="0BCD3C16" w14:textId="77777777" w:rsidR="00B97356" w:rsidRDefault="00B97356" w:rsidP="00B97356">
      <w:r>
        <w:rPr>
          <w:rFonts w:hint="eastAsia"/>
        </w:rPr>
        <w:t xml:space="preserve">        </w:t>
      </w:r>
      <w:r>
        <w:rPr>
          <w:rFonts w:hint="eastAsia"/>
          <w:highlight w:val="yellow"/>
        </w:rPr>
        <w:t>OMTUser</w:t>
      </w:r>
      <w:r>
        <w:rPr>
          <w:rFonts w:hint="eastAsia"/>
          <w:highlight w:val="yellow"/>
        </w:rPr>
        <w:t>：</w:t>
      </w:r>
      <w:r>
        <w:rPr>
          <w:rFonts w:hint="eastAsia"/>
          <w:highlight w:val="yellow"/>
        </w:rPr>
        <w:t>Login</w:t>
      </w:r>
      <w:r>
        <w:rPr>
          <w:rFonts w:hint="eastAsia"/>
        </w:rPr>
        <w:t xml:space="preserve"> </w:t>
      </w:r>
      <w:r>
        <w:rPr>
          <w:rFonts w:hint="eastAsia"/>
        </w:rPr>
        <w:t>登录接口</w:t>
      </w:r>
    </w:p>
    <w:p w14:paraId="5B86CD31" w14:textId="77777777" w:rsidR="00B97356" w:rsidRDefault="00B97356" w:rsidP="00B97356">
      <w:r>
        <w:rPr>
          <w:rFonts w:hint="eastAsia"/>
        </w:rPr>
        <w:t>判断返回的</w:t>
      </w:r>
      <w:r>
        <w:rPr>
          <w:rFonts w:hint="eastAsia"/>
        </w:rPr>
        <w:t>errorMsg</w:t>
      </w:r>
    </w:p>
    <w:p w14:paraId="5D7AA94A" w14:textId="77777777" w:rsidR="00B97356" w:rsidRDefault="00B97356" w:rsidP="00B97356">
      <w:pPr>
        <w:rPr>
          <w:highlight w:val="yellow"/>
        </w:rPr>
      </w:pPr>
      <w:r>
        <w:rPr>
          <w:rFonts w:hint="eastAsia"/>
          <w:highlight w:val="yellow"/>
        </w:rPr>
        <w:t>为空</w:t>
      </w:r>
    </w:p>
    <w:p w14:paraId="45BD6994" w14:textId="77777777" w:rsidR="00B97356" w:rsidRDefault="00B97356" w:rsidP="00B97356">
      <w:r>
        <w:rPr>
          <w:rFonts w:hint="eastAsia"/>
        </w:rPr>
        <w:t>登陆成功，跳转到修改密码页面；</w:t>
      </w:r>
    </w:p>
    <w:p w14:paraId="0E88299C" w14:textId="77777777" w:rsidR="00B97356" w:rsidRDefault="00B97356" w:rsidP="00B97356">
      <w:r>
        <w:rPr>
          <w:noProof/>
        </w:rPr>
        <w:drawing>
          <wp:inline distT="0" distB="0" distL="0" distR="0" wp14:anchorId="2206CBE0" wp14:editId="79C81FF2">
            <wp:extent cx="5165090" cy="28848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65090" cy="2884805"/>
                    </a:xfrm>
                    <a:prstGeom prst="rect">
                      <a:avLst/>
                    </a:prstGeom>
                    <a:noFill/>
                    <a:ln>
                      <a:noFill/>
                    </a:ln>
                  </pic:spPr>
                </pic:pic>
              </a:graphicData>
            </a:graphic>
          </wp:inline>
        </w:drawing>
      </w:r>
      <w:r>
        <w:rPr>
          <w:sz w:val="21"/>
        </w:rPr>
        <w:t xml:space="preserve"> </w:t>
      </w:r>
    </w:p>
    <w:p w14:paraId="18B10D28" w14:textId="77777777" w:rsidR="00B97356" w:rsidRDefault="00B97356" w:rsidP="00B97356">
      <w:pPr>
        <w:jc w:val="center"/>
      </w:pPr>
      <w:r>
        <w:rPr>
          <w:rFonts w:hint="eastAsia"/>
        </w:rPr>
        <w:t>PS:</w:t>
      </w:r>
      <w:r>
        <w:rPr>
          <w:rFonts w:hint="eastAsia"/>
        </w:rPr>
        <w:t>需求文档中的操作页面</w:t>
      </w:r>
    </w:p>
    <w:p w14:paraId="5B5275F2" w14:textId="77777777" w:rsidR="00B97356" w:rsidRDefault="00B97356" w:rsidP="00B97356">
      <w:r>
        <w:rPr>
          <w:rFonts w:hint="eastAsia"/>
        </w:rPr>
        <w:t>1</w:t>
      </w:r>
      <w:r>
        <w:rPr>
          <w:rFonts w:hint="eastAsia"/>
        </w:rPr>
        <w:t>、获取返回的原密码“</w:t>
      </w:r>
      <w:r>
        <w:rPr>
          <w:rFonts w:hint="eastAsia"/>
        </w:rPr>
        <w:t>passWord</w:t>
      </w:r>
      <w:r>
        <w:rPr>
          <w:rFonts w:hint="eastAsia"/>
        </w:rPr>
        <w:t>”作为“原密码”的默认值，该密码框不可修改。</w:t>
      </w:r>
    </w:p>
    <w:p w14:paraId="0583AA85" w14:textId="77777777" w:rsidR="00B97356" w:rsidRDefault="00B97356" w:rsidP="00B97356">
      <w:r>
        <w:rPr>
          <w:rFonts w:hint="eastAsia"/>
        </w:rPr>
        <w:t>2</w:t>
      </w:r>
      <w:r>
        <w:rPr>
          <w:rFonts w:hint="eastAsia"/>
        </w:rPr>
        <w:t>、用户输入的“新密码”和“确认新密码”点击保存，判断密码是否一致</w:t>
      </w:r>
    </w:p>
    <w:p w14:paraId="27316F7C" w14:textId="77777777" w:rsidR="00B97356" w:rsidRDefault="00B97356" w:rsidP="00B97356">
      <w:r>
        <w:rPr>
          <w:rFonts w:hint="eastAsia"/>
        </w:rPr>
        <w:t>3</w:t>
      </w:r>
      <w:r>
        <w:rPr>
          <w:rFonts w:hint="eastAsia"/>
        </w:rPr>
        <w:t>、</w:t>
      </w:r>
      <w:r>
        <w:t>oldPassword</w:t>
      </w:r>
      <w:r>
        <w:rPr>
          <w:rFonts w:hint="eastAsia"/>
        </w:rPr>
        <w:t xml:space="preserve"> =</w:t>
      </w:r>
      <w:r>
        <w:rPr>
          <w:rFonts w:hint="eastAsia"/>
        </w:rPr>
        <w:t>原密码，</w:t>
      </w:r>
      <w:r>
        <w:t>newPassword</w:t>
      </w:r>
      <w:r>
        <w:rPr>
          <w:rFonts w:hint="eastAsia"/>
        </w:rPr>
        <w:t>=</w:t>
      </w:r>
      <w:r>
        <w:rPr>
          <w:rFonts w:hint="eastAsia"/>
        </w:rPr>
        <w:t>确认新密码。调用</w:t>
      </w:r>
      <w:r>
        <w:rPr>
          <w:rFonts w:hint="eastAsia"/>
          <w:highlight w:val="yellow"/>
        </w:rPr>
        <w:t>OMTUser</w:t>
      </w:r>
      <w:r>
        <w:rPr>
          <w:rFonts w:hint="eastAsia"/>
          <w:highlight w:val="yellow"/>
        </w:rPr>
        <w:t>：</w:t>
      </w:r>
      <w:r>
        <w:rPr>
          <w:highlight w:val="yellow"/>
        </w:rPr>
        <w:t>ChangePsw</w:t>
      </w:r>
      <w:r>
        <w:rPr>
          <w:rFonts w:hint="eastAsia"/>
        </w:rPr>
        <w:t>修改密码。</w:t>
      </w:r>
    </w:p>
    <w:p w14:paraId="2E8EA03F" w14:textId="77777777" w:rsidR="00B97356" w:rsidRDefault="00B97356" w:rsidP="00B97356"/>
    <w:p w14:paraId="30A64D35" w14:textId="77777777" w:rsidR="00B97356" w:rsidRDefault="00B97356" w:rsidP="00B97356">
      <w:r>
        <w:rPr>
          <w:rFonts w:hint="eastAsia"/>
          <w:highlight w:val="yellow"/>
        </w:rPr>
        <w:t>不为空</w:t>
      </w:r>
    </w:p>
    <w:p w14:paraId="76ECA632" w14:textId="77777777" w:rsidR="00B97356" w:rsidRDefault="00B97356" w:rsidP="00B97356">
      <w:r>
        <w:rPr>
          <w:rFonts w:hint="eastAsia"/>
        </w:rPr>
        <w:t>登陆失败，跳转登陆页面</w:t>
      </w:r>
    </w:p>
    <w:p w14:paraId="6FB0B1FD" w14:textId="77777777" w:rsidR="00B97356" w:rsidRDefault="00B97356" w:rsidP="00B97356">
      <w:pPr>
        <w:pStyle w:val="2"/>
        <w:ind w:right="180"/>
      </w:pPr>
      <w:r>
        <w:rPr>
          <w:rFonts w:hint="eastAsia"/>
        </w:rPr>
        <w:t>用户登录保护</w:t>
      </w:r>
    </w:p>
    <w:p w14:paraId="68A9316A" w14:textId="77777777" w:rsidR="00B97356" w:rsidRDefault="00B97356" w:rsidP="00B97356">
      <w:pPr>
        <w:pStyle w:val="3"/>
        <w:ind w:left="481" w:right="180"/>
      </w:pPr>
      <w:r>
        <w:rPr>
          <w:rFonts w:hint="eastAsia"/>
        </w:rPr>
        <w:t>需求说明</w:t>
      </w:r>
    </w:p>
    <w:p w14:paraId="3DD9AF1C" w14:textId="77777777" w:rsidR="00B97356" w:rsidRDefault="00B97356" w:rsidP="00B97356">
      <w:pPr>
        <w:numPr>
          <w:ilvl w:val="0"/>
          <w:numId w:val="157"/>
        </w:numPr>
        <w:rPr>
          <w:rFonts w:ascii="Arial" w:hAnsi="Arial"/>
        </w:rPr>
      </w:pPr>
      <w:r>
        <w:rPr>
          <w:rFonts w:hint="eastAsia"/>
        </w:rPr>
        <w:t>录入</w:t>
      </w:r>
      <w:r>
        <w:rPr>
          <w:rFonts w:ascii="Arial" w:hAnsi="Arial" w:hint="eastAsia"/>
        </w:rPr>
        <w:t>3</w:t>
      </w:r>
      <w:r>
        <w:rPr>
          <w:rFonts w:ascii="Arial" w:hAnsi="Arial" w:hint="eastAsia"/>
        </w:rPr>
        <w:t>次密码输入错误，要求输入验证码；</w:t>
      </w:r>
      <w:r>
        <w:rPr>
          <w:rFonts w:ascii="Arial" w:hAnsi="Arial" w:hint="eastAsia"/>
        </w:rPr>
        <w:t>10</w:t>
      </w:r>
      <w:r>
        <w:rPr>
          <w:rFonts w:ascii="Arial" w:hAnsi="Arial" w:hint="eastAsia"/>
        </w:rPr>
        <w:t>次以上错误，锁定</w:t>
      </w:r>
      <w:r>
        <w:rPr>
          <w:rFonts w:ascii="Arial" w:hAnsi="Arial" w:hint="eastAsia"/>
        </w:rPr>
        <w:t>(</w:t>
      </w:r>
      <w:r>
        <w:rPr>
          <w:rFonts w:ascii="Arial" w:hAnsi="Arial" w:hint="eastAsia"/>
        </w:rPr>
        <w:t>停用</w:t>
      </w:r>
      <w:r>
        <w:rPr>
          <w:rFonts w:ascii="Arial" w:hAnsi="Arial" w:hint="eastAsia"/>
        </w:rPr>
        <w:t>)</w:t>
      </w:r>
      <w:r>
        <w:rPr>
          <w:rFonts w:ascii="Arial" w:hAnsi="Arial" w:hint="eastAsia"/>
        </w:rPr>
        <w:t>用户名；无无时间限制。用户登录系统失败的错误信息记入表保存。每当用户登录成功将该表中与用户相关的数据置为无效。被停用的用户需要通过运维人员在后台“解冻”账户。</w:t>
      </w:r>
    </w:p>
    <w:p w14:paraId="631FABD2" w14:textId="77777777" w:rsidR="00B97356" w:rsidRDefault="00B97356" w:rsidP="00B97356">
      <w:pPr>
        <w:pStyle w:val="3"/>
        <w:ind w:left="481" w:right="180"/>
      </w:pPr>
      <w:r>
        <w:rPr>
          <w:rFonts w:hint="eastAsia"/>
        </w:rPr>
        <w:t>登陆页面修改</w:t>
      </w:r>
    </w:p>
    <w:p w14:paraId="510F91A5" w14:textId="77777777" w:rsidR="00B97356" w:rsidRDefault="00B97356" w:rsidP="00B97356">
      <w:pPr>
        <w:numPr>
          <w:ilvl w:val="0"/>
          <w:numId w:val="113"/>
        </w:numPr>
      </w:pPr>
      <w:r>
        <w:rPr>
          <w:rFonts w:hint="eastAsia"/>
        </w:rPr>
        <w:t>在用户输入账户名称之后，通过</w:t>
      </w:r>
      <w:r>
        <w:rPr>
          <w:rFonts w:hint="eastAsia"/>
        </w:rPr>
        <w:t>Ajax</w:t>
      </w:r>
      <w:r>
        <w:rPr>
          <w:rFonts w:hint="eastAsia"/>
        </w:rPr>
        <w:t>调用接口</w:t>
      </w:r>
      <w:r>
        <w:rPr>
          <w:rFonts w:hint="eastAsia"/>
        </w:rPr>
        <w:t>OMTUser</w:t>
      </w:r>
      <w:r>
        <w:rPr>
          <w:rFonts w:hint="eastAsia"/>
        </w:rPr>
        <w:t>：</w:t>
      </w:r>
      <w:r>
        <w:t>NeedVerifyCode</w:t>
      </w:r>
    </w:p>
    <w:p w14:paraId="5D535888" w14:textId="77777777" w:rsidR="00B97356" w:rsidRDefault="00B97356" w:rsidP="00B97356">
      <w:pPr>
        <w:ind w:firstLine="360"/>
      </w:pPr>
      <w:r>
        <w:t>userAccount</w:t>
      </w:r>
      <w:r>
        <w:rPr>
          <w:rFonts w:hint="eastAsia"/>
        </w:rPr>
        <w:t xml:space="preserve"> = </w:t>
      </w:r>
      <w:r>
        <w:rPr>
          <w:rFonts w:hint="eastAsia"/>
        </w:rPr>
        <w:t>当前用户录入的账户</w:t>
      </w:r>
    </w:p>
    <w:p w14:paraId="61784154" w14:textId="77777777" w:rsidR="00B97356" w:rsidRDefault="00B97356" w:rsidP="00B97356">
      <w:pPr>
        <w:numPr>
          <w:ilvl w:val="0"/>
          <w:numId w:val="113"/>
        </w:numPr>
      </w:pPr>
      <w:r>
        <w:rPr>
          <w:rFonts w:hint="eastAsia"/>
        </w:rPr>
        <w:t>接口返回</w:t>
      </w:r>
      <w:r>
        <w:rPr>
          <w:rFonts w:hint="eastAsia"/>
        </w:rPr>
        <w:t>true</w:t>
      </w:r>
      <w:r>
        <w:rPr>
          <w:rFonts w:hint="eastAsia"/>
        </w:rPr>
        <w:t>的需要显示验证码，并在后台校验验证码</w:t>
      </w:r>
    </w:p>
    <w:p w14:paraId="5D6F313E" w14:textId="77777777" w:rsidR="00B97356" w:rsidRDefault="00B97356" w:rsidP="00B97356">
      <w:pPr>
        <w:pStyle w:val="1"/>
        <w:tabs>
          <w:tab w:val="clear" w:pos="432"/>
        </w:tabs>
      </w:pPr>
      <w:r>
        <w:rPr>
          <w:rFonts w:hint="eastAsia"/>
        </w:rPr>
        <w:t>其他子系统设计</w:t>
      </w:r>
      <w:bookmarkEnd w:id="24"/>
    </w:p>
    <w:p w14:paraId="0DC10FC9" w14:textId="77777777" w:rsidR="00B97356" w:rsidRDefault="00B97356" w:rsidP="00B97356">
      <w:pPr>
        <w:pStyle w:val="2"/>
        <w:ind w:right="180"/>
      </w:pPr>
      <w:r>
        <w:rPr>
          <w:rFonts w:hint="eastAsia"/>
        </w:rPr>
        <w:t>船公司参数配置</w:t>
      </w:r>
    </w:p>
    <w:p w14:paraId="428759F3" w14:textId="77777777" w:rsidR="00B97356" w:rsidRDefault="00B97356" w:rsidP="00B97356">
      <w:pPr>
        <w:pStyle w:val="3"/>
        <w:ind w:left="481" w:right="180"/>
      </w:pPr>
      <w:r>
        <w:rPr>
          <w:rFonts w:hint="eastAsia"/>
        </w:rPr>
        <w:t>功能说明</w:t>
      </w:r>
    </w:p>
    <w:p w14:paraId="5D92A780" w14:textId="77777777" w:rsidR="00B97356" w:rsidRDefault="00B97356" w:rsidP="00B97356">
      <w:r>
        <w:rPr>
          <w:rFonts w:hint="eastAsia"/>
        </w:rPr>
        <w:t>船公司参数用于配制系统相关的全局参数功能，对应于船公司。功能参考公共部分的全局参数表，增加了部分显示字段。</w:t>
      </w:r>
    </w:p>
    <w:p w14:paraId="5E30CCBD" w14:textId="77777777" w:rsidR="00B97356" w:rsidRDefault="00B97356" w:rsidP="00B97356">
      <w:pPr>
        <w:pStyle w:val="3"/>
        <w:ind w:left="481" w:right="180"/>
      </w:pPr>
      <w:r>
        <w:rPr>
          <w:rFonts w:hint="eastAsia"/>
        </w:rPr>
        <w:t>数据库变更</w:t>
      </w:r>
    </w:p>
    <w:p w14:paraId="112B5670" w14:textId="77777777" w:rsidR="00B97356" w:rsidRDefault="00B97356" w:rsidP="00B97356">
      <w:r>
        <w:rPr>
          <w:rFonts w:hint="eastAsia"/>
          <w:noProof/>
        </w:rPr>
        <w:drawing>
          <wp:inline distT="0" distB="0" distL="0" distR="0" wp14:anchorId="0D7E8360" wp14:editId="4982A21C">
            <wp:extent cx="3156585" cy="1807210"/>
            <wp:effectExtent l="0" t="0" r="571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56585" cy="1807210"/>
                    </a:xfrm>
                    <a:prstGeom prst="rect">
                      <a:avLst/>
                    </a:prstGeom>
                    <a:noFill/>
                    <a:ln>
                      <a:noFill/>
                    </a:ln>
                  </pic:spPr>
                </pic:pic>
              </a:graphicData>
            </a:graphic>
          </wp:inline>
        </w:drawing>
      </w:r>
    </w:p>
    <w:p w14:paraId="469FD01E" w14:textId="77777777" w:rsidR="00B97356" w:rsidRDefault="00B97356" w:rsidP="00B97356">
      <w:pPr>
        <w:pStyle w:val="3"/>
        <w:ind w:left="481" w:right="180"/>
      </w:pPr>
      <w:r>
        <w:rPr>
          <w:rFonts w:hint="eastAsia"/>
        </w:rPr>
        <w:t>接口</w:t>
      </w:r>
    </w:p>
    <w:p w14:paraId="7BFFE909" w14:textId="77777777" w:rsidR="00B97356" w:rsidRDefault="00B97356" w:rsidP="00B97356">
      <w:r>
        <w:rPr>
          <w:rFonts w:hint="eastAsia"/>
        </w:rPr>
        <w:t>接口请参考</w:t>
      </w:r>
      <w:r>
        <w:rPr>
          <w:rFonts w:hint="eastAsia"/>
        </w:rPr>
        <w:t>EIR</w:t>
      </w:r>
      <w:r>
        <w:rPr>
          <w:rFonts w:hint="eastAsia"/>
        </w:rPr>
        <w:t>重构中全局参数获取的方式编写，要点提示</w:t>
      </w:r>
    </w:p>
    <w:p w14:paraId="239BEBD1" w14:textId="77777777" w:rsidR="00B97356" w:rsidRDefault="00B97356" w:rsidP="00B97356">
      <w:pPr>
        <w:numPr>
          <w:ilvl w:val="0"/>
          <w:numId w:val="167"/>
        </w:numPr>
        <w:ind w:left="360" w:hanging="360"/>
      </w:pPr>
      <w:r>
        <w:rPr>
          <w:rFonts w:hint="eastAsia"/>
        </w:rPr>
        <w:t>需要分船公司维护全局参数</w:t>
      </w:r>
    </w:p>
    <w:p w14:paraId="2FB279FB" w14:textId="77777777" w:rsidR="00B97356" w:rsidRDefault="00B97356" w:rsidP="00B97356">
      <w:pPr>
        <w:numPr>
          <w:ilvl w:val="0"/>
          <w:numId w:val="167"/>
        </w:numPr>
        <w:ind w:left="360" w:hanging="360"/>
      </w:pPr>
      <w:r>
        <w:rPr>
          <w:rFonts w:hint="eastAsia"/>
        </w:rPr>
        <w:t>全局参数的变更需要登记日志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851"/>
        <w:gridCol w:w="3260"/>
        <w:gridCol w:w="709"/>
        <w:gridCol w:w="3033"/>
      </w:tblGrid>
      <w:tr w:rsidR="00B97356" w14:paraId="6C434CC0" w14:textId="77777777" w:rsidTr="00F36554">
        <w:tc>
          <w:tcPr>
            <w:tcW w:w="675" w:type="dxa"/>
            <w:shd w:val="clear" w:color="auto" w:fill="BFBFBF"/>
          </w:tcPr>
          <w:p w14:paraId="6CFE6FD7" w14:textId="77777777" w:rsidR="00B97356" w:rsidRDefault="00B97356" w:rsidP="00F36554">
            <w:r>
              <w:rPr>
                <w:rFonts w:hint="eastAsia"/>
              </w:rPr>
              <w:t>标题</w:t>
            </w:r>
          </w:p>
        </w:tc>
        <w:tc>
          <w:tcPr>
            <w:tcW w:w="851" w:type="dxa"/>
            <w:shd w:val="clear" w:color="auto" w:fill="BFBFBF"/>
          </w:tcPr>
          <w:p w14:paraId="78158D41" w14:textId="77777777" w:rsidR="00B97356" w:rsidRDefault="00B97356" w:rsidP="00F36554">
            <w:r>
              <w:rPr>
                <w:rFonts w:hint="eastAsia"/>
              </w:rPr>
              <w:t>LEVEL</w:t>
            </w:r>
          </w:p>
        </w:tc>
        <w:tc>
          <w:tcPr>
            <w:tcW w:w="3260" w:type="dxa"/>
            <w:shd w:val="clear" w:color="auto" w:fill="BFBFBF"/>
          </w:tcPr>
          <w:p w14:paraId="6DD8E415" w14:textId="77777777" w:rsidR="00B97356" w:rsidRDefault="00B97356" w:rsidP="00F36554">
            <w:r>
              <w:rPr>
                <w:rFonts w:hint="eastAsia"/>
              </w:rPr>
              <w:t>内容</w:t>
            </w:r>
          </w:p>
        </w:tc>
        <w:tc>
          <w:tcPr>
            <w:tcW w:w="709" w:type="dxa"/>
            <w:shd w:val="clear" w:color="auto" w:fill="BFBFBF"/>
          </w:tcPr>
          <w:p w14:paraId="34B2E201" w14:textId="77777777" w:rsidR="00B97356" w:rsidRDefault="00B97356" w:rsidP="00F36554">
            <w:r>
              <w:rPr>
                <w:rFonts w:hint="eastAsia"/>
              </w:rPr>
              <w:t>接口</w:t>
            </w:r>
          </w:p>
        </w:tc>
        <w:tc>
          <w:tcPr>
            <w:tcW w:w="3033" w:type="dxa"/>
            <w:shd w:val="clear" w:color="auto" w:fill="BFBFBF"/>
          </w:tcPr>
          <w:p w14:paraId="4D951B40" w14:textId="77777777" w:rsidR="00B97356" w:rsidRDefault="00B97356" w:rsidP="00F36554">
            <w:r>
              <w:rPr>
                <w:rFonts w:hint="eastAsia"/>
              </w:rPr>
              <w:t>备注</w:t>
            </w:r>
          </w:p>
        </w:tc>
      </w:tr>
      <w:tr w:rsidR="00B97356" w14:paraId="5C7DB154" w14:textId="77777777" w:rsidTr="00F36554">
        <w:tc>
          <w:tcPr>
            <w:tcW w:w="675" w:type="dxa"/>
          </w:tcPr>
          <w:p w14:paraId="6CE44E2B" w14:textId="77777777" w:rsidR="00B97356" w:rsidRDefault="00B97356" w:rsidP="00F36554">
            <w:r>
              <w:rPr>
                <w:rFonts w:hint="eastAsia"/>
              </w:rPr>
              <w:t>全局参数</w:t>
            </w:r>
          </w:p>
        </w:tc>
        <w:tc>
          <w:tcPr>
            <w:tcW w:w="851" w:type="dxa"/>
          </w:tcPr>
          <w:p w14:paraId="0D97C188" w14:textId="77777777" w:rsidR="00B97356" w:rsidRDefault="00B97356" w:rsidP="00F36554">
            <w:r>
              <w:rPr>
                <w:rFonts w:hint="eastAsia"/>
              </w:rPr>
              <w:t>INFO</w:t>
            </w:r>
          </w:p>
        </w:tc>
        <w:tc>
          <w:tcPr>
            <w:tcW w:w="3260" w:type="dxa"/>
          </w:tcPr>
          <w:p w14:paraId="11E84644" w14:textId="77777777" w:rsidR="00B97356" w:rsidRDefault="00B97356" w:rsidP="00F36554">
            <w:r>
              <w:rPr>
                <w:rFonts w:hint="eastAsia"/>
              </w:rPr>
              <w:t>{UserAccount}</w:t>
            </w:r>
            <w:r>
              <w:rPr>
                <w:rFonts w:hint="eastAsia"/>
              </w:rPr>
              <w:t>修改了全局参数</w:t>
            </w:r>
            <w:r>
              <w:rPr>
                <w:rFonts w:hint="eastAsia"/>
              </w:rPr>
              <w:t>{key_word},Key_Value</w:t>
            </w:r>
            <w:r>
              <w:rPr>
                <w:rFonts w:hint="eastAsia"/>
              </w:rPr>
              <w:t>由</w:t>
            </w:r>
            <w:r>
              <w:rPr>
                <w:rFonts w:hint="eastAsia"/>
              </w:rPr>
              <w:t>{old_value}</w:t>
            </w:r>
            <w:r>
              <w:rPr>
                <w:rFonts w:hint="eastAsia"/>
              </w:rPr>
              <w:t>修改为</w:t>
            </w:r>
            <w:r>
              <w:rPr>
                <w:rFonts w:hint="eastAsia"/>
              </w:rPr>
              <w:t>{new_value}, Key_Value2</w:t>
            </w:r>
            <w:r>
              <w:rPr>
                <w:rFonts w:hint="eastAsia"/>
              </w:rPr>
              <w:t>由</w:t>
            </w:r>
            <w:r>
              <w:rPr>
                <w:rFonts w:hint="eastAsia"/>
              </w:rPr>
              <w:t>{old_value}</w:t>
            </w:r>
            <w:r>
              <w:rPr>
                <w:rFonts w:hint="eastAsia"/>
              </w:rPr>
              <w:t>修改为</w:t>
            </w:r>
            <w:r>
              <w:rPr>
                <w:rFonts w:hint="eastAsia"/>
              </w:rPr>
              <w:t>{new_value}</w:t>
            </w:r>
          </w:p>
        </w:tc>
        <w:tc>
          <w:tcPr>
            <w:tcW w:w="709" w:type="dxa"/>
          </w:tcPr>
          <w:p w14:paraId="16DC5999" w14:textId="77777777" w:rsidR="00B97356" w:rsidRDefault="00B97356" w:rsidP="00F36554">
            <w:r>
              <w:rPr>
                <w:rFonts w:hint="eastAsia"/>
              </w:rPr>
              <w:t>常规异常</w:t>
            </w:r>
          </w:p>
        </w:tc>
        <w:tc>
          <w:tcPr>
            <w:tcW w:w="3033" w:type="dxa"/>
          </w:tcPr>
          <w:p w14:paraId="1E661395" w14:textId="77777777" w:rsidR="00B97356" w:rsidRDefault="00B97356" w:rsidP="00F36554">
            <w:r>
              <w:rPr>
                <w:rFonts w:hint="eastAsia"/>
              </w:rPr>
              <w:t>OWNER_SEQ</w:t>
            </w:r>
            <w:r>
              <w:rPr>
                <w:rFonts w:hint="eastAsia"/>
              </w:rPr>
              <w:t>填写当前船公司；</w:t>
            </w:r>
          </w:p>
          <w:p w14:paraId="4D09FC2B" w14:textId="77777777" w:rsidR="00B97356" w:rsidRDefault="00B97356" w:rsidP="00F36554">
            <w:r>
              <w:t>OBJECT_SEQ</w:t>
            </w:r>
            <w:r>
              <w:rPr>
                <w:rFonts w:hint="eastAsia"/>
              </w:rPr>
              <w:t>= SEQ</w:t>
            </w:r>
          </w:p>
          <w:p w14:paraId="131BCA93" w14:textId="77777777" w:rsidR="00B97356" w:rsidRDefault="00B97356" w:rsidP="00F36554">
            <w:r>
              <w:t>OBJECT_TABLE</w:t>
            </w:r>
            <w:r>
              <w:rPr>
                <w:rFonts w:hint="eastAsia"/>
              </w:rPr>
              <w:t>=BKONLINE_CONFIG</w:t>
            </w:r>
          </w:p>
          <w:p w14:paraId="2C3731C9" w14:textId="77777777" w:rsidR="00B97356" w:rsidRDefault="00B97356" w:rsidP="00F36554">
            <w:r>
              <w:t>ORDER_NO</w:t>
            </w:r>
            <w:r>
              <w:rPr>
                <w:rFonts w:hint="eastAsia"/>
              </w:rPr>
              <w:t>=KEY_WORD</w:t>
            </w:r>
          </w:p>
        </w:tc>
      </w:tr>
    </w:tbl>
    <w:p w14:paraId="5D08BE07" w14:textId="77777777" w:rsidR="00B97356" w:rsidRDefault="00B97356" w:rsidP="00B97356">
      <w:pPr>
        <w:pStyle w:val="3"/>
        <w:ind w:left="481" w:right="180"/>
      </w:pPr>
      <w:r>
        <w:rPr>
          <w:rFonts w:hint="eastAsia"/>
        </w:rPr>
        <w:t>全局参数初始化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7"/>
        <w:gridCol w:w="644"/>
        <w:gridCol w:w="2069"/>
        <w:gridCol w:w="1398"/>
        <w:gridCol w:w="3110"/>
      </w:tblGrid>
      <w:tr w:rsidR="00B97356" w14:paraId="13893787" w14:textId="77777777" w:rsidTr="00F36554">
        <w:tc>
          <w:tcPr>
            <w:tcW w:w="1307" w:type="dxa"/>
          </w:tcPr>
          <w:p w14:paraId="336EFC91" w14:textId="77777777" w:rsidR="00B97356" w:rsidRDefault="00B97356" w:rsidP="00F36554">
            <w:r>
              <w:rPr>
                <w:rFonts w:hint="eastAsia"/>
              </w:rPr>
              <w:t>OWNER_SEQ</w:t>
            </w:r>
          </w:p>
        </w:tc>
        <w:tc>
          <w:tcPr>
            <w:tcW w:w="644" w:type="dxa"/>
          </w:tcPr>
          <w:p w14:paraId="43DC2157" w14:textId="77777777" w:rsidR="00B97356" w:rsidRDefault="00B97356" w:rsidP="00F36554">
            <w:r>
              <w:rPr>
                <w:rFonts w:hint="eastAsia"/>
              </w:rPr>
              <w:t>KEY</w:t>
            </w:r>
          </w:p>
        </w:tc>
        <w:tc>
          <w:tcPr>
            <w:tcW w:w="2069" w:type="dxa"/>
          </w:tcPr>
          <w:p w14:paraId="6EF7D833" w14:textId="77777777" w:rsidR="00B97356" w:rsidRDefault="00B97356" w:rsidP="00F36554">
            <w:r>
              <w:rPr>
                <w:rFonts w:hint="eastAsia"/>
              </w:rPr>
              <w:t>KEY_VALUE</w:t>
            </w:r>
          </w:p>
        </w:tc>
        <w:tc>
          <w:tcPr>
            <w:tcW w:w="1398" w:type="dxa"/>
          </w:tcPr>
          <w:p w14:paraId="352E1550" w14:textId="77777777" w:rsidR="00B97356" w:rsidRDefault="00B97356" w:rsidP="00F36554">
            <w:r>
              <w:rPr>
                <w:rFonts w:hint="eastAsia"/>
              </w:rPr>
              <w:t>KEY_VALUE2</w:t>
            </w:r>
          </w:p>
        </w:tc>
        <w:tc>
          <w:tcPr>
            <w:tcW w:w="3110" w:type="dxa"/>
          </w:tcPr>
          <w:p w14:paraId="43F47069" w14:textId="77777777" w:rsidR="00B97356" w:rsidRDefault="00B97356" w:rsidP="00F36554">
            <w:r>
              <w:rPr>
                <w:rFonts w:hint="eastAsia"/>
              </w:rPr>
              <w:t>REMARK</w:t>
            </w:r>
          </w:p>
        </w:tc>
      </w:tr>
      <w:tr w:rsidR="00B97356" w14:paraId="7E647FC8" w14:textId="77777777" w:rsidTr="00F36554">
        <w:tc>
          <w:tcPr>
            <w:tcW w:w="1307" w:type="dxa"/>
          </w:tcPr>
          <w:p w14:paraId="1223DF2F" w14:textId="77777777" w:rsidR="00B97356" w:rsidRDefault="00B97356" w:rsidP="00F36554">
            <w:r>
              <w:rPr>
                <w:rFonts w:hint="eastAsia"/>
              </w:rPr>
              <w:t>37</w:t>
            </w:r>
          </w:p>
        </w:tc>
        <w:tc>
          <w:tcPr>
            <w:tcW w:w="644" w:type="dxa"/>
          </w:tcPr>
          <w:p w14:paraId="0535B6D7" w14:textId="77777777" w:rsidR="00B97356" w:rsidRDefault="00B97356" w:rsidP="00F36554">
            <w:r>
              <w:rPr>
                <w:rFonts w:hint="eastAsia"/>
              </w:rPr>
              <w:t>101</w:t>
            </w:r>
          </w:p>
        </w:tc>
        <w:tc>
          <w:tcPr>
            <w:tcW w:w="2069" w:type="dxa"/>
          </w:tcPr>
          <w:p w14:paraId="78B40263" w14:textId="77777777" w:rsidR="00B97356" w:rsidRDefault="00B97356" w:rsidP="00F36554">
            <w:r>
              <w:rPr>
                <w:rFonts w:hint="eastAsia"/>
              </w:rPr>
              <w:t>USD</w:t>
            </w:r>
          </w:p>
        </w:tc>
        <w:tc>
          <w:tcPr>
            <w:tcW w:w="1398" w:type="dxa"/>
          </w:tcPr>
          <w:p w14:paraId="2CCC7738" w14:textId="77777777" w:rsidR="00B97356" w:rsidRDefault="00B97356" w:rsidP="00F36554"/>
        </w:tc>
        <w:tc>
          <w:tcPr>
            <w:tcW w:w="3110" w:type="dxa"/>
          </w:tcPr>
          <w:p w14:paraId="3B065E82" w14:textId="77777777" w:rsidR="00B97356" w:rsidRDefault="00B97356" w:rsidP="00F36554">
            <w:r>
              <w:rPr>
                <w:rFonts w:hint="eastAsia"/>
              </w:rPr>
              <w:t>本位币设置</w:t>
            </w:r>
          </w:p>
        </w:tc>
      </w:tr>
    </w:tbl>
    <w:p w14:paraId="7D895A51" w14:textId="77777777" w:rsidR="00B97356" w:rsidRDefault="00B97356" w:rsidP="00B97356">
      <w:pPr>
        <w:pStyle w:val="2"/>
        <w:ind w:right="180"/>
      </w:pPr>
      <w:r>
        <w:rPr>
          <w:rFonts w:hint="eastAsia"/>
        </w:rPr>
        <w:lastRenderedPageBreak/>
        <w:t>国家区域选择器</w:t>
      </w:r>
    </w:p>
    <w:p w14:paraId="195AC359" w14:textId="77777777" w:rsidR="00B97356" w:rsidRDefault="00B97356" w:rsidP="00B97356">
      <w:pPr>
        <w:pStyle w:val="3"/>
        <w:ind w:left="481" w:right="180"/>
      </w:pPr>
      <w:r>
        <w:rPr>
          <w:rFonts w:hint="eastAsia"/>
        </w:rPr>
        <w:t>需求说明</w:t>
      </w:r>
    </w:p>
    <w:p w14:paraId="4A04F2CA" w14:textId="77777777" w:rsidR="00B97356" w:rsidRDefault="00B97356" w:rsidP="00B97356">
      <w:pPr>
        <w:ind w:firstLine="420"/>
      </w:pPr>
      <w:r>
        <w:rPr>
          <w:rFonts w:hint="eastAsia"/>
        </w:rPr>
        <w:t>作为船信息基本数据，用到的地方有新增船舶</w:t>
      </w:r>
      <w:r>
        <w:rPr>
          <w:rFonts w:hint="eastAsia"/>
        </w:rPr>
        <w:t>-</w:t>
      </w:r>
      <w:r>
        <w:rPr>
          <w:rFonts w:hint="eastAsia"/>
        </w:rPr>
        <w:t>船舶国籍字段用到该选择器取值。</w:t>
      </w:r>
    </w:p>
    <w:p w14:paraId="3AE317D5" w14:textId="77777777" w:rsidR="00B97356" w:rsidRDefault="00B97356" w:rsidP="00B97356">
      <w:pPr>
        <w:pStyle w:val="3"/>
        <w:ind w:left="481" w:right="180"/>
      </w:pPr>
      <w:r>
        <w:rPr>
          <w:rFonts w:hint="eastAsia"/>
        </w:rPr>
        <w:t>数据表</w:t>
      </w:r>
    </w:p>
    <w:p w14:paraId="35162829" w14:textId="77777777" w:rsidR="00B97356" w:rsidRDefault="00B97356" w:rsidP="00B97356">
      <w:r>
        <w:rPr>
          <w:noProof/>
        </w:rPr>
        <w:drawing>
          <wp:inline distT="0" distB="0" distL="0" distR="0" wp14:anchorId="079FEFF2" wp14:editId="1DC4D9D4">
            <wp:extent cx="3896995" cy="2008505"/>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96995" cy="2008505"/>
                    </a:xfrm>
                    <a:prstGeom prst="rect">
                      <a:avLst/>
                    </a:prstGeom>
                    <a:noFill/>
                    <a:ln>
                      <a:noFill/>
                    </a:ln>
                  </pic:spPr>
                </pic:pic>
              </a:graphicData>
            </a:graphic>
          </wp:inline>
        </w:drawing>
      </w:r>
    </w:p>
    <w:p w14:paraId="2E0F884F" w14:textId="77777777" w:rsidR="00B97356" w:rsidRDefault="00B97356" w:rsidP="00B97356">
      <w:pPr>
        <w:numPr>
          <w:ilvl w:val="0"/>
          <w:numId w:val="47"/>
        </w:numPr>
      </w:pPr>
      <w:r>
        <w:rPr>
          <w:rFonts w:hint="eastAsia"/>
        </w:rPr>
        <w:t>“</w:t>
      </w:r>
      <w:r>
        <w:rPr>
          <w:rFonts w:hint="eastAsia"/>
        </w:rPr>
        <w:t>OWNER_SEQ</w:t>
      </w:r>
      <w:r>
        <w:rPr>
          <w:rFonts w:hint="eastAsia"/>
        </w:rPr>
        <w:t>”默认取值“</w:t>
      </w:r>
      <w:r>
        <w:rPr>
          <w:rFonts w:hint="eastAsia"/>
        </w:rPr>
        <w:t>0</w:t>
      </w:r>
      <w:r>
        <w:rPr>
          <w:rFonts w:hint="eastAsia"/>
        </w:rPr>
        <w:t>”，取值为</w:t>
      </w:r>
      <w:r>
        <w:rPr>
          <w:rFonts w:hint="eastAsia"/>
        </w:rPr>
        <w:t>0</w:t>
      </w:r>
      <w:r>
        <w:rPr>
          <w:rFonts w:hint="eastAsia"/>
        </w:rPr>
        <w:t>的编码表示所有船公司通用，而船公司特定的编码标记船公司自己的</w:t>
      </w:r>
      <w:r>
        <w:rPr>
          <w:rFonts w:hint="eastAsia"/>
        </w:rPr>
        <w:t>SEQ</w:t>
      </w:r>
      <w:r>
        <w:rPr>
          <w:rFonts w:hint="eastAsia"/>
        </w:rPr>
        <w:t>，不支持对不同的操作公司不同的编码体系，对一家船公司仅能存在一套编码体系。</w:t>
      </w:r>
    </w:p>
    <w:p w14:paraId="24ED0941" w14:textId="77777777" w:rsidR="00B97356" w:rsidRDefault="00B97356" w:rsidP="00B97356">
      <w:pPr>
        <w:numPr>
          <w:ilvl w:val="0"/>
          <w:numId w:val="47"/>
        </w:numPr>
      </w:pPr>
      <w:r>
        <w:rPr>
          <w:rFonts w:hint="eastAsia"/>
        </w:rPr>
        <w:t>“</w:t>
      </w:r>
      <w:r>
        <w:rPr>
          <w:rFonts w:hint="eastAsia"/>
        </w:rPr>
        <w:t>REPLACE_CODE</w:t>
      </w:r>
      <w:r>
        <w:rPr>
          <w:rFonts w:hint="eastAsia"/>
        </w:rPr>
        <w:t>”参见《</w:t>
      </w:r>
      <w:r>
        <w:rPr>
          <w:rFonts w:hint="eastAsia"/>
        </w:rPr>
        <w:t>BKOnline</w:t>
      </w:r>
      <w:r>
        <w:rPr>
          <w:rFonts w:hint="eastAsia"/>
        </w:rPr>
        <w:t>系统详细设计文档</w:t>
      </w:r>
      <w:r>
        <w:rPr>
          <w:rFonts w:hint="eastAsia"/>
        </w:rPr>
        <w:t>LEVEL2.doc</w:t>
      </w:r>
      <w:r>
        <w:rPr>
          <w:rFonts w:hint="eastAsia"/>
        </w:rPr>
        <w:t>》编码表体系解决方案。用于替换“</w:t>
      </w:r>
      <w:r>
        <w:rPr>
          <w:rFonts w:hint="eastAsia"/>
        </w:rPr>
        <w:t>SHIP_NATION_SEQ</w:t>
      </w:r>
      <w:r>
        <w:rPr>
          <w:rFonts w:hint="eastAsia"/>
        </w:rPr>
        <w:t>”。</w:t>
      </w:r>
    </w:p>
    <w:p w14:paraId="3488D230" w14:textId="77777777" w:rsidR="00B97356" w:rsidRDefault="00B97356" w:rsidP="00B97356">
      <w:pPr>
        <w:numPr>
          <w:ilvl w:val="0"/>
          <w:numId w:val="47"/>
        </w:numPr>
      </w:pPr>
      <w:r>
        <w:rPr>
          <w:rFonts w:hint="eastAsia"/>
        </w:rPr>
        <w:t>“</w:t>
      </w:r>
      <w:r>
        <w:rPr>
          <w:rFonts w:hint="eastAsia"/>
        </w:rPr>
        <w:t>COVER_CODES</w:t>
      </w:r>
      <w:r>
        <w:rPr>
          <w:rFonts w:hint="eastAsia"/>
        </w:rPr>
        <w:t>”记录覆盖该条数据被哪家船公司覆盖的作用，数据格式：“</w:t>
      </w:r>
      <w:r>
        <w:rPr>
          <w:rFonts w:hint="eastAsia"/>
        </w:rPr>
        <w:t>,1,2,3,</w:t>
      </w:r>
      <w:r>
        <w:rPr>
          <w:rFonts w:hint="eastAsia"/>
        </w:rPr>
        <w:t>”。</w:t>
      </w:r>
    </w:p>
    <w:p w14:paraId="7FF45187" w14:textId="77777777" w:rsidR="00B97356" w:rsidRDefault="00B97356" w:rsidP="00B97356">
      <w:pPr>
        <w:numPr>
          <w:ilvl w:val="0"/>
          <w:numId w:val="47"/>
        </w:numPr>
      </w:pPr>
      <w:r>
        <w:rPr>
          <w:rFonts w:hint="eastAsia"/>
        </w:rPr>
        <w:t>“</w:t>
      </w:r>
      <w:r>
        <w:t>STATUS</w:t>
      </w:r>
      <w:r>
        <w:rPr>
          <w:rFonts w:hint="eastAsia"/>
        </w:rPr>
        <w:t>”取值为“</w:t>
      </w:r>
      <w:r>
        <w:rPr>
          <w:rFonts w:hint="eastAsia"/>
        </w:rPr>
        <w:t xml:space="preserve">-10 </w:t>
      </w:r>
      <w:r>
        <w:rPr>
          <w:rFonts w:hint="eastAsia"/>
        </w:rPr>
        <w:t>删除</w:t>
      </w:r>
      <w:r>
        <w:rPr>
          <w:rFonts w:hint="eastAsia"/>
        </w:rPr>
        <w:t xml:space="preserve"> 10</w:t>
      </w:r>
      <w:r>
        <w:rPr>
          <w:rFonts w:hint="eastAsia"/>
        </w:rPr>
        <w:t>有效”，采用标记删除方式处理。</w:t>
      </w:r>
    </w:p>
    <w:p w14:paraId="5AE89CEE" w14:textId="77777777" w:rsidR="00B97356" w:rsidRDefault="00B97356" w:rsidP="00B97356">
      <w:pPr>
        <w:numPr>
          <w:ilvl w:val="0"/>
          <w:numId w:val="47"/>
        </w:numPr>
      </w:pPr>
      <w:r>
        <w:rPr>
          <w:rFonts w:hint="eastAsia"/>
        </w:rPr>
        <w:t>“</w:t>
      </w:r>
      <w:r>
        <w:rPr>
          <w:rFonts w:hint="eastAsia"/>
        </w:rPr>
        <w:t>PARENT_SEQ</w:t>
      </w:r>
      <w:r>
        <w:rPr>
          <w:rFonts w:hint="eastAsia"/>
        </w:rPr>
        <w:t>”默认为“</w:t>
      </w:r>
      <w:r>
        <w:rPr>
          <w:rFonts w:hint="eastAsia"/>
        </w:rPr>
        <w:t>0</w:t>
      </w:r>
      <w:r>
        <w:rPr>
          <w:rFonts w:hint="eastAsia"/>
        </w:rPr>
        <w:t>”表示为国家，录入区域需要指定为国家的“</w:t>
      </w:r>
      <w:r>
        <w:rPr>
          <w:rFonts w:hint="eastAsia"/>
        </w:rPr>
        <w:t>SHIP_NATION_SEQ</w:t>
      </w:r>
      <w:r>
        <w:rPr>
          <w:rFonts w:hint="eastAsia"/>
        </w:rPr>
        <w:t>”。</w:t>
      </w:r>
    </w:p>
    <w:p w14:paraId="28D93E17" w14:textId="77777777" w:rsidR="00B97356" w:rsidRDefault="00B97356" w:rsidP="00B97356">
      <w:pPr>
        <w:ind w:firstLine="420"/>
      </w:pPr>
      <w:r>
        <w:rPr>
          <w:rFonts w:hint="eastAsia"/>
        </w:rPr>
        <w:t>例如：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2"/>
        <w:gridCol w:w="2132"/>
        <w:gridCol w:w="2132"/>
        <w:gridCol w:w="2132"/>
      </w:tblGrid>
      <w:tr w:rsidR="00B97356" w14:paraId="18BC4F14" w14:textId="77777777" w:rsidTr="00F36554">
        <w:trPr>
          <w:trHeight w:val="312"/>
        </w:trPr>
        <w:tc>
          <w:tcPr>
            <w:tcW w:w="2132" w:type="dxa"/>
          </w:tcPr>
          <w:p w14:paraId="312FB3DA" w14:textId="77777777" w:rsidR="00B97356" w:rsidRDefault="00B97356" w:rsidP="00F36554">
            <w:pPr>
              <w:jc w:val="center"/>
            </w:pPr>
            <w:r>
              <w:rPr>
                <w:rFonts w:hint="eastAsia"/>
              </w:rPr>
              <w:t>SHIP_NATION_SEQ</w:t>
            </w:r>
          </w:p>
        </w:tc>
        <w:tc>
          <w:tcPr>
            <w:tcW w:w="2132" w:type="dxa"/>
          </w:tcPr>
          <w:p w14:paraId="0E136E37" w14:textId="77777777" w:rsidR="00B97356" w:rsidRDefault="00B97356" w:rsidP="00F36554">
            <w:pPr>
              <w:jc w:val="center"/>
            </w:pPr>
            <w:r>
              <w:rPr>
                <w:rFonts w:hint="eastAsia"/>
              </w:rPr>
              <w:t>NATION_AREA_CODE</w:t>
            </w:r>
          </w:p>
        </w:tc>
        <w:tc>
          <w:tcPr>
            <w:tcW w:w="2132" w:type="dxa"/>
          </w:tcPr>
          <w:p w14:paraId="1A77FA6A" w14:textId="77777777" w:rsidR="00B97356" w:rsidRDefault="00B97356" w:rsidP="00F36554">
            <w:pPr>
              <w:jc w:val="center"/>
            </w:pPr>
            <w:r>
              <w:rPr>
                <w:rFonts w:hint="eastAsia"/>
              </w:rPr>
              <w:t>NATION_AREA_NAME</w:t>
            </w:r>
          </w:p>
        </w:tc>
        <w:tc>
          <w:tcPr>
            <w:tcW w:w="2132" w:type="dxa"/>
          </w:tcPr>
          <w:p w14:paraId="07CE8476" w14:textId="77777777" w:rsidR="00B97356" w:rsidRDefault="00B97356" w:rsidP="00F36554">
            <w:pPr>
              <w:jc w:val="center"/>
            </w:pPr>
            <w:r>
              <w:rPr>
                <w:rFonts w:hint="eastAsia"/>
              </w:rPr>
              <w:t>PARENT_SEQ</w:t>
            </w:r>
          </w:p>
        </w:tc>
      </w:tr>
      <w:tr w:rsidR="00B97356" w14:paraId="2C312AB3" w14:textId="77777777" w:rsidTr="00F36554">
        <w:trPr>
          <w:trHeight w:val="312"/>
        </w:trPr>
        <w:tc>
          <w:tcPr>
            <w:tcW w:w="2132" w:type="dxa"/>
          </w:tcPr>
          <w:p w14:paraId="0B326C30" w14:textId="77777777" w:rsidR="00B97356" w:rsidRDefault="00B97356" w:rsidP="00F36554">
            <w:pPr>
              <w:jc w:val="center"/>
            </w:pPr>
            <w:r>
              <w:rPr>
                <w:rFonts w:hint="eastAsia"/>
              </w:rPr>
              <w:t>1</w:t>
            </w:r>
          </w:p>
        </w:tc>
        <w:tc>
          <w:tcPr>
            <w:tcW w:w="2132" w:type="dxa"/>
          </w:tcPr>
          <w:p w14:paraId="286D3093" w14:textId="77777777" w:rsidR="00B97356" w:rsidRDefault="00B97356" w:rsidP="00F36554">
            <w:pPr>
              <w:jc w:val="center"/>
            </w:pPr>
            <w:r>
              <w:rPr>
                <w:rFonts w:hint="eastAsia"/>
              </w:rPr>
              <w:t>CN</w:t>
            </w:r>
          </w:p>
        </w:tc>
        <w:tc>
          <w:tcPr>
            <w:tcW w:w="2132" w:type="dxa"/>
          </w:tcPr>
          <w:p w14:paraId="7FED47A6" w14:textId="77777777" w:rsidR="00B97356" w:rsidRDefault="00B97356" w:rsidP="00F36554">
            <w:pPr>
              <w:jc w:val="center"/>
            </w:pPr>
            <w:r>
              <w:rPr>
                <w:rFonts w:hint="eastAsia"/>
              </w:rPr>
              <w:t>中国</w:t>
            </w:r>
          </w:p>
        </w:tc>
        <w:tc>
          <w:tcPr>
            <w:tcW w:w="2132" w:type="dxa"/>
          </w:tcPr>
          <w:p w14:paraId="4CE299C0" w14:textId="77777777" w:rsidR="00B97356" w:rsidRDefault="00B97356" w:rsidP="00F36554">
            <w:pPr>
              <w:jc w:val="center"/>
            </w:pPr>
            <w:r>
              <w:rPr>
                <w:rFonts w:hint="eastAsia"/>
              </w:rPr>
              <w:t>0</w:t>
            </w:r>
          </w:p>
        </w:tc>
      </w:tr>
      <w:tr w:rsidR="00B97356" w14:paraId="18B6730A" w14:textId="77777777" w:rsidTr="00F36554">
        <w:trPr>
          <w:trHeight w:val="312"/>
        </w:trPr>
        <w:tc>
          <w:tcPr>
            <w:tcW w:w="2132" w:type="dxa"/>
          </w:tcPr>
          <w:p w14:paraId="753FE798" w14:textId="77777777" w:rsidR="00B97356" w:rsidRDefault="00B97356" w:rsidP="00F36554">
            <w:pPr>
              <w:jc w:val="center"/>
            </w:pPr>
            <w:r>
              <w:rPr>
                <w:rFonts w:hint="eastAsia"/>
              </w:rPr>
              <w:t>2</w:t>
            </w:r>
          </w:p>
        </w:tc>
        <w:tc>
          <w:tcPr>
            <w:tcW w:w="2132" w:type="dxa"/>
          </w:tcPr>
          <w:p w14:paraId="2FA4B8DE" w14:textId="77777777" w:rsidR="00B97356" w:rsidRDefault="00B97356" w:rsidP="00F36554">
            <w:pPr>
              <w:jc w:val="center"/>
            </w:pPr>
            <w:r>
              <w:rPr>
                <w:rFonts w:hint="eastAsia"/>
              </w:rPr>
              <w:t>CN_SZ</w:t>
            </w:r>
          </w:p>
        </w:tc>
        <w:tc>
          <w:tcPr>
            <w:tcW w:w="2132" w:type="dxa"/>
          </w:tcPr>
          <w:p w14:paraId="5D54DFDC" w14:textId="77777777" w:rsidR="00B97356" w:rsidRDefault="00B97356" w:rsidP="00F36554">
            <w:pPr>
              <w:jc w:val="center"/>
            </w:pPr>
            <w:r>
              <w:rPr>
                <w:rFonts w:hint="eastAsia"/>
              </w:rPr>
              <w:t>深圳</w:t>
            </w:r>
          </w:p>
        </w:tc>
        <w:tc>
          <w:tcPr>
            <w:tcW w:w="2132" w:type="dxa"/>
          </w:tcPr>
          <w:p w14:paraId="1C1CD224" w14:textId="77777777" w:rsidR="00B97356" w:rsidRDefault="00B97356" w:rsidP="00F36554">
            <w:pPr>
              <w:jc w:val="center"/>
            </w:pPr>
            <w:r>
              <w:rPr>
                <w:rFonts w:hint="eastAsia"/>
              </w:rPr>
              <w:t>1</w:t>
            </w:r>
          </w:p>
        </w:tc>
      </w:tr>
      <w:tr w:rsidR="00B97356" w14:paraId="70FAF9E1" w14:textId="77777777" w:rsidTr="00F36554">
        <w:trPr>
          <w:trHeight w:val="312"/>
        </w:trPr>
        <w:tc>
          <w:tcPr>
            <w:tcW w:w="2132" w:type="dxa"/>
          </w:tcPr>
          <w:p w14:paraId="2A6816CF" w14:textId="77777777" w:rsidR="00B97356" w:rsidRDefault="00B97356" w:rsidP="00F36554">
            <w:pPr>
              <w:jc w:val="center"/>
            </w:pPr>
            <w:r>
              <w:rPr>
                <w:rFonts w:hint="eastAsia"/>
              </w:rPr>
              <w:t>3</w:t>
            </w:r>
          </w:p>
        </w:tc>
        <w:tc>
          <w:tcPr>
            <w:tcW w:w="2132" w:type="dxa"/>
          </w:tcPr>
          <w:p w14:paraId="763FC44F" w14:textId="77777777" w:rsidR="00B97356" w:rsidRDefault="00B97356" w:rsidP="00F36554">
            <w:pPr>
              <w:jc w:val="center"/>
            </w:pPr>
            <w:r>
              <w:rPr>
                <w:rFonts w:hint="eastAsia"/>
              </w:rPr>
              <w:t>CN_SH</w:t>
            </w:r>
          </w:p>
        </w:tc>
        <w:tc>
          <w:tcPr>
            <w:tcW w:w="2132" w:type="dxa"/>
          </w:tcPr>
          <w:p w14:paraId="075B04FC" w14:textId="77777777" w:rsidR="00B97356" w:rsidRDefault="00B97356" w:rsidP="00F36554">
            <w:pPr>
              <w:jc w:val="center"/>
            </w:pPr>
            <w:r>
              <w:rPr>
                <w:rFonts w:hint="eastAsia"/>
              </w:rPr>
              <w:t>上海</w:t>
            </w:r>
          </w:p>
        </w:tc>
        <w:tc>
          <w:tcPr>
            <w:tcW w:w="2132" w:type="dxa"/>
          </w:tcPr>
          <w:p w14:paraId="49DAFBCE" w14:textId="77777777" w:rsidR="00B97356" w:rsidRDefault="00B97356" w:rsidP="00F36554">
            <w:pPr>
              <w:jc w:val="center"/>
            </w:pPr>
            <w:r>
              <w:rPr>
                <w:rFonts w:hint="eastAsia"/>
              </w:rPr>
              <w:t>1</w:t>
            </w:r>
          </w:p>
        </w:tc>
      </w:tr>
    </w:tbl>
    <w:p w14:paraId="67512A17" w14:textId="77777777" w:rsidR="00B97356" w:rsidRDefault="00B97356" w:rsidP="00B97356">
      <w:pPr>
        <w:pStyle w:val="3"/>
        <w:ind w:left="481" w:right="180"/>
      </w:pPr>
      <w:r>
        <w:rPr>
          <w:rFonts w:hint="eastAsia"/>
        </w:rPr>
        <w:t>界面</w:t>
      </w:r>
    </w:p>
    <w:p w14:paraId="2FC8B037" w14:textId="77777777" w:rsidR="00B97356" w:rsidRDefault="00B97356" w:rsidP="00B97356">
      <w:pPr>
        <w:jc w:val="center"/>
      </w:pPr>
      <w:r>
        <w:rPr>
          <w:noProof/>
        </w:rPr>
        <w:drawing>
          <wp:inline distT="0" distB="0" distL="0" distR="0" wp14:anchorId="23E56C5B" wp14:editId="337A9B31">
            <wp:extent cx="3554095" cy="242189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54095" cy="2421890"/>
                    </a:xfrm>
                    <a:prstGeom prst="rect">
                      <a:avLst/>
                    </a:prstGeom>
                    <a:noFill/>
                    <a:ln>
                      <a:noFill/>
                    </a:ln>
                  </pic:spPr>
                </pic:pic>
              </a:graphicData>
            </a:graphic>
          </wp:inline>
        </w:drawing>
      </w:r>
    </w:p>
    <w:p w14:paraId="411CEB1F" w14:textId="77777777" w:rsidR="00B97356" w:rsidRDefault="00B97356" w:rsidP="00B97356">
      <w:pPr>
        <w:jc w:val="center"/>
      </w:pPr>
      <w:r>
        <w:rPr>
          <w:rFonts w:hint="eastAsia"/>
        </w:rPr>
        <w:t>船舶国籍区域选择器</w:t>
      </w:r>
      <w:r>
        <w:rPr>
          <w:rFonts w:hint="eastAsia"/>
        </w:rPr>
        <w:t>(</w:t>
      </w:r>
      <w:r>
        <w:rPr>
          <w:rFonts w:hint="eastAsia"/>
        </w:rPr>
        <w:t>图</w:t>
      </w:r>
      <w:r>
        <w:rPr>
          <w:rFonts w:hint="eastAsia"/>
        </w:rPr>
        <w:t>1)</w:t>
      </w:r>
    </w:p>
    <w:p w14:paraId="0D74E67F" w14:textId="77777777" w:rsidR="00B97356" w:rsidRDefault="00B97356" w:rsidP="00B97356">
      <w:pPr>
        <w:jc w:val="center"/>
      </w:pPr>
    </w:p>
    <w:p w14:paraId="58BB4EA2" w14:textId="77777777" w:rsidR="00B97356" w:rsidRDefault="00B97356" w:rsidP="00B97356">
      <w:pPr>
        <w:jc w:val="left"/>
        <w:rPr>
          <w:b/>
        </w:rPr>
      </w:pPr>
      <w:r>
        <w:rPr>
          <w:rFonts w:hint="eastAsia"/>
          <w:b/>
        </w:rPr>
        <w:lastRenderedPageBreak/>
        <w:t>查询条件：</w:t>
      </w:r>
    </w:p>
    <w:p w14:paraId="24C4750B" w14:textId="77777777" w:rsidR="00B97356" w:rsidRDefault="00B97356" w:rsidP="00B97356">
      <w:pPr>
        <w:numPr>
          <w:ilvl w:val="0"/>
          <w:numId w:val="169"/>
        </w:numPr>
        <w:tabs>
          <w:tab w:val="left" w:pos="425"/>
        </w:tabs>
        <w:jc w:val="left"/>
      </w:pPr>
      <w:r>
        <w:rPr>
          <w:rFonts w:hint="eastAsia"/>
        </w:rPr>
        <w:t>【国籍】文本框需要支持对“中文名称”“英文名称”“国籍代码”三个字段的模糊查询非必填可为空。</w:t>
      </w:r>
    </w:p>
    <w:p w14:paraId="1FCAF8D2" w14:textId="77777777" w:rsidR="00B97356" w:rsidRDefault="00B97356" w:rsidP="00B97356">
      <w:pPr>
        <w:jc w:val="left"/>
      </w:pPr>
      <w:r>
        <w:rPr>
          <w:rFonts w:hint="eastAsia"/>
        </w:rPr>
        <w:t>不区分查询条件内容的大小写。</w:t>
      </w:r>
    </w:p>
    <w:p w14:paraId="48B85140" w14:textId="77777777" w:rsidR="00B97356" w:rsidRDefault="00B97356" w:rsidP="00B97356">
      <w:pPr>
        <w:jc w:val="left"/>
      </w:pPr>
    </w:p>
    <w:p w14:paraId="6211F098" w14:textId="77777777" w:rsidR="00B97356" w:rsidRDefault="00B97356" w:rsidP="00B97356">
      <w:pPr>
        <w:jc w:val="left"/>
        <w:rPr>
          <w:b/>
        </w:rPr>
      </w:pPr>
      <w:r>
        <w:rPr>
          <w:rFonts w:hint="eastAsia"/>
          <w:b/>
        </w:rPr>
        <w:t>加载过程：</w:t>
      </w:r>
    </w:p>
    <w:p w14:paraId="6547EA15" w14:textId="77777777" w:rsidR="00B97356" w:rsidRDefault="00B97356" w:rsidP="00B97356">
      <w:pPr>
        <w:numPr>
          <w:ilvl w:val="0"/>
          <w:numId w:val="52"/>
        </w:numPr>
      </w:pPr>
      <w:r>
        <w:rPr>
          <w:rFonts w:hint="eastAsia"/>
        </w:rPr>
        <w:t>在“中文名称”前加入“选择”列。</w:t>
      </w:r>
    </w:p>
    <w:p w14:paraId="12EC12EE" w14:textId="77777777" w:rsidR="00B97356" w:rsidRDefault="00B97356" w:rsidP="00B97356">
      <w:pPr>
        <w:numPr>
          <w:ilvl w:val="0"/>
          <w:numId w:val="52"/>
        </w:numPr>
      </w:pPr>
      <w:r>
        <w:rPr>
          <w:rFonts w:hint="eastAsia"/>
        </w:rPr>
        <w:t>参照下图基本查询语句。</w:t>
      </w:r>
    </w:p>
    <w:p w14:paraId="059EEC23" w14:textId="77777777" w:rsidR="00B97356" w:rsidRDefault="00B97356" w:rsidP="00B97356">
      <w:r>
        <w:rPr>
          <w:noProof/>
        </w:rPr>
        <w:drawing>
          <wp:inline distT="0" distB="0" distL="0" distR="0" wp14:anchorId="01A06482" wp14:editId="013C85D1">
            <wp:extent cx="4844415" cy="7512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44415" cy="751205"/>
                    </a:xfrm>
                    <a:prstGeom prst="rect">
                      <a:avLst/>
                    </a:prstGeom>
                    <a:noFill/>
                    <a:ln>
                      <a:noFill/>
                    </a:ln>
                  </pic:spPr>
                </pic:pic>
              </a:graphicData>
            </a:graphic>
          </wp:inline>
        </w:drawing>
      </w:r>
    </w:p>
    <w:p w14:paraId="3CD5AC9E" w14:textId="77777777" w:rsidR="00B97356" w:rsidRDefault="00B97356" w:rsidP="00B97356">
      <w:r>
        <w:rPr>
          <w:noProof/>
        </w:rPr>
        <w:drawing>
          <wp:inline distT="0" distB="0" distL="0" distR="0" wp14:anchorId="09E64FB3" wp14:editId="638C4629">
            <wp:extent cx="5268595" cy="859790"/>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68595" cy="859790"/>
                    </a:xfrm>
                    <a:prstGeom prst="rect">
                      <a:avLst/>
                    </a:prstGeom>
                    <a:noFill/>
                    <a:ln>
                      <a:noFill/>
                    </a:ln>
                  </pic:spPr>
                </pic:pic>
              </a:graphicData>
            </a:graphic>
          </wp:inline>
        </w:drawing>
      </w:r>
    </w:p>
    <w:p w14:paraId="6C4C0230" w14:textId="77777777" w:rsidR="00B97356" w:rsidRDefault="00B97356" w:rsidP="00B97356">
      <w:pPr>
        <w:numPr>
          <w:ilvl w:val="0"/>
          <w:numId w:val="52"/>
        </w:numPr>
      </w:pPr>
      <w:r>
        <w:rPr>
          <w:rFonts w:hint="eastAsia"/>
        </w:rPr>
        <w:t>列表按创建时间倒序排列，即最近创建的排在最前面。</w:t>
      </w:r>
    </w:p>
    <w:p w14:paraId="3AFCCEA5" w14:textId="77777777" w:rsidR="00B97356" w:rsidRDefault="00B97356" w:rsidP="00B97356">
      <w:r>
        <w:rPr>
          <w:rFonts w:hint="eastAsia"/>
        </w:rPr>
        <w:t>4.</w:t>
      </w:r>
      <w:r>
        <w:rPr>
          <w:rFonts w:hint="eastAsia"/>
        </w:rPr>
        <w:t>列表中的数据长度不允许超出一行的默认宽度，如出现数据换行的情况必须做内容截取，超出部分用“</w:t>
      </w:r>
      <w:r>
        <w:rPr>
          <w:rFonts w:hint="eastAsia"/>
        </w:rPr>
        <w:t>...</w:t>
      </w:r>
      <w:r>
        <w:rPr>
          <w:rFonts w:hint="eastAsia"/>
        </w:rPr>
        <w:t>”三个省略号替换，并增加浮动提示。</w:t>
      </w:r>
    </w:p>
    <w:p w14:paraId="0F90564D" w14:textId="77777777" w:rsidR="00B97356" w:rsidRDefault="00B97356" w:rsidP="00B97356">
      <w:r>
        <w:rPr>
          <w:rFonts w:hint="eastAsia"/>
        </w:rPr>
        <w:t>5.</w:t>
      </w:r>
      <w:r>
        <w:rPr>
          <w:rFonts w:hint="eastAsia"/>
        </w:rPr>
        <w:t>列表中的数据若不存在使用“</w:t>
      </w:r>
      <w:r>
        <w:rPr>
          <w:sz w:val="21"/>
        </w:rPr>
        <w:t>-</w:t>
      </w:r>
      <w:r>
        <w:rPr>
          <w:rFonts w:hint="eastAsia"/>
        </w:rPr>
        <w:t>”代替。</w:t>
      </w:r>
    </w:p>
    <w:p w14:paraId="2F4B90F4" w14:textId="77777777" w:rsidR="00B97356" w:rsidRDefault="00B97356" w:rsidP="00B97356">
      <w:pPr>
        <w:jc w:val="left"/>
      </w:pPr>
      <w:r>
        <w:rPr>
          <w:rFonts w:hint="eastAsia"/>
        </w:rPr>
        <w:t>6.</w:t>
      </w:r>
      <w:r>
        <w:rPr>
          <w:rFonts w:hint="eastAsia"/>
        </w:rPr>
        <w:t>需要分页，每页显示</w:t>
      </w:r>
      <w:r>
        <w:rPr>
          <w:rFonts w:hint="eastAsia"/>
        </w:rPr>
        <w:t>10</w:t>
      </w:r>
      <w:r>
        <w:rPr>
          <w:rFonts w:hint="eastAsia"/>
        </w:rPr>
        <w:t>条数据。</w:t>
      </w:r>
    </w:p>
    <w:p w14:paraId="0104B756" w14:textId="77777777" w:rsidR="00B97356" w:rsidRDefault="00B97356" w:rsidP="00B97356">
      <w:pPr>
        <w:jc w:val="left"/>
      </w:pPr>
    </w:p>
    <w:p w14:paraId="2CFA17CA" w14:textId="77777777" w:rsidR="00B97356" w:rsidRDefault="00B97356" w:rsidP="00B97356">
      <w:pPr>
        <w:jc w:val="left"/>
        <w:rPr>
          <w:b/>
        </w:rPr>
      </w:pPr>
      <w:r>
        <w:rPr>
          <w:rFonts w:hint="eastAsia"/>
          <w:b/>
        </w:rPr>
        <w:t>数据返回：</w:t>
      </w:r>
    </w:p>
    <w:p w14:paraId="116F670B" w14:textId="77777777" w:rsidR="00B97356" w:rsidRDefault="00B97356" w:rsidP="00B97356">
      <w:pPr>
        <w:jc w:val="left"/>
        <w:rPr>
          <w:b/>
        </w:rPr>
      </w:pPr>
      <w:r>
        <w:rPr>
          <w:rFonts w:hint="eastAsia"/>
        </w:rPr>
        <w:t>点击选择列，返回国家信息。</w:t>
      </w:r>
    </w:p>
    <w:p w14:paraId="49AE056F" w14:textId="77777777" w:rsidR="00B97356" w:rsidRDefault="00B97356" w:rsidP="00B97356">
      <w:pPr>
        <w:pStyle w:val="2"/>
        <w:ind w:right="180"/>
      </w:pPr>
      <w:bookmarkStart w:id="29" w:name="_FAK价格自动发布程序EXE"/>
      <w:bookmarkEnd w:id="29"/>
      <w:r>
        <w:rPr>
          <w:rFonts w:hint="eastAsia"/>
        </w:rPr>
        <w:t>箱动态采集分发数据变更(后台EXE 9903)</w:t>
      </w:r>
    </w:p>
    <w:p w14:paraId="34135448" w14:textId="77777777" w:rsidR="00B97356" w:rsidRDefault="00B97356" w:rsidP="00B97356">
      <w:pPr>
        <w:pStyle w:val="3"/>
        <w:ind w:right="180"/>
      </w:pPr>
      <w:r>
        <w:rPr>
          <w:rFonts w:hint="eastAsia"/>
        </w:rPr>
        <w:t>说明</w:t>
      </w:r>
    </w:p>
    <w:p w14:paraId="649529A4" w14:textId="77777777" w:rsidR="00B97356" w:rsidRDefault="00B97356" w:rsidP="00B97356">
      <w:pPr>
        <w:ind w:firstLine="420"/>
      </w:pPr>
      <w:r>
        <w:rPr>
          <w:rFonts w:hint="eastAsia"/>
        </w:rPr>
        <w:t>原有的分发后台仅分发了从中海采集上来的箱动态数据。需求变更后，箱动态数据增加了从堆场分布式系统采集上来的箱动态数据，这部分数据同样需要分发下去。且堆场分布式系统的箱动态数据和中海的箱动态数据间存在大量重复数据，需要去掉重复的数据后再统一分发</w:t>
      </w:r>
    </w:p>
    <w:p w14:paraId="496B7077" w14:textId="77777777" w:rsidR="00B97356" w:rsidRDefault="00B97356" w:rsidP="00B97356">
      <w:pPr>
        <w:pStyle w:val="3"/>
        <w:ind w:right="180"/>
      </w:pPr>
      <w:r>
        <w:rPr>
          <w:rFonts w:hint="eastAsia"/>
        </w:rPr>
        <w:t>功能实现</w:t>
      </w:r>
    </w:p>
    <w:p w14:paraId="39C650AF" w14:textId="77777777" w:rsidR="00B97356" w:rsidRDefault="00B97356" w:rsidP="00B97356">
      <w:r>
        <w:rPr>
          <w:rFonts w:hint="eastAsia"/>
        </w:rPr>
        <w:t>后台运行参数</w:t>
      </w:r>
      <w:r>
        <w:rPr>
          <w:rFonts w:hint="eastAsia"/>
        </w:rPr>
        <w:t>(</w:t>
      </w:r>
      <w:r>
        <w:rPr>
          <w:rFonts w:hint="eastAsia"/>
        </w:rPr>
        <w:t>未变更</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2552"/>
        <w:gridCol w:w="5153"/>
      </w:tblGrid>
      <w:tr w:rsidR="00B97356" w14:paraId="3E26A38C" w14:textId="77777777" w:rsidTr="00F36554">
        <w:tc>
          <w:tcPr>
            <w:tcW w:w="817" w:type="dxa"/>
            <w:shd w:val="clear" w:color="auto" w:fill="EEECE1"/>
          </w:tcPr>
          <w:p w14:paraId="0812200C" w14:textId="77777777" w:rsidR="00B97356" w:rsidRDefault="00B97356" w:rsidP="00F36554">
            <w:r>
              <w:rPr>
                <w:rFonts w:hint="eastAsia"/>
              </w:rPr>
              <w:t>参数</w:t>
            </w:r>
          </w:p>
        </w:tc>
        <w:tc>
          <w:tcPr>
            <w:tcW w:w="2552" w:type="dxa"/>
            <w:shd w:val="clear" w:color="auto" w:fill="EEECE1"/>
          </w:tcPr>
          <w:p w14:paraId="3A641100" w14:textId="77777777" w:rsidR="00B97356" w:rsidRDefault="00B97356" w:rsidP="00F36554">
            <w:r>
              <w:rPr>
                <w:rFonts w:hint="eastAsia"/>
              </w:rPr>
              <w:t>说明</w:t>
            </w:r>
          </w:p>
        </w:tc>
        <w:tc>
          <w:tcPr>
            <w:tcW w:w="5153" w:type="dxa"/>
            <w:shd w:val="clear" w:color="auto" w:fill="EEECE1"/>
          </w:tcPr>
          <w:p w14:paraId="2BED0006" w14:textId="77777777" w:rsidR="00B97356" w:rsidRDefault="00B97356" w:rsidP="00F36554">
            <w:r>
              <w:rPr>
                <w:rFonts w:hint="eastAsia"/>
              </w:rPr>
              <w:t>样例</w:t>
            </w:r>
          </w:p>
        </w:tc>
      </w:tr>
      <w:tr w:rsidR="00B97356" w14:paraId="199C456F" w14:textId="77777777" w:rsidTr="00F36554">
        <w:tc>
          <w:tcPr>
            <w:tcW w:w="817" w:type="dxa"/>
          </w:tcPr>
          <w:p w14:paraId="6B5D02A1" w14:textId="77777777" w:rsidR="00B97356" w:rsidRDefault="00B97356" w:rsidP="00F36554">
            <w:r>
              <w:rPr>
                <w:rFonts w:hint="eastAsia"/>
              </w:rPr>
              <w:t>P1</w:t>
            </w:r>
          </w:p>
        </w:tc>
        <w:tc>
          <w:tcPr>
            <w:tcW w:w="2552" w:type="dxa"/>
          </w:tcPr>
          <w:p w14:paraId="6A3AD358" w14:textId="77777777" w:rsidR="00B97356" w:rsidRDefault="00B97356" w:rsidP="00F36554">
            <w:r>
              <w:rPr>
                <w:rFonts w:hint="eastAsia"/>
              </w:rPr>
              <w:t>船公司</w:t>
            </w:r>
            <w:r>
              <w:rPr>
                <w:rFonts w:hint="eastAsia"/>
              </w:rPr>
              <w:t>SEQ</w:t>
            </w:r>
          </w:p>
        </w:tc>
        <w:tc>
          <w:tcPr>
            <w:tcW w:w="5153" w:type="dxa"/>
          </w:tcPr>
          <w:p w14:paraId="6DCAD6B8" w14:textId="77777777" w:rsidR="00B97356" w:rsidRDefault="00B97356" w:rsidP="00F36554">
            <w:r>
              <w:rPr>
                <w:rFonts w:hint="eastAsia"/>
              </w:rPr>
              <w:t>37</w:t>
            </w:r>
          </w:p>
        </w:tc>
      </w:tr>
      <w:tr w:rsidR="00B97356" w14:paraId="31ABE74D" w14:textId="77777777" w:rsidTr="00F36554">
        <w:tc>
          <w:tcPr>
            <w:tcW w:w="817" w:type="dxa"/>
          </w:tcPr>
          <w:p w14:paraId="1B207F14" w14:textId="77777777" w:rsidR="00B97356" w:rsidRDefault="00B97356" w:rsidP="00F36554">
            <w:r>
              <w:rPr>
                <w:rFonts w:hint="eastAsia"/>
              </w:rPr>
              <w:t>P2</w:t>
            </w:r>
          </w:p>
        </w:tc>
        <w:tc>
          <w:tcPr>
            <w:tcW w:w="2552" w:type="dxa"/>
          </w:tcPr>
          <w:p w14:paraId="48B7EE3E" w14:textId="77777777" w:rsidR="00B97356" w:rsidRDefault="00B97356" w:rsidP="00F36554">
            <w:r>
              <w:rPr>
                <w:rFonts w:hint="eastAsia"/>
              </w:rPr>
              <w:t>采集开始时间</w:t>
            </w:r>
          </w:p>
        </w:tc>
        <w:tc>
          <w:tcPr>
            <w:tcW w:w="5153" w:type="dxa"/>
          </w:tcPr>
          <w:p w14:paraId="533BA168" w14:textId="77777777" w:rsidR="00B97356" w:rsidRDefault="00B97356" w:rsidP="00F36554">
            <w:r>
              <w:rPr>
                <w:rFonts w:hint="eastAsia"/>
              </w:rPr>
              <w:t>2013-01-01</w:t>
            </w:r>
          </w:p>
        </w:tc>
      </w:tr>
      <w:tr w:rsidR="00B97356" w14:paraId="4EA8BA4F" w14:textId="77777777" w:rsidTr="00F36554">
        <w:tc>
          <w:tcPr>
            <w:tcW w:w="817" w:type="dxa"/>
          </w:tcPr>
          <w:p w14:paraId="2AD54A9E" w14:textId="77777777" w:rsidR="00B97356" w:rsidRDefault="00B97356" w:rsidP="00F36554">
            <w:r>
              <w:t>P</w:t>
            </w:r>
            <w:r>
              <w:rPr>
                <w:rFonts w:hint="eastAsia"/>
              </w:rPr>
              <w:t>3</w:t>
            </w:r>
          </w:p>
        </w:tc>
        <w:tc>
          <w:tcPr>
            <w:tcW w:w="2552" w:type="dxa"/>
          </w:tcPr>
          <w:p w14:paraId="539C5A7A" w14:textId="77777777" w:rsidR="00B97356" w:rsidRDefault="00B97356" w:rsidP="00F36554">
            <w:r>
              <w:rPr>
                <w:rFonts w:hint="eastAsia"/>
              </w:rPr>
              <w:t>每次获取的记录条数</w:t>
            </w:r>
          </w:p>
        </w:tc>
        <w:tc>
          <w:tcPr>
            <w:tcW w:w="5153" w:type="dxa"/>
          </w:tcPr>
          <w:p w14:paraId="3047D44F" w14:textId="77777777" w:rsidR="00B97356" w:rsidRDefault="00B97356" w:rsidP="00F36554">
            <w:pPr>
              <w:rPr>
                <w:rFonts w:ascii="Courier New" w:hAnsi="Courier New"/>
                <w:color w:val="008080"/>
                <w:kern w:val="0"/>
                <w:sz w:val="20"/>
                <w:highlight w:val="white"/>
              </w:rPr>
            </w:pPr>
            <w:r>
              <w:rPr>
                <w:rFonts w:ascii="Courier New" w:hAnsi="Courier New" w:hint="eastAsia"/>
                <w:color w:val="008080"/>
                <w:kern w:val="0"/>
                <w:sz w:val="20"/>
                <w:highlight w:val="white"/>
              </w:rPr>
              <w:t>300</w:t>
            </w:r>
          </w:p>
        </w:tc>
      </w:tr>
      <w:tr w:rsidR="00B97356" w14:paraId="7D5400C5" w14:textId="77777777" w:rsidTr="00F36554">
        <w:tc>
          <w:tcPr>
            <w:tcW w:w="817" w:type="dxa"/>
          </w:tcPr>
          <w:p w14:paraId="3A0039D9" w14:textId="77777777" w:rsidR="00B97356" w:rsidRDefault="00B97356" w:rsidP="00F36554"/>
        </w:tc>
        <w:tc>
          <w:tcPr>
            <w:tcW w:w="2552" w:type="dxa"/>
          </w:tcPr>
          <w:p w14:paraId="35B808CF" w14:textId="77777777" w:rsidR="00B97356" w:rsidRDefault="00B97356" w:rsidP="00F36554">
            <w:r>
              <w:rPr>
                <w:rFonts w:hint="eastAsia"/>
              </w:rPr>
              <w:t>运行周期</w:t>
            </w:r>
          </w:p>
        </w:tc>
        <w:tc>
          <w:tcPr>
            <w:tcW w:w="5153" w:type="dxa"/>
          </w:tcPr>
          <w:p w14:paraId="7036B1E8" w14:textId="77777777" w:rsidR="00B97356" w:rsidRDefault="00B97356" w:rsidP="00F36554">
            <w:pPr>
              <w:rPr>
                <w:rFonts w:ascii="Courier New" w:hAnsi="Courier New"/>
                <w:color w:val="008080"/>
                <w:kern w:val="0"/>
                <w:sz w:val="20"/>
                <w:highlight w:val="white"/>
              </w:rPr>
            </w:pPr>
            <w:r>
              <w:rPr>
                <w:rFonts w:hint="eastAsia"/>
              </w:rPr>
              <w:t>周期任务</w:t>
            </w:r>
          </w:p>
        </w:tc>
      </w:tr>
      <w:tr w:rsidR="00B97356" w14:paraId="7AAA4789" w14:textId="77777777" w:rsidTr="00F36554">
        <w:tc>
          <w:tcPr>
            <w:tcW w:w="817" w:type="dxa"/>
          </w:tcPr>
          <w:p w14:paraId="1AAE9090" w14:textId="77777777" w:rsidR="00B97356" w:rsidRDefault="00B97356" w:rsidP="00F36554"/>
        </w:tc>
        <w:tc>
          <w:tcPr>
            <w:tcW w:w="2552" w:type="dxa"/>
          </w:tcPr>
          <w:p w14:paraId="35EC95B1" w14:textId="77777777" w:rsidR="00B97356" w:rsidRDefault="00B97356" w:rsidP="00F36554">
            <w:r>
              <w:rPr>
                <w:rFonts w:hint="eastAsia"/>
              </w:rPr>
              <w:t>运行间隔</w:t>
            </w:r>
          </w:p>
        </w:tc>
        <w:tc>
          <w:tcPr>
            <w:tcW w:w="5153" w:type="dxa"/>
          </w:tcPr>
          <w:p w14:paraId="503775AD" w14:textId="77777777" w:rsidR="00B97356" w:rsidRDefault="00B97356" w:rsidP="00F36554">
            <w:r>
              <w:rPr>
                <w:rFonts w:hint="eastAsia"/>
              </w:rPr>
              <w:t>3</w:t>
            </w:r>
            <w:r>
              <w:rPr>
                <w:rFonts w:hint="eastAsia"/>
              </w:rPr>
              <w:t>分钟</w:t>
            </w:r>
          </w:p>
        </w:tc>
      </w:tr>
      <w:tr w:rsidR="00B97356" w14:paraId="08F1D699" w14:textId="77777777" w:rsidTr="00F36554">
        <w:tc>
          <w:tcPr>
            <w:tcW w:w="817" w:type="dxa"/>
          </w:tcPr>
          <w:p w14:paraId="71873CDE" w14:textId="77777777" w:rsidR="00B97356" w:rsidRDefault="00B97356" w:rsidP="00F36554">
            <w:r>
              <w:rPr>
                <w:rFonts w:hint="eastAsia"/>
              </w:rPr>
              <w:t>P6</w:t>
            </w:r>
          </w:p>
        </w:tc>
        <w:tc>
          <w:tcPr>
            <w:tcW w:w="2552" w:type="dxa"/>
          </w:tcPr>
          <w:p w14:paraId="6C36F247" w14:textId="77777777" w:rsidR="00B97356" w:rsidRDefault="00B97356" w:rsidP="00F36554">
            <w:r>
              <w:rPr>
                <w:rFonts w:hint="eastAsia"/>
              </w:rPr>
              <w:t>重复数据校验的时间范围</w:t>
            </w:r>
          </w:p>
        </w:tc>
        <w:tc>
          <w:tcPr>
            <w:tcW w:w="5153" w:type="dxa"/>
          </w:tcPr>
          <w:p w14:paraId="12F981B6" w14:textId="77777777" w:rsidR="00B97356" w:rsidRDefault="00B97356" w:rsidP="00F36554">
            <w:r>
              <w:rPr>
                <w:rFonts w:hint="eastAsia"/>
              </w:rPr>
              <w:t xml:space="preserve">90 </w:t>
            </w:r>
            <w:r>
              <w:rPr>
                <w:rFonts w:hint="eastAsia"/>
              </w:rPr>
              <w:t>单位：天</w:t>
            </w:r>
          </w:p>
        </w:tc>
      </w:tr>
    </w:tbl>
    <w:p w14:paraId="40C256E4" w14:textId="77777777" w:rsidR="00B97356" w:rsidRDefault="00B97356" w:rsidP="00B97356"/>
    <w:p w14:paraId="7A8C4237" w14:textId="77777777" w:rsidR="00B97356" w:rsidRDefault="00B97356" w:rsidP="00B97356">
      <w:r>
        <w:rPr>
          <w:rFonts w:hint="eastAsia"/>
        </w:rPr>
        <w:t>实现步骤：</w:t>
      </w:r>
    </w:p>
    <w:p w14:paraId="71D52C91" w14:textId="77777777" w:rsidR="00B97356" w:rsidRDefault="00B97356" w:rsidP="00B97356">
      <w:pPr>
        <w:numPr>
          <w:ilvl w:val="0"/>
          <w:numId w:val="63"/>
        </w:numPr>
        <w:ind w:left="360" w:hanging="360"/>
      </w:pPr>
      <w:r>
        <w:rPr>
          <w:rFonts w:hint="eastAsia"/>
        </w:rPr>
        <w:t>标识两个数据源需要处理的数据，锁定需要处理的数据范围，避免在处理过程中有新数据采集上来干扰后续处理。参考</w:t>
      </w:r>
      <w:r>
        <w:rPr>
          <w:rFonts w:hint="eastAsia"/>
        </w:rPr>
        <w:t>SQL</w:t>
      </w:r>
      <w:r>
        <w:rPr>
          <w:rFonts w:hint="eastAsia"/>
        </w:rPr>
        <w:t>：</w:t>
      </w:r>
    </w:p>
    <w:p w14:paraId="1A1BA8CB" w14:textId="77777777" w:rsidR="00B97356" w:rsidRDefault="00B97356" w:rsidP="00B97356">
      <w:pPr>
        <w:numPr>
          <w:ilvl w:val="0"/>
          <w:numId w:val="46"/>
        </w:numPr>
        <w:ind w:left="720"/>
      </w:pPr>
      <w:r>
        <w:rPr>
          <w:rFonts w:hint="eastAsia"/>
        </w:rPr>
        <w:lastRenderedPageBreak/>
        <w:t>锁定中海箱动态未处理数据。参考</w:t>
      </w:r>
      <w:r>
        <w:rPr>
          <w:rFonts w:hint="eastAsia"/>
        </w:rPr>
        <w:t>SQL</w:t>
      </w:r>
      <w:r>
        <w:rPr>
          <w:rFonts w:hint="eastAsia"/>
        </w:rPr>
        <w:t>：</w:t>
      </w:r>
    </w:p>
    <w:p w14:paraId="32273FCD" w14:textId="77777777" w:rsidR="00B97356" w:rsidRDefault="00B97356" w:rsidP="00B97356">
      <w:pPr>
        <w:ind w:left="360"/>
        <w:rPr>
          <w:sz w:val="16"/>
        </w:rPr>
      </w:pPr>
      <w:r>
        <w:rPr>
          <w:rFonts w:hint="eastAsia"/>
          <w:sz w:val="16"/>
        </w:rPr>
        <w:tab/>
      </w:r>
      <w:r>
        <w:rPr>
          <w:rFonts w:hint="eastAsia"/>
          <w:sz w:val="16"/>
        </w:rPr>
        <w:tab/>
        <w:t xml:space="preserve">UPDATE </w:t>
      </w:r>
      <w:r>
        <w:rPr>
          <w:sz w:val="16"/>
        </w:rPr>
        <w:t>CONTA_MOVEMENT</w:t>
      </w:r>
      <w:r>
        <w:rPr>
          <w:rFonts w:hint="eastAsia"/>
          <w:sz w:val="16"/>
        </w:rPr>
        <w:t xml:space="preserve"> SET </w:t>
      </w:r>
      <w:r>
        <w:rPr>
          <w:sz w:val="16"/>
        </w:rPr>
        <w:t>ISCOLLECT</w:t>
      </w:r>
      <w:r>
        <w:rPr>
          <w:rFonts w:hint="eastAsia"/>
          <w:sz w:val="16"/>
        </w:rPr>
        <w:t xml:space="preserve"> = -99 WHERE </w:t>
      </w:r>
      <w:r>
        <w:rPr>
          <w:sz w:val="16"/>
        </w:rPr>
        <w:t>ISCOLLECT</w:t>
      </w:r>
      <w:r>
        <w:rPr>
          <w:rFonts w:hint="eastAsia"/>
          <w:sz w:val="16"/>
        </w:rPr>
        <w:t>=0 AND OWNER_SEQ = [P1]</w:t>
      </w:r>
    </w:p>
    <w:p w14:paraId="26C75CF6" w14:textId="77777777" w:rsidR="00B97356" w:rsidRDefault="00B97356" w:rsidP="00B97356">
      <w:pPr>
        <w:numPr>
          <w:ilvl w:val="0"/>
          <w:numId w:val="46"/>
        </w:numPr>
        <w:ind w:left="720"/>
      </w:pPr>
      <w:r>
        <w:rPr>
          <w:rFonts w:hint="eastAsia"/>
        </w:rPr>
        <w:t>锁定堆场分布式箱动态未处理数据。参考</w:t>
      </w:r>
      <w:r>
        <w:rPr>
          <w:rFonts w:hint="eastAsia"/>
        </w:rPr>
        <w:t>SQL</w:t>
      </w:r>
      <w:r>
        <w:rPr>
          <w:rFonts w:hint="eastAsia"/>
        </w:rPr>
        <w:t>：</w:t>
      </w:r>
    </w:p>
    <w:p w14:paraId="494619C4" w14:textId="77777777" w:rsidR="00B97356" w:rsidRDefault="00B97356" w:rsidP="00B97356">
      <w:pPr>
        <w:ind w:left="720"/>
      </w:pPr>
      <w:r>
        <w:rPr>
          <w:rFonts w:hint="eastAsia"/>
          <w:sz w:val="16"/>
        </w:rPr>
        <w:t>UPDATE PRD_</w:t>
      </w:r>
      <w:r>
        <w:rPr>
          <w:sz w:val="16"/>
        </w:rPr>
        <w:t>CONTA_MOVEMENT</w:t>
      </w:r>
      <w:r>
        <w:rPr>
          <w:rFonts w:hint="eastAsia"/>
          <w:sz w:val="16"/>
        </w:rPr>
        <w:t xml:space="preserve"> SET </w:t>
      </w:r>
      <w:r>
        <w:rPr>
          <w:sz w:val="16"/>
        </w:rPr>
        <w:t>ISCOLLECT</w:t>
      </w:r>
      <w:r>
        <w:rPr>
          <w:rFonts w:hint="eastAsia"/>
          <w:sz w:val="16"/>
        </w:rPr>
        <w:t xml:space="preserve">=-99 WHERE </w:t>
      </w:r>
      <w:r>
        <w:rPr>
          <w:sz w:val="16"/>
        </w:rPr>
        <w:t>ISCOLLECT</w:t>
      </w:r>
      <w:r>
        <w:rPr>
          <w:rFonts w:hint="eastAsia"/>
          <w:sz w:val="16"/>
        </w:rPr>
        <w:t>=0</w:t>
      </w:r>
      <w:r>
        <w:rPr>
          <w:rFonts w:hint="eastAsia"/>
          <w:sz w:val="15"/>
        </w:rPr>
        <w:t xml:space="preserve"> </w:t>
      </w:r>
      <w:r>
        <w:rPr>
          <w:rFonts w:hint="eastAsia"/>
          <w:sz w:val="16"/>
        </w:rPr>
        <w:t>AND OWNER_SEQ = [P1]</w:t>
      </w:r>
    </w:p>
    <w:p w14:paraId="21574A39" w14:textId="77777777" w:rsidR="00B97356" w:rsidRDefault="00B97356" w:rsidP="00B97356">
      <w:pPr>
        <w:ind w:left="360"/>
      </w:pPr>
      <w:r>
        <w:rPr>
          <w:rFonts w:hint="eastAsia"/>
        </w:rPr>
        <w:t>说明：</w:t>
      </w:r>
    </w:p>
    <w:p w14:paraId="2CC73444" w14:textId="77777777" w:rsidR="00B97356" w:rsidRDefault="00B97356" w:rsidP="00B97356">
      <w:pPr>
        <w:ind w:left="360"/>
      </w:pPr>
      <w:r>
        <w:rPr>
          <w:rFonts w:hint="eastAsia"/>
        </w:rPr>
        <w:tab/>
      </w:r>
      <w:r>
        <w:rPr>
          <w:rFonts w:hint="eastAsia"/>
        </w:rPr>
        <w:tab/>
        <w:t>-99</w:t>
      </w:r>
      <w:r>
        <w:rPr>
          <w:rFonts w:hint="eastAsia"/>
        </w:rPr>
        <w:t>为临时标识</w:t>
      </w:r>
    </w:p>
    <w:p w14:paraId="712CDA16" w14:textId="77777777" w:rsidR="00B97356" w:rsidRDefault="00B97356" w:rsidP="00B97356">
      <w:pPr>
        <w:numPr>
          <w:ilvl w:val="0"/>
          <w:numId w:val="63"/>
        </w:numPr>
        <w:ind w:left="360" w:hanging="360"/>
      </w:pPr>
      <w:r>
        <w:rPr>
          <w:rFonts w:hint="eastAsia"/>
        </w:rPr>
        <w:t>查询两个箱动态数据源</w:t>
      </w:r>
      <w:r>
        <w:rPr>
          <w:rFonts w:hint="eastAsia"/>
        </w:rPr>
        <w:t>(</w:t>
      </w:r>
      <w:r>
        <w:rPr>
          <w:rFonts w:hint="eastAsia"/>
        </w:rPr>
        <w:t>表</w:t>
      </w:r>
      <w:r>
        <w:t>CONTA_MOVEMENT</w:t>
      </w:r>
      <w:r>
        <w:rPr>
          <w:rFonts w:hint="eastAsia"/>
        </w:rPr>
        <w:t>和表</w:t>
      </w:r>
      <w:r>
        <w:t>PRD_CONTA_MOVEMENT</w:t>
      </w:r>
      <w:r>
        <w:rPr>
          <w:rFonts w:hint="eastAsia"/>
        </w:rPr>
        <w:t>数据</w:t>
      </w:r>
      <w:r>
        <w:rPr>
          <w:rFonts w:hint="eastAsia"/>
        </w:rPr>
        <w:t>)</w:t>
      </w:r>
      <w:r>
        <w:rPr>
          <w:rFonts w:hint="eastAsia"/>
        </w:rPr>
        <w:t>的最后采集时间，确定过滤掉哪个数据源的重复数据</w:t>
      </w:r>
    </w:p>
    <w:p w14:paraId="60B75F79" w14:textId="77777777" w:rsidR="00B97356" w:rsidRDefault="00B97356" w:rsidP="00B97356">
      <w:r>
        <w:rPr>
          <w:rFonts w:hint="eastAsia"/>
        </w:rPr>
        <w:tab/>
      </w:r>
      <w:r>
        <w:t>a</w:t>
      </w:r>
      <w:r>
        <w:rPr>
          <w:rFonts w:hint="eastAsia"/>
        </w:rPr>
        <w:t>．查询中海的箱动态数据最后采集时间。参考</w:t>
      </w:r>
      <w:r>
        <w:rPr>
          <w:rFonts w:hint="eastAsia"/>
        </w:rPr>
        <w:t>SQL</w:t>
      </w:r>
      <w:r>
        <w:rPr>
          <w:rFonts w:hint="eastAsia"/>
        </w:rPr>
        <w:t>：</w:t>
      </w:r>
    </w:p>
    <w:p w14:paraId="75D68AEE" w14:textId="77777777" w:rsidR="00B97356" w:rsidRDefault="00B97356" w:rsidP="00B97356">
      <w:pPr>
        <w:rPr>
          <w:sz w:val="16"/>
        </w:rPr>
      </w:pPr>
      <w:r>
        <w:rPr>
          <w:rFonts w:hint="eastAsia"/>
          <w:sz w:val="16"/>
        </w:rPr>
        <w:tab/>
      </w:r>
      <w:r>
        <w:rPr>
          <w:rFonts w:hint="eastAsia"/>
          <w:sz w:val="16"/>
        </w:rPr>
        <w:tab/>
        <w:t>SELECT MAX(</w:t>
      </w:r>
      <w:r>
        <w:rPr>
          <w:sz w:val="16"/>
        </w:rPr>
        <w:t>CREATE_DATETIME</w:t>
      </w:r>
      <w:r>
        <w:rPr>
          <w:rFonts w:hint="eastAsia"/>
          <w:sz w:val="16"/>
        </w:rPr>
        <w:t xml:space="preserve">) [P4] FROM </w:t>
      </w:r>
      <w:r>
        <w:rPr>
          <w:sz w:val="16"/>
        </w:rPr>
        <w:t>CONTA_MOVEMENT</w:t>
      </w:r>
      <w:r>
        <w:rPr>
          <w:rFonts w:hint="eastAsia"/>
          <w:sz w:val="16"/>
        </w:rPr>
        <w:t xml:space="preserve"> WHERE </w:t>
      </w:r>
      <w:r>
        <w:rPr>
          <w:sz w:val="16"/>
        </w:rPr>
        <w:t>ISCOLLECT</w:t>
      </w:r>
      <w:r>
        <w:rPr>
          <w:rFonts w:hint="eastAsia"/>
          <w:sz w:val="16"/>
        </w:rPr>
        <w:t>=-99</w:t>
      </w:r>
    </w:p>
    <w:p w14:paraId="429CD4D5" w14:textId="77777777" w:rsidR="00B97356" w:rsidRDefault="00B97356" w:rsidP="00B97356">
      <w:r>
        <w:rPr>
          <w:rFonts w:hint="eastAsia"/>
        </w:rPr>
        <w:tab/>
      </w:r>
      <w:r>
        <w:t>b.</w:t>
      </w:r>
      <w:r>
        <w:rPr>
          <w:rFonts w:hint="eastAsia"/>
        </w:rPr>
        <w:t>查询堆场分布式系统的箱动态数据最后采集时间。参考</w:t>
      </w:r>
      <w:r>
        <w:rPr>
          <w:rFonts w:hint="eastAsia"/>
        </w:rPr>
        <w:t>SQL</w:t>
      </w:r>
      <w:r>
        <w:rPr>
          <w:rFonts w:hint="eastAsia"/>
        </w:rPr>
        <w:t>：</w:t>
      </w:r>
    </w:p>
    <w:p w14:paraId="159DB956" w14:textId="77777777" w:rsidR="00B97356" w:rsidRDefault="00B97356" w:rsidP="00B97356">
      <w:pPr>
        <w:rPr>
          <w:sz w:val="16"/>
        </w:rPr>
      </w:pPr>
      <w:r>
        <w:rPr>
          <w:rFonts w:hint="eastAsia"/>
          <w:sz w:val="16"/>
        </w:rPr>
        <w:tab/>
      </w:r>
      <w:r>
        <w:rPr>
          <w:rFonts w:hint="eastAsia"/>
          <w:sz w:val="16"/>
        </w:rPr>
        <w:tab/>
        <w:t>SELECT MAX(</w:t>
      </w:r>
      <w:r>
        <w:rPr>
          <w:sz w:val="16"/>
        </w:rPr>
        <w:t>CREATE_DATETIME</w:t>
      </w:r>
      <w:r>
        <w:rPr>
          <w:rFonts w:hint="eastAsia"/>
          <w:sz w:val="16"/>
        </w:rPr>
        <w:t>) [P5] FROM PRD_</w:t>
      </w:r>
      <w:r>
        <w:rPr>
          <w:sz w:val="16"/>
        </w:rPr>
        <w:t>CONTA_MOVEMENT</w:t>
      </w:r>
      <w:r>
        <w:rPr>
          <w:rFonts w:hint="eastAsia"/>
          <w:sz w:val="16"/>
        </w:rPr>
        <w:t xml:space="preserve"> WHERE </w:t>
      </w:r>
      <w:r>
        <w:rPr>
          <w:sz w:val="16"/>
        </w:rPr>
        <w:t>ISCOLLECT</w:t>
      </w:r>
      <w:r>
        <w:rPr>
          <w:rFonts w:hint="eastAsia"/>
          <w:sz w:val="16"/>
        </w:rPr>
        <w:t>=-99</w:t>
      </w:r>
    </w:p>
    <w:p w14:paraId="5EDBD66E" w14:textId="77777777" w:rsidR="00B97356" w:rsidRDefault="00B97356" w:rsidP="00B97356">
      <w:pPr>
        <w:numPr>
          <w:ilvl w:val="0"/>
          <w:numId w:val="63"/>
        </w:numPr>
        <w:ind w:left="360" w:hanging="360"/>
      </w:pPr>
      <w:r>
        <w:rPr>
          <w:rFonts w:hint="eastAsia"/>
        </w:rPr>
        <w:t>过滤掉两个数据源的重复数据后将记录归集到箱动态汇总表</w:t>
      </w:r>
      <w:r>
        <w:t>CONTA_MOVEMENT_ALL</w:t>
      </w:r>
    </w:p>
    <w:p w14:paraId="32BE3106" w14:textId="77777777" w:rsidR="00B97356" w:rsidRDefault="00B97356" w:rsidP="00B97356">
      <w:pPr>
        <w:numPr>
          <w:ilvl w:val="0"/>
          <w:numId w:val="50"/>
        </w:numPr>
        <w:ind w:left="780" w:hanging="420"/>
      </w:pPr>
      <w:r>
        <w:rPr>
          <w:rFonts w:hint="eastAsia"/>
        </w:rPr>
        <w:t>[P4] &gt; =[P5]</w:t>
      </w:r>
      <w:r>
        <w:rPr>
          <w:rFonts w:hint="eastAsia"/>
        </w:rPr>
        <w:t>，以堆场分布式的箱动态数据为准，过滤掉中海重复的箱动态数据</w:t>
      </w:r>
    </w:p>
    <w:p w14:paraId="456B7EB5" w14:textId="77777777" w:rsidR="00B97356" w:rsidRDefault="00B97356" w:rsidP="00B97356">
      <w:pPr>
        <w:numPr>
          <w:ilvl w:val="0"/>
          <w:numId w:val="120"/>
        </w:numPr>
        <w:ind w:left="780" w:hanging="360"/>
      </w:pPr>
      <w:r>
        <w:rPr>
          <w:rFonts w:hint="eastAsia"/>
        </w:rPr>
        <w:t>丢弃堆场分布式中重复的箱动态数据，参考</w:t>
      </w:r>
      <w:r>
        <w:rPr>
          <w:rFonts w:hint="eastAsia"/>
        </w:rPr>
        <w:t>SQL</w:t>
      </w:r>
    </w:p>
    <w:p w14:paraId="47E8C330" w14:textId="77777777" w:rsidR="00B97356" w:rsidRDefault="00B97356" w:rsidP="00B97356">
      <w:pPr>
        <w:ind w:leftChars="200" w:left="360"/>
        <w:rPr>
          <w:kern w:val="0"/>
          <w:sz w:val="15"/>
          <w:highlight w:val="white"/>
        </w:rPr>
      </w:pPr>
      <w:r>
        <w:rPr>
          <w:color w:val="0000FF"/>
          <w:kern w:val="0"/>
          <w:sz w:val="15"/>
          <w:highlight w:val="white"/>
        </w:rPr>
        <w:t>UPDATE</w:t>
      </w:r>
      <w:r>
        <w:rPr>
          <w:kern w:val="0"/>
          <w:sz w:val="15"/>
          <w:highlight w:val="white"/>
        </w:rPr>
        <w:t xml:space="preserve"> PRD_CONTA_MOVEMENT</w:t>
      </w:r>
    </w:p>
    <w:p w14:paraId="4794F5AF"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SET</w:t>
      </w:r>
      <w:r>
        <w:rPr>
          <w:kern w:val="0"/>
          <w:sz w:val="15"/>
          <w:highlight w:val="white"/>
        </w:rPr>
        <w:t xml:space="preserve"> ISCOLLECT </w:t>
      </w:r>
      <w:r>
        <w:rPr>
          <w:color w:val="0000FF"/>
          <w:kern w:val="0"/>
          <w:sz w:val="15"/>
          <w:highlight w:val="white"/>
        </w:rPr>
        <w:t>=</w:t>
      </w:r>
      <w:r>
        <w:rPr>
          <w:kern w:val="0"/>
          <w:sz w:val="15"/>
          <w:highlight w:val="white"/>
        </w:rPr>
        <w:t xml:space="preserve"> </w:t>
      </w:r>
      <w:r>
        <w:rPr>
          <w:color w:val="800000"/>
          <w:kern w:val="0"/>
          <w:sz w:val="15"/>
          <w:highlight w:val="white"/>
        </w:rPr>
        <w:t>20</w:t>
      </w:r>
    </w:p>
    <w:p w14:paraId="38A20DF8"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WHERE</w:t>
      </w:r>
      <w:r>
        <w:rPr>
          <w:kern w:val="0"/>
          <w:sz w:val="15"/>
          <w:highlight w:val="white"/>
        </w:rPr>
        <w:t xml:space="preserve"> ISCOLLECT </w:t>
      </w:r>
      <w:r>
        <w:rPr>
          <w:color w:val="0000FF"/>
          <w:kern w:val="0"/>
          <w:sz w:val="15"/>
          <w:highlight w:val="white"/>
        </w:rPr>
        <w:t>=</w:t>
      </w:r>
      <w:r>
        <w:rPr>
          <w:kern w:val="0"/>
          <w:sz w:val="15"/>
          <w:highlight w:val="white"/>
        </w:rPr>
        <w:t xml:space="preserve"> </w:t>
      </w:r>
      <w:r>
        <w:rPr>
          <w:color w:val="0000FF"/>
          <w:kern w:val="0"/>
          <w:sz w:val="15"/>
          <w:highlight w:val="white"/>
        </w:rPr>
        <w:t>-</w:t>
      </w:r>
      <w:r>
        <w:rPr>
          <w:color w:val="800000"/>
          <w:kern w:val="0"/>
          <w:sz w:val="15"/>
          <w:highlight w:val="white"/>
        </w:rPr>
        <w:t>99</w:t>
      </w:r>
    </w:p>
    <w:p w14:paraId="3BFEC34D"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w:t>
      </w:r>
      <w:r>
        <w:rPr>
          <w:color w:val="0000FF"/>
          <w:kern w:val="0"/>
          <w:sz w:val="15"/>
          <w:highlight w:val="white"/>
        </w:rPr>
        <w:t>EXISTS</w:t>
      </w:r>
    </w:p>
    <w:p w14:paraId="37974381"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(SELECT</w:t>
      </w:r>
      <w:r>
        <w:rPr>
          <w:kern w:val="0"/>
          <w:sz w:val="15"/>
          <w:highlight w:val="white"/>
        </w:rPr>
        <w:t xml:space="preserve"> CONTA_MOVEMENT_SEQ</w:t>
      </w:r>
    </w:p>
    <w:p w14:paraId="4105803C"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FROM</w:t>
      </w:r>
      <w:r>
        <w:rPr>
          <w:kern w:val="0"/>
          <w:sz w:val="15"/>
          <w:highlight w:val="white"/>
        </w:rPr>
        <w:t xml:space="preserve"> CONTA_MOVEMENT</w:t>
      </w:r>
      <w:ins w:id="30" w:author="汤文波" w:date="2014-03-07T15:05:00Z">
        <w:r>
          <w:rPr>
            <w:kern w:val="0"/>
            <w:sz w:val="15"/>
            <w:highlight w:val="white"/>
          </w:rPr>
          <w:t>_ALL</w:t>
        </w:r>
      </w:ins>
    </w:p>
    <w:p w14:paraId="0B154582"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WHERE</w:t>
      </w:r>
      <w:r>
        <w:rPr>
          <w:kern w:val="0"/>
          <w:sz w:val="15"/>
          <w:highlight w:val="white"/>
        </w:rPr>
        <w:t xml:space="preserve">     OWNER_SEQ </w:t>
      </w:r>
      <w:r>
        <w:rPr>
          <w:color w:val="0000FF"/>
          <w:kern w:val="0"/>
          <w:sz w:val="15"/>
          <w:highlight w:val="white"/>
        </w:rPr>
        <w:t>=</w:t>
      </w:r>
      <w:r>
        <w:rPr>
          <w:kern w:val="0"/>
          <w:sz w:val="15"/>
          <w:highlight w:val="white"/>
        </w:rPr>
        <w:t xml:space="preserve"> </w:t>
      </w:r>
      <w:ins w:id="31" w:author="汤文波" w:date="2014-03-07T15:05:00Z">
        <w:r>
          <w:rPr>
            <w:kern w:val="0"/>
            <w:sz w:val="15"/>
            <w:highlight w:val="white"/>
          </w:rPr>
          <w:t>PRD_</w:t>
        </w:r>
      </w:ins>
      <w:r>
        <w:rPr>
          <w:kern w:val="0"/>
          <w:sz w:val="15"/>
          <w:highlight w:val="white"/>
        </w:rPr>
        <w:t>CONTA_MOVEMENT</w:t>
      </w:r>
      <w:del w:id="32" w:author="汤文波" w:date="2014-03-07T15:05:00Z">
        <w:r>
          <w:rPr>
            <w:kern w:val="0"/>
            <w:sz w:val="15"/>
            <w:highlight w:val="white"/>
          </w:rPr>
          <w:delText>_ALL</w:delText>
        </w:r>
      </w:del>
      <w:r>
        <w:rPr>
          <w:color w:val="0000FF"/>
          <w:kern w:val="0"/>
          <w:sz w:val="15"/>
          <w:highlight w:val="white"/>
        </w:rPr>
        <w:t>.</w:t>
      </w:r>
      <w:r>
        <w:rPr>
          <w:kern w:val="0"/>
          <w:sz w:val="15"/>
          <w:highlight w:val="white"/>
        </w:rPr>
        <w:t xml:space="preserve">OWNER_SEQ     </w:t>
      </w:r>
      <w:r>
        <w:rPr>
          <w:i/>
          <w:color w:val="008000"/>
          <w:kern w:val="0"/>
          <w:sz w:val="15"/>
          <w:highlight w:val="white"/>
        </w:rPr>
        <w:t>--</w:t>
      </w:r>
      <w:r>
        <w:rPr>
          <w:i/>
          <w:color w:val="008000"/>
          <w:kern w:val="0"/>
          <w:sz w:val="15"/>
          <w:highlight w:val="white"/>
        </w:rPr>
        <w:t>船公司相同</w:t>
      </w:r>
    </w:p>
    <w:p w14:paraId="4A18392F"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BOOKING_NO </w:t>
      </w:r>
      <w:r>
        <w:rPr>
          <w:color w:val="0000FF"/>
          <w:kern w:val="0"/>
          <w:sz w:val="15"/>
          <w:highlight w:val="white"/>
        </w:rPr>
        <w:t>=</w:t>
      </w:r>
      <w:r>
        <w:rPr>
          <w:kern w:val="0"/>
          <w:sz w:val="15"/>
          <w:highlight w:val="white"/>
        </w:rPr>
        <w:t xml:space="preserve"> PRD_CONTA_MOVEMENT</w:t>
      </w:r>
      <w:r>
        <w:rPr>
          <w:color w:val="0000FF"/>
          <w:kern w:val="0"/>
          <w:sz w:val="15"/>
          <w:highlight w:val="white"/>
        </w:rPr>
        <w:t>.</w:t>
      </w:r>
      <w:r>
        <w:rPr>
          <w:kern w:val="0"/>
          <w:sz w:val="15"/>
          <w:highlight w:val="white"/>
        </w:rPr>
        <w:t xml:space="preserve">BOOKING_NO  </w:t>
      </w:r>
      <w:r>
        <w:rPr>
          <w:i/>
          <w:color w:val="008000"/>
          <w:kern w:val="0"/>
          <w:sz w:val="15"/>
          <w:highlight w:val="white"/>
        </w:rPr>
        <w:t>--</w:t>
      </w:r>
      <w:r>
        <w:rPr>
          <w:i/>
          <w:color w:val="008000"/>
          <w:kern w:val="0"/>
          <w:sz w:val="15"/>
          <w:highlight w:val="white"/>
        </w:rPr>
        <w:t>订舱单号相同</w:t>
      </w:r>
    </w:p>
    <w:p w14:paraId="1E569951"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CONTAINERNO </w:t>
      </w:r>
      <w:r>
        <w:rPr>
          <w:color w:val="0000FF"/>
          <w:kern w:val="0"/>
          <w:sz w:val="15"/>
          <w:highlight w:val="white"/>
        </w:rPr>
        <w:t>=</w:t>
      </w:r>
      <w:r>
        <w:rPr>
          <w:kern w:val="0"/>
          <w:sz w:val="15"/>
          <w:highlight w:val="white"/>
        </w:rPr>
        <w:t xml:space="preserve"> PRD_CONTA_MOVEMENT</w:t>
      </w:r>
      <w:r>
        <w:rPr>
          <w:color w:val="0000FF"/>
          <w:kern w:val="0"/>
          <w:sz w:val="15"/>
          <w:highlight w:val="white"/>
        </w:rPr>
        <w:t>.</w:t>
      </w:r>
      <w:r>
        <w:rPr>
          <w:kern w:val="0"/>
          <w:sz w:val="15"/>
          <w:highlight w:val="white"/>
        </w:rPr>
        <w:t xml:space="preserve">CONTAINERNO  </w:t>
      </w:r>
      <w:r>
        <w:rPr>
          <w:i/>
          <w:color w:val="008000"/>
          <w:kern w:val="0"/>
          <w:sz w:val="15"/>
          <w:highlight w:val="white"/>
        </w:rPr>
        <w:t>--</w:t>
      </w:r>
      <w:r>
        <w:rPr>
          <w:i/>
          <w:color w:val="008000"/>
          <w:kern w:val="0"/>
          <w:sz w:val="15"/>
          <w:highlight w:val="white"/>
        </w:rPr>
        <w:t>箱号相同</w:t>
      </w:r>
    </w:p>
    <w:p w14:paraId="7B4478B6"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MOVEMENT_CODE </w:t>
      </w:r>
      <w:r>
        <w:rPr>
          <w:color w:val="0000FF"/>
          <w:kern w:val="0"/>
          <w:sz w:val="15"/>
          <w:highlight w:val="white"/>
        </w:rPr>
        <w:t>=</w:t>
      </w:r>
      <w:r>
        <w:rPr>
          <w:kern w:val="0"/>
          <w:sz w:val="15"/>
          <w:highlight w:val="white"/>
        </w:rPr>
        <w:t xml:space="preserve"> PRD_CONTA_MOVEMENT</w:t>
      </w:r>
      <w:r>
        <w:rPr>
          <w:color w:val="0000FF"/>
          <w:kern w:val="0"/>
          <w:sz w:val="15"/>
          <w:highlight w:val="white"/>
        </w:rPr>
        <w:t>.</w:t>
      </w:r>
      <w:r>
        <w:rPr>
          <w:kern w:val="0"/>
          <w:sz w:val="15"/>
          <w:highlight w:val="white"/>
        </w:rPr>
        <w:t xml:space="preserve">MOVEMENT_CODE </w:t>
      </w:r>
      <w:r>
        <w:rPr>
          <w:i/>
          <w:color w:val="008000"/>
          <w:kern w:val="0"/>
          <w:sz w:val="15"/>
          <w:highlight w:val="white"/>
        </w:rPr>
        <w:t>--</w:t>
      </w:r>
      <w:r>
        <w:rPr>
          <w:i/>
          <w:color w:val="008000"/>
          <w:kern w:val="0"/>
          <w:sz w:val="15"/>
          <w:highlight w:val="white"/>
        </w:rPr>
        <w:t>箱动态类型相同</w:t>
      </w:r>
    </w:p>
    <w:p w14:paraId="0CD7D87B" w14:textId="77777777" w:rsidR="00B97356" w:rsidRDefault="00B97356" w:rsidP="00B97356">
      <w:pPr>
        <w:ind w:leftChars="200" w:left="360"/>
        <w:rPr>
          <w:sz w:val="15"/>
        </w:rPr>
      </w:pPr>
      <w:r>
        <w:rPr>
          <w:kern w:val="0"/>
          <w:sz w:val="15"/>
          <w:highlight w:val="white"/>
        </w:rPr>
        <w:t xml:space="preserve">                      </w:t>
      </w:r>
      <w:r>
        <w:rPr>
          <w:color w:val="0000FF"/>
          <w:kern w:val="0"/>
          <w:sz w:val="15"/>
          <w:highlight w:val="white"/>
        </w:rPr>
        <w:t>AND</w:t>
      </w:r>
      <w:r>
        <w:rPr>
          <w:kern w:val="0"/>
          <w:sz w:val="15"/>
          <w:highlight w:val="white"/>
        </w:rPr>
        <w:t xml:space="preserve"> CREATE_DATETIME </w:t>
      </w:r>
      <w:ins w:id="33" w:author="汤文波" w:date="2014-03-07T15:05:00Z">
        <w:r>
          <w:rPr>
            <w:rFonts w:hint="eastAsia"/>
            <w:kern w:val="0"/>
            <w:sz w:val="15"/>
            <w:highlight w:val="white"/>
          </w:rPr>
          <w:t>&gt;</w:t>
        </w:r>
      </w:ins>
      <w:r>
        <w:rPr>
          <w:color w:val="0000FF"/>
          <w:kern w:val="0"/>
          <w:sz w:val="15"/>
          <w:highlight w:val="white"/>
        </w:rPr>
        <w:t>=</w:t>
      </w:r>
      <w:r>
        <w:rPr>
          <w:kern w:val="0"/>
          <w:sz w:val="15"/>
          <w:highlight w:val="white"/>
        </w:rPr>
        <w:t xml:space="preserve"> </w:t>
      </w:r>
      <w:r>
        <w:rPr>
          <w:color w:val="0000FF"/>
          <w:kern w:val="0"/>
          <w:sz w:val="15"/>
          <w:highlight w:val="white"/>
        </w:rPr>
        <w:t>SYSDATE</w:t>
      </w:r>
      <w:r>
        <w:rPr>
          <w:kern w:val="0"/>
          <w:sz w:val="15"/>
          <w:highlight w:val="white"/>
        </w:rPr>
        <w:t xml:space="preserve"> </w:t>
      </w:r>
      <w:del w:id="34" w:author="汤文波" w:date="2014-03-07T15:05:00Z">
        <w:r>
          <w:rPr>
            <w:color w:val="0000FF"/>
            <w:kern w:val="0"/>
            <w:sz w:val="15"/>
            <w:highlight w:val="white"/>
          </w:rPr>
          <w:delText>+</w:delText>
        </w:r>
        <w:r>
          <w:rPr>
            <w:kern w:val="0"/>
            <w:sz w:val="15"/>
            <w:highlight w:val="white"/>
          </w:rPr>
          <w:delText xml:space="preserve"> </w:delText>
        </w:r>
      </w:del>
      <w:ins w:id="35" w:author="汤文波" w:date="2014-03-07T15:05:00Z">
        <w:r>
          <w:rPr>
            <w:rFonts w:hint="eastAsia"/>
            <w:color w:val="0000FF"/>
            <w:kern w:val="0"/>
            <w:sz w:val="15"/>
            <w:highlight w:val="white"/>
          </w:rPr>
          <w:t>-</w:t>
        </w:r>
        <w:r>
          <w:rPr>
            <w:kern w:val="0"/>
            <w:sz w:val="15"/>
            <w:highlight w:val="white"/>
          </w:rPr>
          <w:t xml:space="preserve"> </w:t>
        </w:r>
      </w:ins>
      <w:r>
        <w:rPr>
          <w:rFonts w:hint="eastAsia"/>
          <w:color w:val="800000"/>
          <w:kern w:val="0"/>
          <w:sz w:val="15"/>
          <w:highlight w:val="white"/>
        </w:rPr>
        <w:t>[P6]</w:t>
      </w:r>
      <w:r>
        <w:rPr>
          <w:color w:val="0000FF"/>
          <w:kern w:val="0"/>
          <w:sz w:val="15"/>
          <w:highlight w:val="white"/>
        </w:rPr>
        <w:t>)</w:t>
      </w:r>
      <w:r>
        <w:rPr>
          <w:rFonts w:hint="eastAsia"/>
          <w:i/>
          <w:color w:val="008000"/>
          <w:kern w:val="0"/>
          <w:sz w:val="15"/>
          <w:highlight w:val="white"/>
        </w:rPr>
        <w:t xml:space="preserve"> </w:t>
      </w:r>
      <w:r>
        <w:rPr>
          <w:i/>
          <w:color w:val="008000"/>
          <w:kern w:val="0"/>
          <w:sz w:val="15"/>
          <w:highlight w:val="white"/>
        </w:rPr>
        <w:t>–</w:t>
      </w:r>
      <w:r>
        <w:rPr>
          <w:rFonts w:hint="eastAsia"/>
          <w:i/>
          <w:color w:val="008000"/>
          <w:kern w:val="0"/>
          <w:sz w:val="15"/>
          <w:highlight w:val="white"/>
        </w:rPr>
        <w:t>在限定的时间范围内比较</w:t>
      </w:r>
    </w:p>
    <w:p w14:paraId="4F988B9F" w14:textId="77777777" w:rsidR="00B97356" w:rsidRDefault="00B97356" w:rsidP="00B97356">
      <w:pPr>
        <w:numPr>
          <w:ilvl w:val="0"/>
          <w:numId w:val="120"/>
        </w:numPr>
        <w:ind w:left="780" w:hanging="360"/>
      </w:pPr>
      <w:r>
        <w:rPr>
          <w:rFonts w:hint="eastAsia"/>
        </w:rPr>
        <w:t>将堆场分布式的箱动态数据写入到汇总表。参考</w:t>
      </w:r>
      <w:r>
        <w:rPr>
          <w:rFonts w:hint="eastAsia"/>
        </w:rPr>
        <w:t>SQL</w:t>
      </w:r>
      <w:r>
        <w:rPr>
          <w:rFonts w:hint="eastAsia"/>
        </w:rPr>
        <w:t>：</w:t>
      </w:r>
    </w:p>
    <w:p w14:paraId="2A3141A8" w14:textId="77777777" w:rsidR="00B97356" w:rsidRDefault="00B97356" w:rsidP="00B97356">
      <w:pPr>
        <w:ind w:left="780"/>
      </w:pPr>
      <w:r>
        <w:rPr>
          <w:rFonts w:hint="eastAsia"/>
        </w:rPr>
        <w:t xml:space="preserve">INSERT INTO </w:t>
      </w:r>
      <w:r>
        <w:t>CONTA_MOVEMENT_ALL</w:t>
      </w:r>
      <w:r>
        <w:rPr>
          <w:rFonts w:hint="eastAsia"/>
        </w:rPr>
        <w:t>(</w:t>
      </w:r>
      <w:r>
        <w:t>CONTA_MOVEMENT_SEQ</w:t>
      </w:r>
      <w:r>
        <w:rPr>
          <w:rFonts w:hint="eastAsia"/>
        </w:rPr>
        <w:t>,</w:t>
      </w:r>
      <w:r>
        <w:t>…</w:t>
      </w:r>
      <w:r>
        <w:rPr>
          <w:rFonts w:hint="eastAsia"/>
        </w:rPr>
        <w:t>,</w:t>
      </w:r>
      <w:r>
        <w:t xml:space="preserve"> ISCOLLECT</w:t>
      </w:r>
      <w:r>
        <w:rPr>
          <w:rFonts w:hint="eastAsia"/>
        </w:rPr>
        <w:t>,</w:t>
      </w:r>
      <w:r>
        <w:t xml:space="preserve"> DATASOURCE</w:t>
      </w:r>
      <w:r>
        <w:rPr>
          <w:rFonts w:hint="eastAsia"/>
        </w:rPr>
        <w:t xml:space="preserve">) SELECT </w:t>
      </w:r>
      <w:r>
        <w:t>CONTA_MOVEMENT_SEQ</w:t>
      </w:r>
      <w:r>
        <w:rPr>
          <w:rFonts w:hint="eastAsia"/>
        </w:rPr>
        <w:t>,</w:t>
      </w:r>
      <w:r>
        <w:t>…</w:t>
      </w:r>
      <w:r>
        <w:rPr>
          <w:rFonts w:hint="eastAsia"/>
        </w:rPr>
        <w:t xml:space="preserve">,0,1 FROM </w:t>
      </w:r>
      <w:r>
        <w:t>PRD_CONTA_MOVEMENT</w:t>
      </w:r>
      <w:r>
        <w:rPr>
          <w:rFonts w:hint="eastAsia"/>
        </w:rPr>
        <w:t xml:space="preserve"> WHERE </w:t>
      </w:r>
      <w:r>
        <w:rPr>
          <w:sz w:val="16"/>
        </w:rPr>
        <w:t>ISCOLLECT</w:t>
      </w:r>
      <w:r>
        <w:rPr>
          <w:rFonts w:hint="eastAsia"/>
          <w:sz w:val="16"/>
        </w:rPr>
        <w:t>=-99</w:t>
      </w:r>
    </w:p>
    <w:p w14:paraId="3EB09D47" w14:textId="77777777" w:rsidR="00B97356" w:rsidRDefault="00B97356" w:rsidP="00B97356">
      <w:pPr>
        <w:ind w:left="780"/>
      </w:pPr>
      <w:r>
        <w:rPr>
          <w:rFonts w:hint="eastAsia"/>
        </w:rPr>
        <w:t>注：</w:t>
      </w:r>
    </w:p>
    <w:p w14:paraId="188E7F11" w14:textId="77777777" w:rsidR="00B97356" w:rsidRDefault="00B97356" w:rsidP="00B97356">
      <w:pPr>
        <w:ind w:left="1200"/>
      </w:pPr>
      <w:r>
        <w:t>CONTA_MOVEMENT_ALL</w:t>
      </w:r>
      <w:r>
        <w:rPr>
          <w:rFonts w:hint="eastAsia"/>
        </w:rPr>
        <w:t>.</w:t>
      </w:r>
      <w:r>
        <w:t>ISCOLLECT</w:t>
      </w:r>
      <w:r>
        <w:rPr>
          <w:rFonts w:hint="eastAsia"/>
        </w:rPr>
        <w:t xml:space="preserve"> = 0 (</w:t>
      </w:r>
      <w:r>
        <w:rPr>
          <w:rFonts w:hint="eastAsia"/>
        </w:rPr>
        <w:t>未处理</w:t>
      </w:r>
      <w:r>
        <w:rPr>
          <w:rFonts w:hint="eastAsia"/>
        </w:rPr>
        <w:t>)</w:t>
      </w:r>
    </w:p>
    <w:p w14:paraId="2DAD7396" w14:textId="77777777" w:rsidR="00B97356" w:rsidRDefault="00B97356" w:rsidP="00B97356">
      <w:pPr>
        <w:ind w:left="1200"/>
      </w:pPr>
      <w:r>
        <w:t>CONTA_MOVEMENT_ALL</w:t>
      </w:r>
      <w:r>
        <w:rPr>
          <w:rFonts w:hint="eastAsia"/>
        </w:rPr>
        <w:t>.</w:t>
      </w:r>
      <w:r>
        <w:t>DATASOURCE</w:t>
      </w:r>
      <w:r>
        <w:rPr>
          <w:rFonts w:hint="eastAsia"/>
        </w:rPr>
        <w:t>=1 (</w:t>
      </w:r>
      <w:r>
        <w:rPr>
          <w:rFonts w:hint="eastAsia"/>
        </w:rPr>
        <w:t>堆场分布式系统</w:t>
      </w:r>
      <w:r>
        <w:rPr>
          <w:rFonts w:hint="eastAsia"/>
        </w:rPr>
        <w:t>)</w:t>
      </w:r>
    </w:p>
    <w:p w14:paraId="7238151C" w14:textId="77777777" w:rsidR="00B97356" w:rsidRDefault="00B97356" w:rsidP="00B97356">
      <w:pPr>
        <w:ind w:left="1200"/>
      </w:pPr>
      <w:r>
        <w:rPr>
          <w:rFonts w:hint="eastAsia"/>
        </w:rPr>
        <w:t>其他同名字段取值</w:t>
      </w:r>
    </w:p>
    <w:p w14:paraId="6C8EC848" w14:textId="77777777" w:rsidR="00B97356" w:rsidRDefault="00B97356" w:rsidP="00B97356">
      <w:pPr>
        <w:numPr>
          <w:ilvl w:val="0"/>
          <w:numId w:val="120"/>
        </w:numPr>
        <w:ind w:left="780" w:hanging="360"/>
      </w:pPr>
      <w:r>
        <w:rPr>
          <w:rFonts w:hint="eastAsia"/>
        </w:rPr>
        <w:t>更新堆场分布式的箱动态数据状态。参考</w:t>
      </w:r>
      <w:r>
        <w:rPr>
          <w:rFonts w:hint="eastAsia"/>
        </w:rPr>
        <w:t>SQL</w:t>
      </w:r>
      <w:r>
        <w:rPr>
          <w:rFonts w:hint="eastAsia"/>
        </w:rPr>
        <w:t>：</w:t>
      </w:r>
    </w:p>
    <w:p w14:paraId="3CA66EC3" w14:textId="77777777" w:rsidR="00B97356" w:rsidRDefault="00B97356" w:rsidP="00B97356">
      <w:pPr>
        <w:ind w:left="780"/>
      </w:pPr>
      <w:r>
        <w:rPr>
          <w:rFonts w:hint="eastAsia"/>
        </w:rPr>
        <w:t xml:space="preserve">UPDATE </w:t>
      </w:r>
      <w:r>
        <w:t>PRD_CONTA_MOVEMENT</w:t>
      </w:r>
      <w:r>
        <w:rPr>
          <w:rFonts w:hint="eastAsia"/>
        </w:rPr>
        <w:t xml:space="preserve"> SET </w:t>
      </w:r>
      <w:r>
        <w:rPr>
          <w:sz w:val="16"/>
        </w:rPr>
        <w:t>ISCOLLECT</w:t>
      </w:r>
      <w:r>
        <w:rPr>
          <w:rFonts w:hint="eastAsia"/>
          <w:sz w:val="16"/>
        </w:rPr>
        <w:t xml:space="preserve">=10 WHERE </w:t>
      </w:r>
      <w:r>
        <w:rPr>
          <w:sz w:val="16"/>
        </w:rPr>
        <w:t>ISCOLLECT</w:t>
      </w:r>
      <w:r>
        <w:rPr>
          <w:rFonts w:hint="eastAsia"/>
          <w:sz w:val="16"/>
        </w:rPr>
        <w:t>=-99</w:t>
      </w:r>
    </w:p>
    <w:p w14:paraId="57F40B60" w14:textId="77777777" w:rsidR="00B97356" w:rsidRDefault="00B97356" w:rsidP="00B97356">
      <w:pPr>
        <w:numPr>
          <w:ilvl w:val="0"/>
          <w:numId w:val="120"/>
        </w:numPr>
        <w:ind w:left="780" w:hanging="360"/>
      </w:pPr>
      <w:r>
        <w:rPr>
          <w:rFonts w:hint="eastAsia"/>
        </w:rPr>
        <w:t>丢弃中海箱动态数据中重复的数据。</w:t>
      </w:r>
    </w:p>
    <w:p w14:paraId="4865483A" w14:textId="77777777" w:rsidR="00B97356" w:rsidRDefault="00B97356" w:rsidP="00B97356">
      <w:pPr>
        <w:ind w:left="420"/>
      </w:pPr>
      <w:r>
        <w:rPr>
          <w:rFonts w:hint="eastAsia"/>
        </w:rPr>
        <w:t>需求对于重复箱动态的定义：</w:t>
      </w:r>
    </w:p>
    <w:p w14:paraId="7090B78D" w14:textId="77777777" w:rsidR="00B97356" w:rsidRDefault="00B97356" w:rsidP="00B97356">
      <w:pPr>
        <w:ind w:left="420"/>
      </w:pPr>
      <w:r>
        <w:rPr>
          <w:rFonts w:hint="eastAsia"/>
        </w:rPr>
        <w:tab/>
      </w:r>
      <w:r>
        <w:rPr>
          <w:rFonts w:ascii="宋体" w:hAnsi="宋体"/>
        </w:rPr>
        <w:t>公共平台数据库的原始箱动态已存在相同</w:t>
      </w:r>
      <w:r>
        <w:rPr>
          <w:rFonts w:ascii="宋体" w:hAnsi="宋体"/>
          <w:b/>
        </w:rPr>
        <w:t>船公司、订舱单号、箱号、箱动态类型</w:t>
      </w:r>
      <w:r>
        <w:rPr>
          <w:rFonts w:ascii="宋体" w:hAnsi="宋体"/>
        </w:rPr>
        <w:t>的数据，以先取到的数据为准</w:t>
      </w:r>
    </w:p>
    <w:p w14:paraId="7ADE9E4B" w14:textId="77777777" w:rsidR="00B97356" w:rsidRDefault="00B97356" w:rsidP="00B97356">
      <w:pPr>
        <w:ind w:left="420"/>
      </w:pPr>
      <w:r>
        <w:rPr>
          <w:rFonts w:hint="eastAsia"/>
        </w:rPr>
        <w:t>参考</w:t>
      </w:r>
      <w:r>
        <w:rPr>
          <w:rFonts w:hint="eastAsia"/>
        </w:rPr>
        <w:t>SQL</w:t>
      </w:r>
      <w:r>
        <w:rPr>
          <w:rFonts w:hint="eastAsia"/>
        </w:rPr>
        <w:t>：</w:t>
      </w:r>
    </w:p>
    <w:p w14:paraId="496BB009"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FF"/>
          <w:kern w:val="0"/>
          <w:sz w:val="16"/>
          <w:highlight w:val="white"/>
        </w:rPr>
        <w:t>UPDATE</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CONTA_MOVEMENT</w:t>
      </w:r>
    </w:p>
    <w:p w14:paraId="434D2ECC"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SET</w:t>
      </w:r>
      <w:r>
        <w:rPr>
          <w:rFonts w:ascii="MS Shell Dlg 2" w:hAnsi="MS Shell Dlg 2"/>
          <w:color w:val="000000"/>
          <w:kern w:val="0"/>
          <w:sz w:val="16"/>
          <w:highlight w:val="white"/>
        </w:rPr>
        <w:t xml:space="preserve"> ISCOLLECT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0000"/>
          <w:kern w:val="0"/>
          <w:sz w:val="16"/>
          <w:highlight w:val="white"/>
        </w:rPr>
        <w:t>20</w:t>
      </w:r>
    </w:p>
    <w:p w14:paraId="030926AC"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WHERE</w:t>
      </w:r>
      <w:r>
        <w:rPr>
          <w:rFonts w:ascii="MS Shell Dlg 2" w:hAnsi="MS Shell Dlg 2"/>
          <w:color w:val="000000"/>
          <w:kern w:val="0"/>
          <w:sz w:val="16"/>
          <w:highlight w:val="white"/>
        </w:rPr>
        <w:t xml:space="preserve"> ISCOLLECT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w:t>
      </w:r>
      <w:r>
        <w:rPr>
          <w:rFonts w:ascii="MS Shell Dlg 2" w:hAnsi="MS Shell Dlg 2"/>
          <w:color w:val="800000"/>
          <w:kern w:val="0"/>
          <w:sz w:val="16"/>
          <w:highlight w:val="white"/>
        </w:rPr>
        <w:t>99</w:t>
      </w:r>
    </w:p>
    <w:p w14:paraId="111D50CE"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lastRenderedPageBreak/>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EXISTS</w:t>
      </w:r>
    </w:p>
    <w:p w14:paraId="2CB1AAC8"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(SELECT</w:t>
      </w:r>
      <w:r>
        <w:rPr>
          <w:rFonts w:ascii="MS Shell Dlg 2" w:hAnsi="MS Shell Dlg 2"/>
          <w:color w:val="000000"/>
          <w:kern w:val="0"/>
          <w:sz w:val="16"/>
          <w:highlight w:val="white"/>
        </w:rPr>
        <w:t xml:space="preserve"> CONTA_MOVEMENT_SEQ</w:t>
      </w:r>
    </w:p>
    <w:p w14:paraId="36F19120"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FROM</w:t>
      </w:r>
      <w:r>
        <w:rPr>
          <w:rFonts w:ascii="MS Shell Dlg 2" w:hAnsi="MS Shell Dlg 2"/>
          <w:color w:val="000000"/>
          <w:kern w:val="0"/>
          <w:sz w:val="16"/>
          <w:highlight w:val="white"/>
        </w:rPr>
        <w:t xml:space="preserve"> CONTA_MOVEMENT_</w:t>
      </w:r>
      <w:r>
        <w:rPr>
          <w:rFonts w:ascii="MS Shell Dlg 2" w:hAnsi="MS Shell Dlg 2" w:hint="eastAsia"/>
          <w:color w:val="000000"/>
          <w:kern w:val="0"/>
          <w:sz w:val="16"/>
          <w:highlight w:val="white"/>
        </w:rPr>
        <w:t>ALL</w:t>
      </w:r>
    </w:p>
    <w:p w14:paraId="6C5943A0"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WHERE</w:t>
      </w:r>
      <w:r>
        <w:rPr>
          <w:rFonts w:ascii="MS Shell Dlg 2" w:hAnsi="MS Shell Dlg 2"/>
          <w:color w:val="000000"/>
          <w:kern w:val="0"/>
          <w:sz w:val="16"/>
          <w:highlight w:val="white"/>
        </w:rPr>
        <w:t xml:space="preserve"> OWNER_SEQ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OWNER_SEQ         </w:t>
      </w:r>
      <w:r>
        <w:rPr>
          <w:rFonts w:ascii="MS Shell Dlg 2" w:hAnsi="MS Shell Dlg 2"/>
          <w:i/>
          <w:color w:val="008000"/>
          <w:kern w:val="0"/>
          <w:sz w:val="16"/>
          <w:highlight w:val="white"/>
        </w:rPr>
        <w:t>--</w:t>
      </w:r>
      <w:r>
        <w:rPr>
          <w:rFonts w:ascii="MS Shell Dlg 2" w:hAnsi="MS Shell Dlg 2"/>
          <w:i/>
          <w:color w:val="008000"/>
          <w:kern w:val="0"/>
          <w:sz w:val="16"/>
          <w:highlight w:val="white"/>
        </w:rPr>
        <w:t>船公司相同</w:t>
      </w:r>
    </w:p>
    <w:p w14:paraId="37844A82"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BOOKING_NO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BOOKING_NO      </w:t>
      </w:r>
      <w:r>
        <w:rPr>
          <w:rFonts w:ascii="MS Shell Dlg 2" w:hAnsi="MS Shell Dlg 2"/>
          <w:i/>
          <w:color w:val="008000"/>
          <w:kern w:val="0"/>
          <w:sz w:val="16"/>
          <w:highlight w:val="white"/>
        </w:rPr>
        <w:t>--</w:t>
      </w:r>
      <w:r>
        <w:rPr>
          <w:rFonts w:ascii="MS Shell Dlg 2" w:hAnsi="MS Shell Dlg 2"/>
          <w:i/>
          <w:color w:val="008000"/>
          <w:kern w:val="0"/>
          <w:sz w:val="16"/>
          <w:highlight w:val="white"/>
        </w:rPr>
        <w:t>订舱单号相同</w:t>
      </w:r>
    </w:p>
    <w:p w14:paraId="692B40F4"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CONTAINERNO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CONTAINERNO      </w:t>
      </w:r>
      <w:r>
        <w:rPr>
          <w:rFonts w:ascii="MS Shell Dlg 2" w:hAnsi="MS Shell Dlg 2"/>
          <w:i/>
          <w:color w:val="008000"/>
          <w:kern w:val="0"/>
          <w:sz w:val="16"/>
          <w:highlight w:val="white"/>
        </w:rPr>
        <w:t>--</w:t>
      </w:r>
      <w:r>
        <w:rPr>
          <w:rFonts w:ascii="MS Shell Dlg 2" w:hAnsi="MS Shell Dlg 2"/>
          <w:i/>
          <w:color w:val="008000"/>
          <w:kern w:val="0"/>
          <w:sz w:val="16"/>
          <w:highlight w:val="white"/>
        </w:rPr>
        <w:t>箱号相同</w:t>
      </w:r>
    </w:p>
    <w:p w14:paraId="3B67C7C7" w14:textId="77777777" w:rsidR="00B97356" w:rsidRDefault="00B97356" w:rsidP="00B97356">
      <w:pPr>
        <w:ind w:leftChars="1133" w:left="2039"/>
        <w:rPr>
          <w:rFonts w:ascii="MS Shell Dlg 2" w:hAnsi="MS Shell Dlg 2"/>
          <w:i/>
          <w:color w:val="008000"/>
          <w:kern w:val="0"/>
          <w:sz w:val="16"/>
        </w:rPr>
      </w:pPr>
      <w:r>
        <w:rPr>
          <w:rFonts w:ascii="MS Shell Dlg 2" w:hAnsi="MS Shell Dlg 2"/>
          <w:color w:val="000000"/>
          <w:kern w:val="0"/>
          <w:sz w:val="16"/>
          <w:highlight w:val="white"/>
        </w:rPr>
        <w:t xml:space="preserve"> </w:t>
      </w:r>
      <w:r>
        <w:rPr>
          <w:rFonts w:ascii="MS Shell Dlg 2" w:hAnsi="MS Shell Dlg 2" w:hint="eastAsia"/>
          <w:color w:val="000000"/>
          <w:kern w:val="0"/>
          <w:sz w:val="16"/>
          <w:highlight w:val="white"/>
        </w:rPr>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MOVEMENT_CODE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MOVEMENT_CODE </w:t>
      </w:r>
      <w:r>
        <w:rPr>
          <w:rFonts w:ascii="MS Shell Dlg 2" w:hAnsi="MS Shell Dlg 2"/>
          <w:i/>
          <w:color w:val="008000"/>
          <w:kern w:val="0"/>
          <w:sz w:val="16"/>
          <w:highlight w:val="white"/>
        </w:rPr>
        <w:t>--</w:t>
      </w:r>
      <w:r>
        <w:rPr>
          <w:rFonts w:ascii="MS Shell Dlg 2" w:hAnsi="MS Shell Dlg 2"/>
          <w:i/>
          <w:color w:val="008000"/>
          <w:kern w:val="0"/>
          <w:sz w:val="16"/>
          <w:highlight w:val="white"/>
        </w:rPr>
        <w:t>箱动态类型相同</w:t>
      </w:r>
    </w:p>
    <w:p w14:paraId="1767EFCB" w14:textId="77777777" w:rsidR="00B97356" w:rsidRDefault="00B97356" w:rsidP="00B97356">
      <w:pPr>
        <w:ind w:leftChars="200" w:left="360"/>
        <w:rPr>
          <w:sz w:val="15"/>
        </w:rPr>
      </w:pPr>
      <w:r>
        <w:rPr>
          <w:kern w:val="0"/>
          <w:sz w:val="15"/>
          <w:highlight w:val="white"/>
        </w:rPr>
        <w:t xml:space="preserve">                      </w:t>
      </w:r>
      <w:r>
        <w:rPr>
          <w:rFonts w:hint="eastAsia"/>
          <w:kern w:val="0"/>
          <w:sz w:val="15"/>
          <w:highlight w:val="white"/>
        </w:rPr>
        <w:t xml:space="preserve">   </w:t>
      </w:r>
      <w:r>
        <w:rPr>
          <w:color w:val="0000FF"/>
          <w:kern w:val="0"/>
          <w:sz w:val="15"/>
          <w:highlight w:val="white"/>
        </w:rPr>
        <w:t>AND</w:t>
      </w:r>
      <w:r>
        <w:rPr>
          <w:kern w:val="0"/>
          <w:sz w:val="15"/>
          <w:highlight w:val="white"/>
        </w:rPr>
        <w:t xml:space="preserve"> CREATE_DATETIME </w:t>
      </w:r>
      <w:r>
        <w:rPr>
          <w:rFonts w:hint="eastAsia"/>
          <w:kern w:val="0"/>
          <w:sz w:val="15"/>
          <w:highlight w:val="white"/>
        </w:rPr>
        <w:t>&gt;</w:t>
      </w:r>
      <w:r>
        <w:rPr>
          <w:color w:val="0000FF"/>
          <w:kern w:val="0"/>
          <w:sz w:val="15"/>
          <w:highlight w:val="white"/>
        </w:rPr>
        <w:t>=</w:t>
      </w:r>
      <w:r>
        <w:rPr>
          <w:kern w:val="0"/>
          <w:sz w:val="15"/>
          <w:highlight w:val="white"/>
        </w:rPr>
        <w:t xml:space="preserve"> </w:t>
      </w:r>
      <w:r>
        <w:rPr>
          <w:color w:val="0000FF"/>
          <w:kern w:val="0"/>
          <w:sz w:val="15"/>
          <w:highlight w:val="white"/>
        </w:rPr>
        <w:t>SYSDATE</w:t>
      </w:r>
      <w:r>
        <w:rPr>
          <w:kern w:val="0"/>
          <w:sz w:val="15"/>
          <w:highlight w:val="white"/>
        </w:rPr>
        <w:t xml:space="preserve"> </w:t>
      </w:r>
      <w:r>
        <w:rPr>
          <w:rFonts w:hint="eastAsia"/>
          <w:color w:val="0000FF"/>
          <w:kern w:val="0"/>
          <w:sz w:val="15"/>
          <w:highlight w:val="white"/>
        </w:rPr>
        <w:t>-</w:t>
      </w:r>
      <w:r>
        <w:rPr>
          <w:kern w:val="0"/>
          <w:sz w:val="15"/>
          <w:highlight w:val="white"/>
        </w:rPr>
        <w:t xml:space="preserve"> </w:t>
      </w:r>
      <w:r>
        <w:rPr>
          <w:rFonts w:hint="eastAsia"/>
          <w:color w:val="800000"/>
          <w:kern w:val="0"/>
          <w:sz w:val="15"/>
          <w:highlight w:val="white"/>
        </w:rPr>
        <w:t>[P6]</w:t>
      </w:r>
      <w:r>
        <w:rPr>
          <w:color w:val="0000FF"/>
          <w:kern w:val="0"/>
          <w:sz w:val="15"/>
          <w:highlight w:val="white"/>
        </w:rPr>
        <w:t>)</w:t>
      </w:r>
      <w:r>
        <w:rPr>
          <w:rFonts w:hint="eastAsia"/>
          <w:i/>
          <w:color w:val="008000"/>
          <w:kern w:val="0"/>
          <w:sz w:val="15"/>
          <w:highlight w:val="white"/>
        </w:rPr>
        <w:t xml:space="preserve"> </w:t>
      </w:r>
      <w:r>
        <w:rPr>
          <w:i/>
          <w:color w:val="008000"/>
          <w:kern w:val="0"/>
          <w:sz w:val="15"/>
          <w:highlight w:val="white"/>
        </w:rPr>
        <w:t>–</w:t>
      </w:r>
      <w:r>
        <w:rPr>
          <w:rFonts w:hint="eastAsia"/>
          <w:i/>
          <w:color w:val="008000"/>
          <w:kern w:val="0"/>
          <w:sz w:val="15"/>
          <w:highlight w:val="white"/>
        </w:rPr>
        <w:t>在限定的时间范围内比较</w:t>
      </w:r>
    </w:p>
    <w:p w14:paraId="0966F1B3" w14:textId="77777777" w:rsidR="00B97356" w:rsidRDefault="00B97356" w:rsidP="00B97356">
      <w:pPr>
        <w:numPr>
          <w:ilvl w:val="0"/>
          <w:numId w:val="120"/>
        </w:numPr>
        <w:ind w:left="780" w:hanging="360"/>
      </w:pPr>
      <w:r>
        <w:rPr>
          <w:rFonts w:hint="eastAsia"/>
        </w:rPr>
        <w:t>将过滤后的箱动态数据写入汇总表。参考</w:t>
      </w:r>
      <w:r>
        <w:rPr>
          <w:rFonts w:hint="eastAsia"/>
        </w:rPr>
        <w:t>SQL</w:t>
      </w:r>
      <w:r>
        <w:rPr>
          <w:rFonts w:hint="eastAsia"/>
        </w:rPr>
        <w:t>：</w:t>
      </w:r>
    </w:p>
    <w:p w14:paraId="4D532749" w14:textId="77777777" w:rsidR="00B97356" w:rsidRDefault="00B97356" w:rsidP="00B97356">
      <w:pPr>
        <w:ind w:leftChars="400" w:left="720"/>
      </w:pPr>
      <w:r>
        <w:rPr>
          <w:rFonts w:hint="eastAsia"/>
        </w:rPr>
        <w:t xml:space="preserve">INSERT INTO </w:t>
      </w:r>
      <w:r>
        <w:t>CONTA_MOVEMENT_ALL</w:t>
      </w:r>
      <w:r>
        <w:rPr>
          <w:rFonts w:hint="eastAsia"/>
        </w:rPr>
        <w:t>(</w:t>
      </w:r>
      <w:r>
        <w:t>CONTA_MOVEMENT_SEQ</w:t>
      </w:r>
      <w:r>
        <w:rPr>
          <w:rFonts w:hint="eastAsia"/>
        </w:rPr>
        <w:t>,</w:t>
      </w:r>
      <w:r>
        <w:t>…</w:t>
      </w:r>
      <w:r>
        <w:rPr>
          <w:rFonts w:hint="eastAsia"/>
        </w:rPr>
        <w:t>,</w:t>
      </w:r>
      <w:r>
        <w:t xml:space="preserve"> ISCOLLECT</w:t>
      </w:r>
      <w:r>
        <w:rPr>
          <w:rFonts w:hint="eastAsia"/>
        </w:rPr>
        <w:t>,</w:t>
      </w:r>
      <w:r>
        <w:t xml:space="preserve"> DATASOURCE</w:t>
      </w:r>
      <w:r>
        <w:rPr>
          <w:rFonts w:hint="eastAsia"/>
        </w:rPr>
        <w:t xml:space="preserve">) SELECT </w:t>
      </w:r>
      <w:r>
        <w:t>CONTA_MOVEMENT_SEQ</w:t>
      </w:r>
      <w:r>
        <w:rPr>
          <w:rFonts w:hint="eastAsia"/>
        </w:rPr>
        <w:t>,</w:t>
      </w:r>
      <w:r>
        <w:t>…</w:t>
      </w:r>
      <w:r>
        <w:rPr>
          <w:rFonts w:hint="eastAsia"/>
        </w:rPr>
        <w:t xml:space="preserve">,0,1 FROM </w:t>
      </w:r>
      <w:r>
        <w:t>CONTA_MOVEMENT</w:t>
      </w:r>
      <w:r>
        <w:rPr>
          <w:rFonts w:hint="eastAsia"/>
        </w:rPr>
        <w:t xml:space="preserve"> WHERE </w:t>
      </w:r>
      <w:r>
        <w:rPr>
          <w:sz w:val="16"/>
        </w:rPr>
        <w:t>ISCOLLECT</w:t>
      </w:r>
      <w:r>
        <w:rPr>
          <w:rFonts w:hint="eastAsia"/>
          <w:sz w:val="16"/>
        </w:rPr>
        <w:t>=-99</w:t>
      </w:r>
    </w:p>
    <w:p w14:paraId="0A16EB66" w14:textId="77777777" w:rsidR="00B97356" w:rsidRDefault="00B97356" w:rsidP="00B97356">
      <w:pPr>
        <w:ind w:leftChars="400" w:left="720"/>
      </w:pPr>
      <w:r>
        <w:rPr>
          <w:rFonts w:hint="eastAsia"/>
        </w:rPr>
        <w:t>注：</w:t>
      </w:r>
    </w:p>
    <w:p w14:paraId="2C514D4C" w14:textId="77777777" w:rsidR="00B97356" w:rsidRDefault="00B97356" w:rsidP="00B97356">
      <w:pPr>
        <w:ind w:leftChars="600" w:left="1080"/>
      </w:pPr>
      <w:r>
        <w:t>CONTA_MOVEMENT_ALL</w:t>
      </w:r>
      <w:r>
        <w:rPr>
          <w:rFonts w:hint="eastAsia"/>
        </w:rPr>
        <w:t>.</w:t>
      </w:r>
      <w:r>
        <w:t>ISCOLLECT</w:t>
      </w:r>
      <w:r>
        <w:rPr>
          <w:rFonts w:hint="eastAsia"/>
        </w:rPr>
        <w:t xml:space="preserve"> = 0 (</w:t>
      </w:r>
      <w:r>
        <w:rPr>
          <w:rFonts w:hint="eastAsia"/>
        </w:rPr>
        <w:t>未处理</w:t>
      </w:r>
      <w:r>
        <w:rPr>
          <w:rFonts w:hint="eastAsia"/>
        </w:rPr>
        <w:t>)</w:t>
      </w:r>
    </w:p>
    <w:p w14:paraId="460F1AA6" w14:textId="77777777" w:rsidR="00B97356" w:rsidRDefault="00B97356" w:rsidP="00B97356">
      <w:pPr>
        <w:ind w:leftChars="600" w:left="1080"/>
      </w:pPr>
      <w:r>
        <w:t>CONTA_MOVEMENT_ALL</w:t>
      </w:r>
      <w:r>
        <w:rPr>
          <w:rFonts w:hint="eastAsia"/>
        </w:rPr>
        <w:t>.</w:t>
      </w:r>
      <w:r>
        <w:t>DATASOURCE</w:t>
      </w:r>
      <w:r>
        <w:rPr>
          <w:rFonts w:hint="eastAsia"/>
        </w:rPr>
        <w:t>=0 (</w:t>
      </w:r>
      <w:r>
        <w:rPr>
          <w:rFonts w:hint="eastAsia"/>
        </w:rPr>
        <w:t>中海</w:t>
      </w:r>
      <w:r>
        <w:rPr>
          <w:rFonts w:hint="eastAsia"/>
        </w:rPr>
        <w:t>)</w:t>
      </w:r>
    </w:p>
    <w:p w14:paraId="4C7E3B6E" w14:textId="77777777" w:rsidR="00B97356" w:rsidRDefault="00B97356" w:rsidP="00B97356">
      <w:pPr>
        <w:ind w:leftChars="600" w:left="1080"/>
      </w:pPr>
      <w:r>
        <w:rPr>
          <w:rFonts w:hint="eastAsia"/>
        </w:rPr>
        <w:t>其他同名字段取值</w:t>
      </w:r>
    </w:p>
    <w:p w14:paraId="21BABEBC" w14:textId="77777777" w:rsidR="00B97356" w:rsidRDefault="00B97356" w:rsidP="00B97356">
      <w:pPr>
        <w:numPr>
          <w:ilvl w:val="0"/>
          <w:numId w:val="120"/>
        </w:numPr>
        <w:ind w:left="780" w:hanging="360"/>
      </w:pPr>
      <w:r>
        <w:rPr>
          <w:rFonts w:hint="eastAsia"/>
        </w:rPr>
        <w:t>更新采集到汇总表的中海箱动态数据状态。参考</w:t>
      </w:r>
      <w:r>
        <w:rPr>
          <w:rFonts w:hint="eastAsia"/>
        </w:rPr>
        <w:t>SQL</w:t>
      </w:r>
      <w:r>
        <w:rPr>
          <w:rFonts w:hint="eastAsia"/>
        </w:rPr>
        <w:t>：、</w:t>
      </w:r>
    </w:p>
    <w:p w14:paraId="1433E89F" w14:textId="77777777" w:rsidR="00B97356" w:rsidRDefault="00B97356" w:rsidP="00B97356">
      <w:pPr>
        <w:ind w:left="780"/>
      </w:pPr>
      <w:r>
        <w:rPr>
          <w:rFonts w:hint="eastAsia"/>
        </w:rPr>
        <w:t xml:space="preserve">UPDATE </w:t>
      </w:r>
      <w:r>
        <w:t>CONTA_MOVEMENT</w:t>
      </w:r>
      <w:r>
        <w:rPr>
          <w:rFonts w:hint="eastAsia"/>
        </w:rPr>
        <w:t xml:space="preserve"> SET </w:t>
      </w:r>
      <w:r>
        <w:rPr>
          <w:sz w:val="16"/>
        </w:rPr>
        <w:t>ISCOLLECT</w:t>
      </w:r>
      <w:r>
        <w:rPr>
          <w:rFonts w:hint="eastAsia"/>
          <w:sz w:val="16"/>
        </w:rPr>
        <w:t xml:space="preserve">=10 WHERE </w:t>
      </w:r>
      <w:r>
        <w:rPr>
          <w:sz w:val="16"/>
        </w:rPr>
        <w:t>ISCOLLECT</w:t>
      </w:r>
      <w:r>
        <w:rPr>
          <w:rFonts w:hint="eastAsia"/>
          <w:sz w:val="16"/>
        </w:rPr>
        <w:t>=-99</w:t>
      </w:r>
    </w:p>
    <w:p w14:paraId="266FE9B0" w14:textId="77777777" w:rsidR="00B97356" w:rsidRDefault="00B97356" w:rsidP="00B97356">
      <w:pPr>
        <w:numPr>
          <w:ilvl w:val="0"/>
          <w:numId w:val="50"/>
        </w:numPr>
        <w:ind w:left="780" w:hanging="420"/>
      </w:pPr>
      <w:r>
        <w:rPr>
          <w:rFonts w:hint="eastAsia"/>
        </w:rPr>
        <w:t>[P4] &lt;[P5]</w:t>
      </w:r>
      <w:r>
        <w:rPr>
          <w:rFonts w:hint="eastAsia"/>
        </w:rPr>
        <w:t>，以中海箱的动态数据为准，过滤掉堆场分布式重复的箱动态数据</w:t>
      </w:r>
    </w:p>
    <w:p w14:paraId="2E64DB2E" w14:textId="77777777" w:rsidR="00B97356" w:rsidRDefault="00B97356" w:rsidP="00B97356">
      <w:pPr>
        <w:numPr>
          <w:ilvl w:val="0"/>
          <w:numId w:val="72"/>
        </w:numPr>
        <w:tabs>
          <w:tab w:val="clear" w:pos="420"/>
        </w:tabs>
        <w:ind w:left="780" w:hanging="360"/>
      </w:pPr>
      <w:r>
        <w:rPr>
          <w:rFonts w:hint="eastAsia"/>
        </w:rPr>
        <w:t>丢弃中海箱动态数据中重复数据。参考</w:t>
      </w:r>
      <w:r>
        <w:rPr>
          <w:rFonts w:hint="eastAsia"/>
        </w:rPr>
        <w:t>SQL</w:t>
      </w:r>
      <w:r>
        <w:rPr>
          <w:rFonts w:hint="eastAsia"/>
        </w:rPr>
        <w:t>：</w:t>
      </w:r>
    </w:p>
    <w:p w14:paraId="6E39502C" w14:textId="77777777" w:rsidR="00B97356" w:rsidRDefault="00B97356" w:rsidP="00B97356">
      <w:pPr>
        <w:ind w:leftChars="200" w:left="360"/>
        <w:rPr>
          <w:kern w:val="0"/>
          <w:sz w:val="15"/>
          <w:highlight w:val="white"/>
        </w:rPr>
      </w:pPr>
      <w:r>
        <w:rPr>
          <w:color w:val="0000FF"/>
          <w:kern w:val="0"/>
          <w:sz w:val="15"/>
          <w:highlight w:val="white"/>
        </w:rPr>
        <w:t>UPDATE</w:t>
      </w:r>
      <w:r>
        <w:rPr>
          <w:kern w:val="0"/>
          <w:sz w:val="15"/>
          <w:highlight w:val="white"/>
        </w:rPr>
        <w:t xml:space="preserve"> CONTA_MOVEMENT</w:t>
      </w:r>
    </w:p>
    <w:p w14:paraId="27C5875F"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SET</w:t>
      </w:r>
      <w:r>
        <w:rPr>
          <w:kern w:val="0"/>
          <w:sz w:val="15"/>
          <w:highlight w:val="white"/>
        </w:rPr>
        <w:t xml:space="preserve"> ISCOLLECT </w:t>
      </w:r>
      <w:r>
        <w:rPr>
          <w:color w:val="0000FF"/>
          <w:kern w:val="0"/>
          <w:sz w:val="15"/>
          <w:highlight w:val="white"/>
        </w:rPr>
        <w:t>=</w:t>
      </w:r>
      <w:r>
        <w:rPr>
          <w:kern w:val="0"/>
          <w:sz w:val="15"/>
          <w:highlight w:val="white"/>
        </w:rPr>
        <w:t xml:space="preserve"> </w:t>
      </w:r>
      <w:r>
        <w:rPr>
          <w:color w:val="800000"/>
          <w:kern w:val="0"/>
          <w:sz w:val="15"/>
          <w:highlight w:val="white"/>
        </w:rPr>
        <w:t>20</w:t>
      </w:r>
    </w:p>
    <w:p w14:paraId="5FE703D4"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WHERE</w:t>
      </w:r>
      <w:r>
        <w:rPr>
          <w:kern w:val="0"/>
          <w:sz w:val="15"/>
          <w:highlight w:val="white"/>
        </w:rPr>
        <w:t xml:space="preserve"> ISCOLLECT </w:t>
      </w:r>
      <w:r>
        <w:rPr>
          <w:color w:val="0000FF"/>
          <w:kern w:val="0"/>
          <w:sz w:val="15"/>
          <w:highlight w:val="white"/>
        </w:rPr>
        <w:t>=</w:t>
      </w:r>
      <w:r>
        <w:rPr>
          <w:kern w:val="0"/>
          <w:sz w:val="15"/>
          <w:highlight w:val="white"/>
        </w:rPr>
        <w:t xml:space="preserve"> </w:t>
      </w:r>
      <w:r>
        <w:rPr>
          <w:color w:val="0000FF"/>
          <w:kern w:val="0"/>
          <w:sz w:val="15"/>
          <w:highlight w:val="white"/>
        </w:rPr>
        <w:t>-</w:t>
      </w:r>
      <w:r>
        <w:rPr>
          <w:color w:val="800000"/>
          <w:kern w:val="0"/>
          <w:sz w:val="15"/>
          <w:highlight w:val="white"/>
        </w:rPr>
        <w:t>99</w:t>
      </w:r>
    </w:p>
    <w:p w14:paraId="3C8ABE52"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w:t>
      </w:r>
      <w:r>
        <w:rPr>
          <w:color w:val="0000FF"/>
          <w:kern w:val="0"/>
          <w:sz w:val="15"/>
          <w:highlight w:val="white"/>
        </w:rPr>
        <w:t>EXISTS</w:t>
      </w:r>
    </w:p>
    <w:p w14:paraId="31B4359E"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(SELECT</w:t>
      </w:r>
      <w:r>
        <w:rPr>
          <w:kern w:val="0"/>
          <w:sz w:val="15"/>
          <w:highlight w:val="white"/>
        </w:rPr>
        <w:t xml:space="preserve"> CONTA_MOVEMENT_SEQ</w:t>
      </w:r>
    </w:p>
    <w:p w14:paraId="6979C277"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FROM</w:t>
      </w:r>
      <w:r>
        <w:rPr>
          <w:kern w:val="0"/>
          <w:sz w:val="15"/>
          <w:highlight w:val="white"/>
        </w:rPr>
        <w:t xml:space="preserve"> CONTA_MOVEMENT</w:t>
      </w:r>
      <w:r>
        <w:rPr>
          <w:rFonts w:hint="eastAsia"/>
          <w:kern w:val="0"/>
          <w:sz w:val="15"/>
          <w:highlight w:val="white"/>
        </w:rPr>
        <w:t>_ALL</w:t>
      </w:r>
    </w:p>
    <w:p w14:paraId="7F2647C9"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WHERE</w:t>
      </w:r>
      <w:r>
        <w:rPr>
          <w:kern w:val="0"/>
          <w:sz w:val="15"/>
          <w:highlight w:val="white"/>
        </w:rPr>
        <w:t xml:space="preserve">     OWNER_SEQ </w:t>
      </w:r>
      <w:r>
        <w:rPr>
          <w:color w:val="0000FF"/>
          <w:kern w:val="0"/>
          <w:sz w:val="15"/>
          <w:highlight w:val="white"/>
        </w:rPr>
        <w:t>=</w:t>
      </w:r>
      <w:r>
        <w:rPr>
          <w:kern w:val="0"/>
          <w:sz w:val="15"/>
          <w:highlight w:val="white"/>
        </w:rPr>
        <w:t xml:space="preserve"> </w:t>
      </w:r>
      <w:ins w:id="36" w:author="汤文波" w:date="2014-03-07T15:06:00Z">
        <w:r>
          <w:rPr>
            <w:kern w:val="0"/>
            <w:sz w:val="15"/>
            <w:highlight w:val="white"/>
          </w:rPr>
          <w:t>PRD_</w:t>
        </w:r>
      </w:ins>
      <w:r>
        <w:rPr>
          <w:kern w:val="0"/>
          <w:sz w:val="15"/>
          <w:highlight w:val="white"/>
        </w:rPr>
        <w:t>CONTA_MOVEMENT</w:t>
      </w:r>
      <w:del w:id="37" w:author="汤文波" w:date="2014-03-07T15:06:00Z">
        <w:r>
          <w:rPr>
            <w:kern w:val="0"/>
            <w:sz w:val="15"/>
            <w:highlight w:val="white"/>
          </w:rPr>
          <w:delText>_ALL</w:delText>
        </w:r>
      </w:del>
      <w:r>
        <w:rPr>
          <w:color w:val="0000FF"/>
          <w:kern w:val="0"/>
          <w:sz w:val="15"/>
          <w:highlight w:val="white"/>
        </w:rPr>
        <w:t>.</w:t>
      </w:r>
      <w:r>
        <w:rPr>
          <w:kern w:val="0"/>
          <w:sz w:val="15"/>
          <w:highlight w:val="white"/>
        </w:rPr>
        <w:t xml:space="preserve">OWNER_SEQ     </w:t>
      </w:r>
      <w:r>
        <w:rPr>
          <w:i/>
          <w:color w:val="008000"/>
          <w:kern w:val="0"/>
          <w:sz w:val="15"/>
          <w:highlight w:val="white"/>
        </w:rPr>
        <w:t>--</w:t>
      </w:r>
      <w:r>
        <w:rPr>
          <w:i/>
          <w:color w:val="008000"/>
          <w:kern w:val="0"/>
          <w:sz w:val="15"/>
          <w:highlight w:val="white"/>
        </w:rPr>
        <w:t>船公司相同</w:t>
      </w:r>
    </w:p>
    <w:p w14:paraId="7A9CF42F"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BOOKING_NO </w:t>
      </w:r>
      <w:r>
        <w:rPr>
          <w:color w:val="0000FF"/>
          <w:kern w:val="0"/>
          <w:sz w:val="15"/>
          <w:highlight w:val="white"/>
        </w:rPr>
        <w:t>=</w:t>
      </w:r>
      <w:r>
        <w:rPr>
          <w:kern w:val="0"/>
          <w:sz w:val="15"/>
          <w:highlight w:val="white"/>
        </w:rPr>
        <w:t xml:space="preserve"> PRD_CONTA_MOVEMENT</w:t>
      </w:r>
      <w:r>
        <w:rPr>
          <w:color w:val="0000FF"/>
          <w:kern w:val="0"/>
          <w:sz w:val="15"/>
          <w:highlight w:val="white"/>
        </w:rPr>
        <w:t>.</w:t>
      </w:r>
      <w:r>
        <w:rPr>
          <w:kern w:val="0"/>
          <w:sz w:val="15"/>
          <w:highlight w:val="white"/>
        </w:rPr>
        <w:t xml:space="preserve">BOOKING_NO  </w:t>
      </w:r>
      <w:r>
        <w:rPr>
          <w:i/>
          <w:color w:val="008000"/>
          <w:kern w:val="0"/>
          <w:sz w:val="15"/>
          <w:highlight w:val="white"/>
        </w:rPr>
        <w:t>--</w:t>
      </w:r>
      <w:r>
        <w:rPr>
          <w:i/>
          <w:color w:val="008000"/>
          <w:kern w:val="0"/>
          <w:sz w:val="15"/>
          <w:highlight w:val="white"/>
        </w:rPr>
        <w:t>订舱单号相同</w:t>
      </w:r>
    </w:p>
    <w:p w14:paraId="7250AD2D"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CONTAINERNO </w:t>
      </w:r>
      <w:r>
        <w:rPr>
          <w:color w:val="0000FF"/>
          <w:kern w:val="0"/>
          <w:sz w:val="15"/>
          <w:highlight w:val="white"/>
        </w:rPr>
        <w:t>=</w:t>
      </w:r>
      <w:r>
        <w:rPr>
          <w:kern w:val="0"/>
          <w:sz w:val="15"/>
          <w:highlight w:val="white"/>
        </w:rPr>
        <w:t xml:space="preserve"> PRD_CONTA_MOVEMENT</w:t>
      </w:r>
      <w:r>
        <w:rPr>
          <w:color w:val="0000FF"/>
          <w:kern w:val="0"/>
          <w:sz w:val="15"/>
          <w:highlight w:val="white"/>
        </w:rPr>
        <w:t>.</w:t>
      </w:r>
      <w:r>
        <w:rPr>
          <w:kern w:val="0"/>
          <w:sz w:val="15"/>
          <w:highlight w:val="white"/>
        </w:rPr>
        <w:t xml:space="preserve">CONTAINERNO  </w:t>
      </w:r>
      <w:r>
        <w:rPr>
          <w:i/>
          <w:color w:val="008000"/>
          <w:kern w:val="0"/>
          <w:sz w:val="15"/>
          <w:highlight w:val="white"/>
        </w:rPr>
        <w:t>--</w:t>
      </w:r>
      <w:r>
        <w:rPr>
          <w:i/>
          <w:color w:val="008000"/>
          <w:kern w:val="0"/>
          <w:sz w:val="15"/>
          <w:highlight w:val="white"/>
        </w:rPr>
        <w:t>箱号相同</w:t>
      </w:r>
    </w:p>
    <w:p w14:paraId="1C108C2A"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MOVEMENT_CODE </w:t>
      </w:r>
      <w:r>
        <w:rPr>
          <w:color w:val="0000FF"/>
          <w:kern w:val="0"/>
          <w:sz w:val="15"/>
          <w:highlight w:val="white"/>
        </w:rPr>
        <w:t>=</w:t>
      </w:r>
      <w:r>
        <w:rPr>
          <w:kern w:val="0"/>
          <w:sz w:val="15"/>
          <w:highlight w:val="white"/>
        </w:rPr>
        <w:t xml:space="preserve"> PRD_CONTA_MOVEMENT</w:t>
      </w:r>
      <w:r>
        <w:rPr>
          <w:color w:val="0000FF"/>
          <w:kern w:val="0"/>
          <w:sz w:val="15"/>
          <w:highlight w:val="white"/>
        </w:rPr>
        <w:t>.</w:t>
      </w:r>
      <w:r>
        <w:rPr>
          <w:kern w:val="0"/>
          <w:sz w:val="15"/>
          <w:highlight w:val="white"/>
        </w:rPr>
        <w:t xml:space="preserve">MOVEMENT_CODE </w:t>
      </w:r>
      <w:r>
        <w:rPr>
          <w:i/>
          <w:color w:val="008000"/>
          <w:kern w:val="0"/>
          <w:sz w:val="15"/>
          <w:highlight w:val="white"/>
        </w:rPr>
        <w:t>--</w:t>
      </w:r>
      <w:r>
        <w:rPr>
          <w:i/>
          <w:color w:val="008000"/>
          <w:kern w:val="0"/>
          <w:sz w:val="15"/>
          <w:highlight w:val="white"/>
        </w:rPr>
        <w:t>箱动态类型相同</w:t>
      </w:r>
    </w:p>
    <w:p w14:paraId="41DDE1A1" w14:textId="77777777" w:rsidR="00B97356" w:rsidRDefault="00B97356" w:rsidP="00B97356">
      <w:pPr>
        <w:ind w:leftChars="200" w:left="360"/>
        <w:rPr>
          <w:sz w:val="15"/>
        </w:rPr>
      </w:pPr>
      <w:r>
        <w:rPr>
          <w:kern w:val="0"/>
          <w:sz w:val="15"/>
          <w:highlight w:val="white"/>
        </w:rPr>
        <w:t xml:space="preserve">                      </w:t>
      </w:r>
      <w:r>
        <w:rPr>
          <w:color w:val="0000FF"/>
          <w:kern w:val="0"/>
          <w:sz w:val="15"/>
          <w:highlight w:val="white"/>
        </w:rPr>
        <w:t>AND</w:t>
      </w:r>
      <w:r>
        <w:rPr>
          <w:kern w:val="0"/>
          <w:sz w:val="15"/>
          <w:highlight w:val="white"/>
        </w:rPr>
        <w:t xml:space="preserve"> CREATE_DATETIME </w:t>
      </w:r>
      <w:r>
        <w:rPr>
          <w:rFonts w:hint="eastAsia"/>
          <w:color w:val="0000FF"/>
          <w:kern w:val="0"/>
          <w:sz w:val="15"/>
          <w:highlight w:val="white"/>
        </w:rPr>
        <w:t>&gt;=</w:t>
      </w:r>
      <w:r>
        <w:rPr>
          <w:kern w:val="0"/>
          <w:sz w:val="15"/>
          <w:highlight w:val="white"/>
        </w:rPr>
        <w:t xml:space="preserve"> </w:t>
      </w:r>
      <w:r>
        <w:rPr>
          <w:color w:val="0000FF"/>
          <w:kern w:val="0"/>
          <w:sz w:val="15"/>
          <w:highlight w:val="white"/>
        </w:rPr>
        <w:t>SYSDATE</w:t>
      </w:r>
      <w:r>
        <w:rPr>
          <w:kern w:val="0"/>
          <w:sz w:val="15"/>
          <w:highlight w:val="white"/>
        </w:rPr>
        <w:t xml:space="preserve"> </w:t>
      </w:r>
      <w:r>
        <w:rPr>
          <w:rFonts w:hint="eastAsia"/>
          <w:color w:val="0000FF"/>
          <w:kern w:val="0"/>
          <w:sz w:val="15"/>
          <w:highlight w:val="white"/>
        </w:rPr>
        <w:t>-</w:t>
      </w:r>
      <w:r>
        <w:rPr>
          <w:kern w:val="0"/>
          <w:sz w:val="15"/>
          <w:highlight w:val="white"/>
        </w:rPr>
        <w:t xml:space="preserve"> </w:t>
      </w:r>
      <w:r>
        <w:rPr>
          <w:rFonts w:hint="eastAsia"/>
          <w:color w:val="800000"/>
          <w:kern w:val="0"/>
          <w:sz w:val="15"/>
          <w:highlight w:val="white"/>
        </w:rPr>
        <w:t>[P6]</w:t>
      </w:r>
      <w:r>
        <w:rPr>
          <w:color w:val="0000FF"/>
          <w:kern w:val="0"/>
          <w:sz w:val="15"/>
          <w:highlight w:val="white"/>
        </w:rPr>
        <w:t>)</w:t>
      </w:r>
      <w:r>
        <w:rPr>
          <w:rFonts w:hint="eastAsia"/>
          <w:i/>
          <w:color w:val="008000"/>
          <w:kern w:val="0"/>
          <w:sz w:val="15"/>
          <w:highlight w:val="white"/>
        </w:rPr>
        <w:t xml:space="preserve"> </w:t>
      </w:r>
      <w:r>
        <w:rPr>
          <w:i/>
          <w:color w:val="008000"/>
          <w:kern w:val="0"/>
          <w:sz w:val="15"/>
          <w:highlight w:val="white"/>
        </w:rPr>
        <w:t>–</w:t>
      </w:r>
      <w:r>
        <w:rPr>
          <w:rFonts w:hint="eastAsia"/>
          <w:i/>
          <w:color w:val="008000"/>
          <w:kern w:val="0"/>
          <w:sz w:val="15"/>
          <w:highlight w:val="white"/>
        </w:rPr>
        <w:t>在限定的时间范围内比较</w:t>
      </w:r>
    </w:p>
    <w:p w14:paraId="7825A411" w14:textId="77777777" w:rsidR="00B97356" w:rsidRDefault="00B97356" w:rsidP="00B97356">
      <w:pPr>
        <w:numPr>
          <w:ilvl w:val="0"/>
          <w:numId w:val="72"/>
        </w:numPr>
        <w:tabs>
          <w:tab w:val="clear" w:pos="420"/>
        </w:tabs>
        <w:ind w:left="780" w:hanging="360"/>
      </w:pPr>
      <w:r>
        <w:rPr>
          <w:rFonts w:hint="eastAsia"/>
        </w:rPr>
        <w:t>将中海的箱动态数据写入到汇总表。参考</w:t>
      </w:r>
      <w:r>
        <w:rPr>
          <w:rFonts w:hint="eastAsia"/>
        </w:rPr>
        <w:t>SQL</w:t>
      </w:r>
      <w:r>
        <w:rPr>
          <w:rFonts w:hint="eastAsia"/>
        </w:rPr>
        <w:t>：</w:t>
      </w:r>
    </w:p>
    <w:p w14:paraId="5714246C" w14:textId="77777777" w:rsidR="00B97356" w:rsidRDefault="00B97356" w:rsidP="00B97356">
      <w:pPr>
        <w:ind w:left="780"/>
      </w:pPr>
      <w:r>
        <w:rPr>
          <w:rFonts w:hint="eastAsia"/>
        </w:rPr>
        <w:t xml:space="preserve">INSERT INTO </w:t>
      </w:r>
      <w:r>
        <w:t>CONTA_MOVEMENT_ALL</w:t>
      </w:r>
      <w:r>
        <w:rPr>
          <w:rFonts w:hint="eastAsia"/>
        </w:rPr>
        <w:t>(</w:t>
      </w:r>
      <w:r>
        <w:t>CONTA_MOVEMENT_SEQ</w:t>
      </w:r>
      <w:r>
        <w:rPr>
          <w:rFonts w:hint="eastAsia"/>
        </w:rPr>
        <w:t>,</w:t>
      </w:r>
      <w:r>
        <w:t>…</w:t>
      </w:r>
      <w:r>
        <w:rPr>
          <w:rFonts w:hint="eastAsia"/>
        </w:rPr>
        <w:t>,</w:t>
      </w:r>
      <w:r>
        <w:t xml:space="preserve"> ISCOLLECT</w:t>
      </w:r>
      <w:r>
        <w:rPr>
          <w:rFonts w:hint="eastAsia"/>
        </w:rPr>
        <w:t>,</w:t>
      </w:r>
      <w:r>
        <w:t xml:space="preserve"> DATASOURCE</w:t>
      </w:r>
      <w:r>
        <w:rPr>
          <w:rFonts w:hint="eastAsia"/>
        </w:rPr>
        <w:t xml:space="preserve">) SELECT </w:t>
      </w:r>
      <w:r>
        <w:t>CONTA_MOVEMENT_SEQ</w:t>
      </w:r>
      <w:r>
        <w:rPr>
          <w:rFonts w:hint="eastAsia"/>
        </w:rPr>
        <w:t>,</w:t>
      </w:r>
      <w:r>
        <w:t>…</w:t>
      </w:r>
      <w:r>
        <w:rPr>
          <w:rFonts w:hint="eastAsia"/>
        </w:rPr>
        <w:t xml:space="preserve">,0,1 FROM </w:t>
      </w:r>
      <w:r>
        <w:t>CONTA_MOVEMENT</w:t>
      </w:r>
      <w:r>
        <w:rPr>
          <w:rFonts w:hint="eastAsia"/>
        </w:rPr>
        <w:t xml:space="preserve"> WHERE </w:t>
      </w:r>
      <w:r>
        <w:rPr>
          <w:sz w:val="16"/>
        </w:rPr>
        <w:t>ISCOLLECT</w:t>
      </w:r>
      <w:r>
        <w:rPr>
          <w:rFonts w:hint="eastAsia"/>
          <w:sz w:val="16"/>
        </w:rPr>
        <w:t>=-99</w:t>
      </w:r>
    </w:p>
    <w:p w14:paraId="3AC63401" w14:textId="77777777" w:rsidR="00B97356" w:rsidRDefault="00B97356" w:rsidP="00B97356">
      <w:pPr>
        <w:ind w:left="780"/>
      </w:pPr>
      <w:r>
        <w:rPr>
          <w:rFonts w:hint="eastAsia"/>
        </w:rPr>
        <w:t>注：</w:t>
      </w:r>
    </w:p>
    <w:p w14:paraId="60C5CC00" w14:textId="77777777" w:rsidR="00B97356" w:rsidRDefault="00B97356" w:rsidP="00B97356">
      <w:pPr>
        <w:ind w:left="1200"/>
      </w:pPr>
      <w:r>
        <w:t>CONTA_MOVEMENT_ALL</w:t>
      </w:r>
      <w:r>
        <w:rPr>
          <w:rFonts w:hint="eastAsia"/>
        </w:rPr>
        <w:t>.</w:t>
      </w:r>
      <w:r>
        <w:t>ISCOLLECT</w:t>
      </w:r>
      <w:r>
        <w:rPr>
          <w:rFonts w:hint="eastAsia"/>
        </w:rPr>
        <w:t xml:space="preserve"> = 0 (</w:t>
      </w:r>
      <w:r>
        <w:rPr>
          <w:rFonts w:hint="eastAsia"/>
        </w:rPr>
        <w:t>未处理</w:t>
      </w:r>
      <w:r>
        <w:rPr>
          <w:rFonts w:hint="eastAsia"/>
        </w:rPr>
        <w:t>)</w:t>
      </w:r>
    </w:p>
    <w:p w14:paraId="1F2FFA56" w14:textId="77777777" w:rsidR="00B97356" w:rsidRDefault="00B97356" w:rsidP="00B97356">
      <w:pPr>
        <w:ind w:left="1200"/>
      </w:pPr>
      <w:r>
        <w:t>CONTA_MOVEMENT_ALL</w:t>
      </w:r>
      <w:r>
        <w:rPr>
          <w:rFonts w:hint="eastAsia"/>
        </w:rPr>
        <w:t>.</w:t>
      </w:r>
      <w:r>
        <w:t>DATASOURCE</w:t>
      </w:r>
      <w:r>
        <w:rPr>
          <w:rFonts w:hint="eastAsia"/>
        </w:rPr>
        <w:t>=0 (</w:t>
      </w:r>
      <w:r>
        <w:rPr>
          <w:rFonts w:hint="eastAsia"/>
        </w:rPr>
        <w:t>中海</w:t>
      </w:r>
      <w:r>
        <w:rPr>
          <w:rFonts w:hint="eastAsia"/>
        </w:rPr>
        <w:t>)</w:t>
      </w:r>
    </w:p>
    <w:p w14:paraId="0EA38305" w14:textId="77777777" w:rsidR="00B97356" w:rsidRDefault="00B97356" w:rsidP="00B97356">
      <w:pPr>
        <w:ind w:left="1200"/>
      </w:pPr>
      <w:r>
        <w:rPr>
          <w:rFonts w:hint="eastAsia"/>
        </w:rPr>
        <w:t>其他同名字段取值</w:t>
      </w:r>
    </w:p>
    <w:p w14:paraId="31E61F20" w14:textId="77777777" w:rsidR="00B97356" w:rsidRDefault="00B97356" w:rsidP="00B97356">
      <w:pPr>
        <w:numPr>
          <w:ilvl w:val="0"/>
          <w:numId w:val="72"/>
        </w:numPr>
        <w:tabs>
          <w:tab w:val="clear" w:pos="420"/>
        </w:tabs>
        <w:ind w:left="780" w:hanging="360"/>
      </w:pPr>
      <w:r>
        <w:rPr>
          <w:rFonts w:hint="eastAsia"/>
        </w:rPr>
        <w:t>更新中海的箱动态数据状态。参考</w:t>
      </w:r>
      <w:r>
        <w:rPr>
          <w:rFonts w:hint="eastAsia"/>
        </w:rPr>
        <w:t>SQL</w:t>
      </w:r>
      <w:r>
        <w:rPr>
          <w:rFonts w:hint="eastAsia"/>
        </w:rPr>
        <w:t>：</w:t>
      </w:r>
    </w:p>
    <w:p w14:paraId="6444CCF7" w14:textId="77777777" w:rsidR="00B97356" w:rsidRDefault="00B97356" w:rsidP="00B97356">
      <w:pPr>
        <w:ind w:left="780"/>
      </w:pPr>
      <w:r>
        <w:rPr>
          <w:rFonts w:hint="eastAsia"/>
        </w:rPr>
        <w:t xml:space="preserve">UPDATE </w:t>
      </w:r>
      <w:r>
        <w:t>CONTA_MOVEMENT</w:t>
      </w:r>
      <w:r>
        <w:rPr>
          <w:rFonts w:hint="eastAsia"/>
        </w:rPr>
        <w:t xml:space="preserve"> SET </w:t>
      </w:r>
      <w:r>
        <w:rPr>
          <w:sz w:val="16"/>
        </w:rPr>
        <w:t>ISCOLLECT</w:t>
      </w:r>
      <w:r>
        <w:rPr>
          <w:rFonts w:hint="eastAsia"/>
          <w:sz w:val="16"/>
        </w:rPr>
        <w:t xml:space="preserve">=10 WHERE </w:t>
      </w:r>
      <w:r>
        <w:rPr>
          <w:sz w:val="16"/>
        </w:rPr>
        <w:t>ISCOLLECT</w:t>
      </w:r>
      <w:r>
        <w:rPr>
          <w:rFonts w:hint="eastAsia"/>
          <w:sz w:val="16"/>
        </w:rPr>
        <w:t>=-99</w:t>
      </w:r>
    </w:p>
    <w:p w14:paraId="3E77FE5E" w14:textId="77777777" w:rsidR="00B97356" w:rsidRDefault="00B97356" w:rsidP="00B97356">
      <w:pPr>
        <w:numPr>
          <w:ilvl w:val="0"/>
          <w:numId w:val="72"/>
        </w:numPr>
        <w:tabs>
          <w:tab w:val="clear" w:pos="420"/>
        </w:tabs>
        <w:ind w:left="780" w:hanging="360"/>
      </w:pPr>
      <w:r>
        <w:rPr>
          <w:rFonts w:hint="eastAsia"/>
        </w:rPr>
        <w:t>丢弃堆场分布式系统箱动态数据中重复的数据。</w:t>
      </w:r>
    </w:p>
    <w:p w14:paraId="1C661F70" w14:textId="77777777" w:rsidR="00B97356" w:rsidRDefault="00B97356" w:rsidP="00B97356">
      <w:pPr>
        <w:ind w:left="420"/>
      </w:pPr>
      <w:r>
        <w:rPr>
          <w:rFonts w:hint="eastAsia"/>
        </w:rPr>
        <w:t>需求对于重复箱动态的定义：</w:t>
      </w:r>
    </w:p>
    <w:p w14:paraId="14D0C383" w14:textId="77777777" w:rsidR="00B97356" w:rsidRDefault="00B97356" w:rsidP="00B97356">
      <w:pPr>
        <w:ind w:left="420"/>
      </w:pPr>
      <w:r>
        <w:rPr>
          <w:rFonts w:hint="eastAsia"/>
        </w:rPr>
        <w:lastRenderedPageBreak/>
        <w:tab/>
      </w:r>
      <w:r>
        <w:rPr>
          <w:rFonts w:ascii="宋体" w:hAnsi="宋体"/>
        </w:rPr>
        <w:t>公共平台数据库的原始箱动态已存在相同</w:t>
      </w:r>
      <w:r>
        <w:rPr>
          <w:rFonts w:ascii="宋体" w:hAnsi="宋体"/>
          <w:b/>
        </w:rPr>
        <w:t>船公司、订舱单号、箱号、箱动态类型</w:t>
      </w:r>
      <w:r>
        <w:rPr>
          <w:rFonts w:ascii="宋体" w:hAnsi="宋体"/>
        </w:rPr>
        <w:t>的数据，以先取到的数据为准</w:t>
      </w:r>
    </w:p>
    <w:p w14:paraId="27E9386E" w14:textId="77777777" w:rsidR="00B97356" w:rsidRDefault="00B97356" w:rsidP="00B97356">
      <w:pPr>
        <w:ind w:left="420"/>
      </w:pPr>
      <w:r>
        <w:rPr>
          <w:rFonts w:hint="eastAsia"/>
        </w:rPr>
        <w:t>参考</w:t>
      </w:r>
      <w:r>
        <w:rPr>
          <w:rFonts w:hint="eastAsia"/>
        </w:rPr>
        <w:t>SQL</w:t>
      </w:r>
      <w:r>
        <w:rPr>
          <w:rFonts w:hint="eastAsia"/>
        </w:rPr>
        <w:t>：</w:t>
      </w:r>
    </w:p>
    <w:p w14:paraId="3926A482"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FF"/>
          <w:kern w:val="0"/>
          <w:sz w:val="16"/>
          <w:highlight w:val="white"/>
        </w:rPr>
        <w:t>UPDATE</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PRD_CONTA_MOVEMENT</w:t>
      </w:r>
    </w:p>
    <w:p w14:paraId="1A81F32F"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SET</w:t>
      </w:r>
      <w:r>
        <w:rPr>
          <w:rFonts w:ascii="MS Shell Dlg 2" w:hAnsi="MS Shell Dlg 2"/>
          <w:color w:val="000000"/>
          <w:kern w:val="0"/>
          <w:sz w:val="16"/>
          <w:highlight w:val="white"/>
        </w:rPr>
        <w:t xml:space="preserve"> ISCOLLECT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0000"/>
          <w:kern w:val="0"/>
          <w:sz w:val="16"/>
          <w:highlight w:val="white"/>
        </w:rPr>
        <w:t>20</w:t>
      </w:r>
    </w:p>
    <w:p w14:paraId="065B1164"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WHERE</w:t>
      </w:r>
      <w:r>
        <w:rPr>
          <w:rFonts w:ascii="MS Shell Dlg 2" w:hAnsi="MS Shell Dlg 2"/>
          <w:color w:val="000000"/>
          <w:kern w:val="0"/>
          <w:sz w:val="16"/>
          <w:highlight w:val="white"/>
        </w:rPr>
        <w:t xml:space="preserve"> ISCOLLECT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w:t>
      </w:r>
      <w:r>
        <w:rPr>
          <w:rFonts w:ascii="MS Shell Dlg 2" w:hAnsi="MS Shell Dlg 2"/>
          <w:color w:val="800000"/>
          <w:kern w:val="0"/>
          <w:sz w:val="16"/>
          <w:highlight w:val="white"/>
        </w:rPr>
        <w:t>99</w:t>
      </w:r>
    </w:p>
    <w:p w14:paraId="6EB6EF75"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EXISTS</w:t>
      </w:r>
    </w:p>
    <w:p w14:paraId="7B0D5C4D"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(SELECT</w:t>
      </w:r>
      <w:r>
        <w:rPr>
          <w:rFonts w:ascii="MS Shell Dlg 2" w:hAnsi="MS Shell Dlg 2"/>
          <w:color w:val="000000"/>
          <w:kern w:val="0"/>
          <w:sz w:val="16"/>
          <w:highlight w:val="white"/>
        </w:rPr>
        <w:t xml:space="preserve"> CONTA_MOVEMENT_SEQ</w:t>
      </w:r>
    </w:p>
    <w:p w14:paraId="4A9AFF77"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FROM</w:t>
      </w:r>
      <w:r>
        <w:rPr>
          <w:rFonts w:ascii="MS Shell Dlg 2" w:hAnsi="MS Shell Dlg 2"/>
          <w:color w:val="000000"/>
          <w:kern w:val="0"/>
          <w:sz w:val="16"/>
          <w:highlight w:val="white"/>
        </w:rPr>
        <w:t xml:space="preserve"> CONTA_MOVEMENT</w:t>
      </w:r>
      <w:r>
        <w:rPr>
          <w:rFonts w:ascii="MS Shell Dlg 2" w:hAnsi="MS Shell Dlg 2" w:hint="eastAsia"/>
          <w:color w:val="000000"/>
          <w:kern w:val="0"/>
          <w:sz w:val="16"/>
          <w:highlight w:val="white"/>
        </w:rPr>
        <w:t>_ALL</w:t>
      </w:r>
    </w:p>
    <w:p w14:paraId="37475E0F"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WHERE</w:t>
      </w:r>
      <w:r>
        <w:rPr>
          <w:rFonts w:ascii="MS Shell Dlg 2" w:hAnsi="MS Shell Dlg 2"/>
          <w:color w:val="000000"/>
          <w:kern w:val="0"/>
          <w:sz w:val="16"/>
          <w:highlight w:val="white"/>
        </w:rPr>
        <w:t xml:space="preserve"> OWNER_SEQ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PRD_CONTA_MOVEMENT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OWNER_SEQ         </w:t>
      </w:r>
      <w:r>
        <w:rPr>
          <w:rFonts w:ascii="MS Shell Dlg 2" w:hAnsi="MS Shell Dlg 2"/>
          <w:i/>
          <w:color w:val="008000"/>
          <w:kern w:val="0"/>
          <w:sz w:val="16"/>
          <w:highlight w:val="white"/>
        </w:rPr>
        <w:t>--</w:t>
      </w:r>
      <w:r>
        <w:rPr>
          <w:rFonts w:ascii="MS Shell Dlg 2" w:hAnsi="MS Shell Dlg 2"/>
          <w:i/>
          <w:color w:val="008000"/>
          <w:kern w:val="0"/>
          <w:sz w:val="16"/>
          <w:highlight w:val="white"/>
        </w:rPr>
        <w:t>船公司相同</w:t>
      </w:r>
    </w:p>
    <w:p w14:paraId="47F03985"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BOOKING_NO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PRD_CONTA_MOVEMENT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BOOKING_NO      </w:t>
      </w:r>
      <w:r>
        <w:rPr>
          <w:rFonts w:ascii="MS Shell Dlg 2" w:hAnsi="MS Shell Dlg 2"/>
          <w:i/>
          <w:color w:val="008000"/>
          <w:kern w:val="0"/>
          <w:sz w:val="16"/>
          <w:highlight w:val="white"/>
        </w:rPr>
        <w:t>--</w:t>
      </w:r>
      <w:r>
        <w:rPr>
          <w:rFonts w:ascii="MS Shell Dlg 2" w:hAnsi="MS Shell Dlg 2"/>
          <w:i/>
          <w:color w:val="008000"/>
          <w:kern w:val="0"/>
          <w:sz w:val="16"/>
          <w:highlight w:val="white"/>
        </w:rPr>
        <w:t>订舱单号相同</w:t>
      </w:r>
    </w:p>
    <w:p w14:paraId="65DB7583"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CONTAINERNO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PRD_CONTA_MOVEMENT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CONTAINERNO      </w:t>
      </w:r>
      <w:r>
        <w:rPr>
          <w:rFonts w:ascii="MS Shell Dlg 2" w:hAnsi="MS Shell Dlg 2"/>
          <w:i/>
          <w:color w:val="008000"/>
          <w:kern w:val="0"/>
          <w:sz w:val="16"/>
          <w:highlight w:val="white"/>
        </w:rPr>
        <w:t>--</w:t>
      </w:r>
      <w:r>
        <w:rPr>
          <w:rFonts w:ascii="MS Shell Dlg 2" w:hAnsi="MS Shell Dlg 2"/>
          <w:i/>
          <w:color w:val="008000"/>
          <w:kern w:val="0"/>
          <w:sz w:val="16"/>
          <w:highlight w:val="white"/>
        </w:rPr>
        <w:t>箱号相同</w:t>
      </w:r>
    </w:p>
    <w:p w14:paraId="2F380665" w14:textId="77777777" w:rsidR="00B97356" w:rsidRDefault="00B97356" w:rsidP="00B97356">
      <w:pPr>
        <w:ind w:leftChars="200" w:left="360"/>
        <w:rPr>
          <w:kern w:val="0"/>
          <w:sz w:val="15"/>
          <w:highlight w:val="white"/>
        </w:rPr>
      </w:pPr>
      <w:r>
        <w:rPr>
          <w:rFonts w:ascii="MS Shell Dlg 2" w:hAnsi="MS Shell Dlg 2"/>
          <w:color w:val="000000"/>
          <w:kern w:val="0"/>
          <w:sz w:val="16"/>
          <w:highlight w:val="white"/>
        </w:rPr>
        <w:t xml:space="preserve"> </w:t>
      </w:r>
      <w:r>
        <w:rPr>
          <w:rFonts w:ascii="MS Shell Dlg 2" w:hAnsi="MS Shell Dlg 2" w:hint="eastAsia"/>
          <w:color w:val="000000"/>
          <w:kern w:val="0"/>
          <w:sz w:val="16"/>
          <w:highlight w:val="white"/>
        </w:rPr>
        <w:t xml:space="preserve">  </w:t>
      </w:r>
      <w:r>
        <w:rPr>
          <w:rFonts w:ascii="MS Shell Dlg 2" w:hAnsi="MS Shell Dlg 2" w:hint="eastAsia"/>
          <w:color w:val="000000"/>
          <w:kern w:val="0"/>
          <w:sz w:val="16"/>
          <w:highlight w:val="white"/>
        </w:rPr>
        <w:tab/>
      </w:r>
      <w:r>
        <w:rPr>
          <w:rFonts w:ascii="MS Shell Dlg 2" w:hAnsi="MS Shell Dlg 2" w:hint="eastAsia"/>
          <w:color w:val="000000"/>
          <w:kern w:val="0"/>
          <w:sz w:val="16"/>
          <w:highlight w:val="white"/>
        </w:rPr>
        <w:tab/>
      </w:r>
      <w:r>
        <w:rPr>
          <w:rFonts w:ascii="MS Shell Dlg 2" w:hAnsi="MS Shell Dlg 2" w:hint="eastAsia"/>
          <w:color w:val="000000"/>
          <w:kern w:val="0"/>
          <w:sz w:val="16"/>
          <w:highlight w:val="white"/>
        </w:rPr>
        <w:tab/>
      </w:r>
      <w:r>
        <w:rPr>
          <w:rFonts w:ascii="MS Shell Dlg 2" w:hAnsi="MS Shell Dlg 2" w:hint="eastAsia"/>
          <w:color w:val="000000"/>
          <w:kern w:val="0"/>
          <w:sz w:val="16"/>
          <w:highlight w:val="white"/>
        </w:rPr>
        <w:tab/>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MOVEMENT_CODE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PRD_CONTA_MOVEMENT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MOVEMENT_CODE</w:t>
      </w:r>
      <w:r>
        <w:rPr>
          <w:kern w:val="0"/>
          <w:sz w:val="15"/>
          <w:highlight w:val="white"/>
        </w:rPr>
        <w:t xml:space="preserve"> </w:t>
      </w:r>
      <w:r>
        <w:rPr>
          <w:i/>
          <w:color w:val="008000"/>
          <w:kern w:val="0"/>
          <w:sz w:val="15"/>
          <w:highlight w:val="white"/>
        </w:rPr>
        <w:t>--</w:t>
      </w:r>
      <w:r>
        <w:rPr>
          <w:i/>
          <w:color w:val="008000"/>
          <w:kern w:val="0"/>
          <w:sz w:val="15"/>
          <w:highlight w:val="white"/>
        </w:rPr>
        <w:t>箱动态类型相同</w:t>
      </w:r>
    </w:p>
    <w:p w14:paraId="135A286F" w14:textId="77777777" w:rsidR="00B97356" w:rsidRDefault="00B97356" w:rsidP="00B97356">
      <w:pPr>
        <w:ind w:leftChars="1133" w:left="2039"/>
        <w:rPr>
          <w:rFonts w:ascii="MS Shell Dlg 2" w:hAnsi="MS Shell Dlg 2"/>
          <w:color w:val="0000FF"/>
          <w:kern w:val="0"/>
          <w:sz w:val="13"/>
        </w:rPr>
      </w:pPr>
      <w:r>
        <w:rPr>
          <w:kern w:val="0"/>
          <w:sz w:val="15"/>
          <w:highlight w:val="white"/>
        </w:rPr>
        <w:t xml:space="preserve">   </w:t>
      </w:r>
      <w:r>
        <w:rPr>
          <w:color w:val="0000FF"/>
          <w:kern w:val="0"/>
          <w:sz w:val="15"/>
          <w:highlight w:val="white"/>
        </w:rPr>
        <w:t>AND</w:t>
      </w:r>
      <w:r>
        <w:rPr>
          <w:kern w:val="0"/>
          <w:sz w:val="15"/>
          <w:highlight w:val="white"/>
        </w:rPr>
        <w:t xml:space="preserve"> CREATE_DATETIME </w:t>
      </w:r>
      <w:r>
        <w:rPr>
          <w:rFonts w:hint="eastAsia"/>
          <w:color w:val="0000FF"/>
          <w:kern w:val="0"/>
          <w:sz w:val="15"/>
          <w:highlight w:val="white"/>
        </w:rPr>
        <w:t>&gt;=</w:t>
      </w:r>
      <w:r>
        <w:rPr>
          <w:kern w:val="0"/>
          <w:sz w:val="15"/>
          <w:highlight w:val="white"/>
        </w:rPr>
        <w:t xml:space="preserve"> </w:t>
      </w:r>
      <w:r>
        <w:rPr>
          <w:color w:val="0000FF"/>
          <w:kern w:val="0"/>
          <w:sz w:val="15"/>
          <w:highlight w:val="white"/>
        </w:rPr>
        <w:t>SYSDATE</w:t>
      </w:r>
      <w:r>
        <w:rPr>
          <w:kern w:val="0"/>
          <w:sz w:val="15"/>
          <w:highlight w:val="white"/>
        </w:rPr>
        <w:t xml:space="preserve"> </w:t>
      </w:r>
      <w:r>
        <w:rPr>
          <w:rFonts w:hint="eastAsia"/>
          <w:color w:val="0000FF"/>
          <w:kern w:val="0"/>
          <w:sz w:val="15"/>
          <w:highlight w:val="white"/>
        </w:rPr>
        <w:t>-</w:t>
      </w:r>
      <w:r>
        <w:rPr>
          <w:kern w:val="0"/>
          <w:sz w:val="15"/>
          <w:highlight w:val="white"/>
        </w:rPr>
        <w:t xml:space="preserve"> </w:t>
      </w:r>
      <w:r>
        <w:rPr>
          <w:rFonts w:hint="eastAsia"/>
          <w:color w:val="800000"/>
          <w:kern w:val="0"/>
          <w:sz w:val="15"/>
          <w:highlight w:val="white"/>
        </w:rPr>
        <w:t>[P6]</w:t>
      </w:r>
      <w:r>
        <w:rPr>
          <w:color w:val="0000FF"/>
          <w:kern w:val="0"/>
          <w:sz w:val="15"/>
          <w:highlight w:val="white"/>
        </w:rPr>
        <w:t>)</w:t>
      </w:r>
      <w:r>
        <w:rPr>
          <w:rFonts w:hint="eastAsia"/>
          <w:i/>
          <w:color w:val="008000"/>
          <w:kern w:val="0"/>
          <w:sz w:val="15"/>
          <w:highlight w:val="white"/>
        </w:rPr>
        <w:t xml:space="preserve"> </w:t>
      </w:r>
      <w:r>
        <w:rPr>
          <w:i/>
          <w:color w:val="008000"/>
          <w:kern w:val="0"/>
          <w:sz w:val="15"/>
          <w:highlight w:val="white"/>
        </w:rPr>
        <w:t>–</w:t>
      </w:r>
      <w:r>
        <w:rPr>
          <w:rFonts w:hint="eastAsia"/>
          <w:i/>
          <w:color w:val="008000"/>
          <w:kern w:val="0"/>
          <w:sz w:val="15"/>
          <w:highlight w:val="white"/>
        </w:rPr>
        <w:t>在限定的时间范围内比较</w:t>
      </w:r>
    </w:p>
    <w:p w14:paraId="04CDF8B4" w14:textId="77777777" w:rsidR="00B97356" w:rsidRDefault="00B97356" w:rsidP="00B97356">
      <w:pPr>
        <w:numPr>
          <w:ilvl w:val="0"/>
          <w:numId w:val="72"/>
        </w:numPr>
        <w:tabs>
          <w:tab w:val="clear" w:pos="420"/>
        </w:tabs>
        <w:ind w:left="780" w:hanging="360"/>
      </w:pPr>
      <w:r>
        <w:rPr>
          <w:rFonts w:hint="eastAsia"/>
        </w:rPr>
        <w:t>将过滤后的箱动态数据写入汇总表。参考</w:t>
      </w:r>
      <w:r>
        <w:rPr>
          <w:rFonts w:hint="eastAsia"/>
        </w:rPr>
        <w:t>SQL</w:t>
      </w:r>
      <w:r>
        <w:rPr>
          <w:rFonts w:hint="eastAsia"/>
        </w:rPr>
        <w:t>：</w:t>
      </w:r>
    </w:p>
    <w:p w14:paraId="6CCAC4B7" w14:textId="77777777" w:rsidR="00B97356" w:rsidRDefault="00B97356" w:rsidP="00B97356">
      <w:pPr>
        <w:ind w:leftChars="400" w:left="720"/>
      </w:pPr>
      <w:r>
        <w:rPr>
          <w:rFonts w:hint="eastAsia"/>
        </w:rPr>
        <w:t xml:space="preserve">INSERT INTO </w:t>
      </w:r>
      <w:r>
        <w:t>CONTA_MOVEMENT_ALL</w:t>
      </w:r>
      <w:r>
        <w:rPr>
          <w:rFonts w:hint="eastAsia"/>
        </w:rPr>
        <w:t>(</w:t>
      </w:r>
      <w:r>
        <w:t>CONTA_MOVEMENT_SEQ</w:t>
      </w:r>
      <w:r>
        <w:rPr>
          <w:rFonts w:hint="eastAsia"/>
        </w:rPr>
        <w:t>,</w:t>
      </w:r>
      <w:r>
        <w:t>…</w:t>
      </w:r>
      <w:r>
        <w:rPr>
          <w:rFonts w:hint="eastAsia"/>
        </w:rPr>
        <w:t>,</w:t>
      </w:r>
      <w:r>
        <w:t xml:space="preserve"> ISCOLLECT</w:t>
      </w:r>
      <w:r>
        <w:rPr>
          <w:rFonts w:hint="eastAsia"/>
        </w:rPr>
        <w:t>,</w:t>
      </w:r>
      <w:r>
        <w:t xml:space="preserve"> DATASOURCE</w:t>
      </w:r>
      <w:r>
        <w:rPr>
          <w:rFonts w:hint="eastAsia"/>
        </w:rPr>
        <w:t xml:space="preserve">) SELECT </w:t>
      </w:r>
      <w:r>
        <w:t>CONTA_MOVEMENT_SEQ</w:t>
      </w:r>
      <w:r>
        <w:rPr>
          <w:rFonts w:hint="eastAsia"/>
        </w:rPr>
        <w:t>,</w:t>
      </w:r>
      <w:r>
        <w:t>…</w:t>
      </w:r>
      <w:r>
        <w:rPr>
          <w:rFonts w:hint="eastAsia"/>
        </w:rPr>
        <w:t xml:space="preserve">,0,1 FROM </w:t>
      </w:r>
      <w:r>
        <w:t>PRD_CONTA_MOVEMENT</w:t>
      </w:r>
      <w:r>
        <w:rPr>
          <w:rFonts w:hint="eastAsia"/>
        </w:rPr>
        <w:t xml:space="preserve"> WHERE </w:t>
      </w:r>
      <w:r>
        <w:rPr>
          <w:sz w:val="16"/>
        </w:rPr>
        <w:t>ISCOLLECT</w:t>
      </w:r>
      <w:r>
        <w:rPr>
          <w:rFonts w:hint="eastAsia"/>
          <w:sz w:val="16"/>
        </w:rPr>
        <w:t>=-99</w:t>
      </w:r>
    </w:p>
    <w:p w14:paraId="39E98A94" w14:textId="77777777" w:rsidR="00B97356" w:rsidRDefault="00B97356" w:rsidP="00B97356">
      <w:pPr>
        <w:ind w:leftChars="400" w:left="720"/>
      </w:pPr>
      <w:r>
        <w:rPr>
          <w:rFonts w:hint="eastAsia"/>
        </w:rPr>
        <w:t>注：</w:t>
      </w:r>
    </w:p>
    <w:p w14:paraId="4F763166" w14:textId="77777777" w:rsidR="00B97356" w:rsidRDefault="00B97356" w:rsidP="00B97356">
      <w:pPr>
        <w:ind w:leftChars="600" w:left="1080"/>
      </w:pPr>
      <w:r>
        <w:t>CONTA_MOVEMENT_ALL</w:t>
      </w:r>
      <w:r>
        <w:rPr>
          <w:rFonts w:hint="eastAsia"/>
        </w:rPr>
        <w:t>.</w:t>
      </w:r>
      <w:r>
        <w:t>ISCOLLECT</w:t>
      </w:r>
      <w:r>
        <w:rPr>
          <w:rFonts w:hint="eastAsia"/>
        </w:rPr>
        <w:t xml:space="preserve"> = 0 (</w:t>
      </w:r>
      <w:r>
        <w:rPr>
          <w:rFonts w:hint="eastAsia"/>
        </w:rPr>
        <w:t>未处理</w:t>
      </w:r>
      <w:r>
        <w:rPr>
          <w:rFonts w:hint="eastAsia"/>
        </w:rPr>
        <w:t>)</w:t>
      </w:r>
    </w:p>
    <w:p w14:paraId="0451E389" w14:textId="77777777" w:rsidR="00B97356" w:rsidRDefault="00B97356" w:rsidP="00B97356">
      <w:pPr>
        <w:ind w:leftChars="600" w:left="1080"/>
      </w:pPr>
      <w:r>
        <w:t>CONTA_MOVEMENT_ALL</w:t>
      </w:r>
      <w:r>
        <w:rPr>
          <w:rFonts w:hint="eastAsia"/>
        </w:rPr>
        <w:t>.</w:t>
      </w:r>
      <w:r>
        <w:t>DATASOURCE</w:t>
      </w:r>
      <w:r>
        <w:rPr>
          <w:rFonts w:hint="eastAsia"/>
        </w:rPr>
        <w:t>=1 (</w:t>
      </w:r>
      <w:r>
        <w:rPr>
          <w:rFonts w:hint="eastAsia"/>
        </w:rPr>
        <w:t>堆场分布式系统</w:t>
      </w:r>
      <w:r>
        <w:rPr>
          <w:rFonts w:hint="eastAsia"/>
        </w:rPr>
        <w:t>)</w:t>
      </w:r>
    </w:p>
    <w:p w14:paraId="5492AB33" w14:textId="77777777" w:rsidR="00B97356" w:rsidRDefault="00B97356" w:rsidP="00B97356">
      <w:pPr>
        <w:ind w:leftChars="600" w:left="1080"/>
      </w:pPr>
      <w:r>
        <w:rPr>
          <w:rFonts w:hint="eastAsia"/>
        </w:rPr>
        <w:t>其他同名字段取值</w:t>
      </w:r>
    </w:p>
    <w:p w14:paraId="19BEB8B8" w14:textId="77777777" w:rsidR="00B97356" w:rsidRDefault="00B97356" w:rsidP="00B97356">
      <w:pPr>
        <w:numPr>
          <w:ilvl w:val="0"/>
          <w:numId w:val="72"/>
        </w:numPr>
        <w:tabs>
          <w:tab w:val="clear" w:pos="420"/>
        </w:tabs>
        <w:ind w:left="780" w:hanging="360"/>
      </w:pPr>
      <w:r>
        <w:rPr>
          <w:rFonts w:hint="eastAsia"/>
        </w:rPr>
        <w:t>更新采集到汇总表的中海箱动态数据状态。参考</w:t>
      </w:r>
      <w:r>
        <w:rPr>
          <w:rFonts w:hint="eastAsia"/>
        </w:rPr>
        <w:t>SQL</w:t>
      </w:r>
      <w:r>
        <w:rPr>
          <w:rFonts w:hint="eastAsia"/>
        </w:rPr>
        <w:t>：、</w:t>
      </w:r>
    </w:p>
    <w:p w14:paraId="44C1219E" w14:textId="77777777" w:rsidR="00B97356" w:rsidRDefault="00B97356" w:rsidP="00B97356">
      <w:pPr>
        <w:ind w:left="780"/>
      </w:pPr>
      <w:r>
        <w:rPr>
          <w:rFonts w:hint="eastAsia"/>
        </w:rPr>
        <w:t xml:space="preserve">UPDATE </w:t>
      </w:r>
      <w:r>
        <w:t>PRD_CONTA_MOVEMENT</w:t>
      </w:r>
      <w:r>
        <w:rPr>
          <w:rFonts w:hint="eastAsia"/>
        </w:rPr>
        <w:t xml:space="preserve"> SET </w:t>
      </w:r>
      <w:r>
        <w:rPr>
          <w:sz w:val="16"/>
        </w:rPr>
        <w:t>ISCOLLECT</w:t>
      </w:r>
      <w:r>
        <w:rPr>
          <w:rFonts w:hint="eastAsia"/>
          <w:sz w:val="16"/>
        </w:rPr>
        <w:t xml:space="preserve">=10 WHERE </w:t>
      </w:r>
      <w:r>
        <w:rPr>
          <w:sz w:val="16"/>
        </w:rPr>
        <w:t>ISCOLLECT</w:t>
      </w:r>
      <w:r>
        <w:rPr>
          <w:rFonts w:hint="eastAsia"/>
          <w:sz w:val="16"/>
        </w:rPr>
        <w:t>=-99</w:t>
      </w:r>
    </w:p>
    <w:p w14:paraId="40337BC5" w14:textId="77777777" w:rsidR="00B97356" w:rsidRDefault="00B97356" w:rsidP="00B97356">
      <w:pPr>
        <w:numPr>
          <w:ilvl w:val="0"/>
          <w:numId w:val="63"/>
        </w:numPr>
        <w:ind w:left="360" w:hanging="360"/>
      </w:pPr>
      <w:r>
        <w:rPr>
          <w:rFonts w:hint="eastAsia"/>
        </w:rPr>
        <w:t>步骤</w:t>
      </w:r>
      <w:r>
        <w:rPr>
          <w:rFonts w:hint="eastAsia"/>
        </w:rPr>
        <w:t>1</w:t>
      </w:r>
      <w:r>
        <w:rPr>
          <w:rFonts w:hint="eastAsia"/>
        </w:rPr>
        <w:t>、</w:t>
      </w:r>
      <w:r>
        <w:rPr>
          <w:rFonts w:hint="eastAsia"/>
        </w:rPr>
        <w:t>2</w:t>
      </w:r>
      <w:r>
        <w:rPr>
          <w:rFonts w:hint="eastAsia"/>
        </w:rPr>
        <w:t>、</w:t>
      </w:r>
      <w:r>
        <w:rPr>
          <w:rFonts w:hint="eastAsia"/>
        </w:rPr>
        <w:t>3</w:t>
      </w:r>
      <w:r>
        <w:rPr>
          <w:rFonts w:hint="eastAsia"/>
        </w:rPr>
        <w:t>事务提交，异常，发送异常邮件，回滚，退出后台程序；提交成功继续后续步骤</w:t>
      </w:r>
    </w:p>
    <w:p w14:paraId="12201873" w14:textId="77777777" w:rsidR="00B97356" w:rsidRDefault="00B97356" w:rsidP="00B97356">
      <w:pPr>
        <w:numPr>
          <w:ilvl w:val="0"/>
          <w:numId w:val="63"/>
        </w:numPr>
        <w:ind w:left="360" w:hanging="360"/>
      </w:pPr>
      <w:r>
        <w:rPr>
          <w:rFonts w:hint="eastAsia"/>
        </w:rPr>
        <w:t>后续逻辑沿用原有的后台逻辑，分发的箱动态数据由表</w:t>
      </w:r>
      <w:r>
        <w:t>CONTA_MOVEMENT</w:t>
      </w:r>
      <w:r>
        <w:rPr>
          <w:rFonts w:hint="eastAsia"/>
        </w:rPr>
        <w:t>改为表</w:t>
      </w:r>
      <w:r>
        <w:t>CONTA_MOVEMENT_ALL</w:t>
      </w:r>
    </w:p>
    <w:p w14:paraId="7456AC1F" w14:textId="77777777" w:rsidR="00B97356" w:rsidRDefault="00B97356" w:rsidP="00B97356">
      <w:r>
        <w:rPr>
          <w:rFonts w:hint="eastAsia"/>
        </w:rPr>
        <w:t>说明：</w:t>
      </w:r>
    </w:p>
    <w:p w14:paraId="3C1611E1" w14:textId="77777777" w:rsidR="00B97356" w:rsidRDefault="00B97356" w:rsidP="00B97356">
      <w:pPr>
        <w:numPr>
          <w:ilvl w:val="0"/>
          <w:numId w:val="100"/>
        </w:numPr>
        <w:ind w:left="780" w:hanging="360"/>
      </w:pPr>
      <w:r>
        <w:rPr>
          <w:rFonts w:hint="eastAsia"/>
        </w:rPr>
        <w:t>归集、去重逻辑性能较差，注意建索引</w:t>
      </w:r>
    </w:p>
    <w:p w14:paraId="35B8BEE1" w14:textId="77777777" w:rsidR="00B97356" w:rsidRDefault="00B97356" w:rsidP="00B97356">
      <w:pPr>
        <w:numPr>
          <w:ilvl w:val="0"/>
          <w:numId w:val="100"/>
        </w:numPr>
        <w:ind w:left="780" w:hanging="360"/>
      </w:pPr>
      <w:r>
        <w:rPr>
          <w:rFonts w:hint="eastAsia"/>
        </w:rPr>
        <w:t>注意数据库事务的控制</w:t>
      </w:r>
    </w:p>
    <w:p w14:paraId="0B7F84EC" w14:textId="77777777" w:rsidR="00B97356" w:rsidRDefault="00B97356" w:rsidP="00B97356">
      <w:pPr>
        <w:pStyle w:val="3"/>
        <w:ind w:right="180"/>
      </w:pPr>
      <w:r>
        <w:rPr>
          <w:rFonts w:hint="eastAsia"/>
        </w:rPr>
        <w:t>数据测试用例</w:t>
      </w:r>
    </w:p>
    <w:tbl>
      <w:tblPr>
        <w:tblW w:w="0" w:type="auto"/>
        <w:tblLayout w:type="fixed"/>
        <w:tblLook w:val="0000" w:firstRow="0" w:lastRow="0" w:firstColumn="0" w:lastColumn="0" w:noHBand="0" w:noVBand="0"/>
      </w:tblPr>
      <w:tblGrid>
        <w:gridCol w:w="1836"/>
        <w:gridCol w:w="6686"/>
      </w:tblGrid>
      <w:tr w:rsidR="00B97356" w14:paraId="67D8CF00" w14:textId="77777777" w:rsidTr="00F36554">
        <w:trPr>
          <w:trHeight w:val="390"/>
        </w:trPr>
        <w:tc>
          <w:tcPr>
            <w:tcW w:w="1836" w:type="dxa"/>
            <w:tcBorders>
              <w:top w:val="single" w:sz="4" w:space="0" w:color="auto"/>
              <w:left w:val="single" w:sz="4" w:space="0" w:color="auto"/>
              <w:bottom w:val="single" w:sz="4" w:space="0" w:color="auto"/>
              <w:right w:val="single" w:sz="4" w:space="0" w:color="auto"/>
            </w:tcBorders>
            <w:shd w:val="clear" w:color="auto" w:fill="C4BC96"/>
            <w:vAlign w:val="center"/>
          </w:tcPr>
          <w:p w14:paraId="361B1AA4" w14:textId="77777777" w:rsidR="00B97356" w:rsidRDefault="00B97356" w:rsidP="00F36554">
            <w:pPr>
              <w:jc w:val="left"/>
              <w:rPr>
                <w:rFonts w:ascii="宋体" w:hAnsi="宋体"/>
                <w:color w:val="000000"/>
                <w:kern w:val="0"/>
              </w:rPr>
            </w:pPr>
            <w:r>
              <w:rPr>
                <w:rFonts w:ascii="宋体" w:hAnsi="宋体" w:hint="eastAsia"/>
                <w:color w:val="000000"/>
                <w:kern w:val="0"/>
              </w:rPr>
              <w:t>用例</w:t>
            </w:r>
          </w:p>
        </w:tc>
        <w:tc>
          <w:tcPr>
            <w:tcW w:w="6686" w:type="dxa"/>
            <w:tcBorders>
              <w:top w:val="single" w:sz="4" w:space="0" w:color="auto"/>
              <w:left w:val="nil"/>
              <w:bottom w:val="single" w:sz="4" w:space="0" w:color="auto"/>
              <w:right w:val="single" w:sz="4" w:space="0" w:color="auto"/>
            </w:tcBorders>
            <w:shd w:val="clear" w:color="auto" w:fill="C4BC96"/>
            <w:vAlign w:val="center"/>
          </w:tcPr>
          <w:p w14:paraId="48D9D54D" w14:textId="77777777" w:rsidR="00B97356" w:rsidRDefault="00B97356" w:rsidP="00F36554">
            <w:pPr>
              <w:jc w:val="left"/>
              <w:rPr>
                <w:rFonts w:ascii="宋体" w:hAnsi="宋体"/>
                <w:color w:val="000000"/>
                <w:kern w:val="0"/>
              </w:rPr>
            </w:pPr>
            <w:r>
              <w:rPr>
                <w:rFonts w:ascii="宋体" w:hAnsi="宋体" w:hint="eastAsia"/>
                <w:color w:val="000000"/>
                <w:kern w:val="0"/>
              </w:rPr>
              <w:t>预期结果</w:t>
            </w:r>
          </w:p>
        </w:tc>
      </w:tr>
      <w:tr w:rsidR="00B97356" w14:paraId="6F262F3C" w14:textId="77777777" w:rsidTr="00F36554">
        <w:trPr>
          <w:trHeight w:val="1080"/>
        </w:trPr>
        <w:tc>
          <w:tcPr>
            <w:tcW w:w="1836" w:type="dxa"/>
            <w:tcBorders>
              <w:top w:val="single" w:sz="4" w:space="0" w:color="auto"/>
              <w:left w:val="single" w:sz="4" w:space="0" w:color="auto"/>
              <w:bottom w:val="single" w:sz="4" w:space="0" w:color="auto"/>
              <w:right w:val="single" w:sz="4" w:space="0" w:color="auto"/>
            </w:tcBorders>
            <w:vAlign w:val="center"/>
          </w:tcPr>
          <w:p w14:paraId="038A1FA6" w14:textId="77777777" w:rsidR="00B97356" w:rsidRDefault="00B97356" w:rsidP="00F36554">
            <w:pPr>
              <w:jc w:val="left"/>
              <w:rPr>
                <w:rFonts w:ascii="宋体" w:hAnsi="宋体"/>
                <w:color w:val="000000"/>
                <w:kern w:val="0"/>
              </w:rPr>
            </w:pPr>
            <w:r>
              <w:rPr>
                <w:rFonts w:ascii="宋体" w:hAnsi="宋体" w:hint="eastAsia"/>
                <w:color w:val="000000"/>
                <w:kern w:val="0"/>
              </w:rPr>
              <w:t>汇总数据的完整性</w:t>
            </w:r>
          </w:p>
        </w:tc>
        <w:tc>
          <w:tcPr>
            <w:tcW w:w="6686" w:type="dxa"/>
            <w:tcBorders>
              <w:top w:val="single" w:sz="4" w:space="0" w:color="auto"/>
              <w:left w:val="nil"/>
              <w:bottom w:val="single" w:sz="4" w:space="0" w:color="auto"/>
              <w:right w:val="single" w:sz="4" w:space="0" w:color="auto"/>
            </w:tcBorders>
            <w:vAlign w:val="center"/>
          </w:tcPr>
          <w:p w14:paraId="64ECE551" w14:textId="77777777" w:rsidR="00B97356" w:rsidRDefault="00B97356" w:rsidP="00F36554">
            <w:pPr>
              <w:jc w:val="left"/>
              <w:rPr>
                <w:rFonts w:ascii="宋体" w:hAnsi="宋体"/>
                <w:color w:val="000000"/>
                <w:kern w:val="0"/>
              </w:rPr>
            </w:pPr>
            <w:r>
              <w:rPr>
                <w:rFonts w:ascii="宋体" w:hAnsi="宋体" w:hint="eastAsia"/>
                <w:color w:val="000000"/>
                <w:kern w:val="0"/>
              </w:rPr>
              <w:t>统计中海箱动态数据记录数[P1](表CONTA_MOVEMENT WHERE ISCOLLECT=10 AND OWNER_SEQ = {后台指定的船公司SEQ})</w:t>
            </w:r>
            <w:r>
              <w:rPr>
                <w:rFonts w:ascii="宋体" w:hAnsi="宋体" w:hint="eastAsia"/>
                <w:color w:val="000000"/>
                <w:kern w:val="0"/>
              </w:rPr>
              <w:br/>
              <w:t>统计堆场分布式箱动态记录数[P2](表PRD_CONTA_MOVEMENT WHERE ISCOLLECT=10 AND OWNER_SEQ = {后台指定的船公司SEQ})</w:t>
            </w:r>
            <w:r>
              <w:rPr>
                <w:rFonts w:ascii="宋体" w:hAnsi="宋体" w:hint="eastAsia"/>
                <w:color w:val="000000"/>
                <w:kern w:val="0"/>
              </w:rPr>
              <w:br/>
              <w:t>统计汇总表记录数[P3](CONTA_MOVEMENT_ALL WHERE OWNER_SEQ = {后台指定的船公司SEQ})</w:t>
            </w:r>
            <w:r>
              <w:rPr>
                <w:rFonts w:ascii="宋体" w:hAnsi="宋体" w:hint="eastAsia"/>
                <w:color w:val="000000"/>
                <w:kern w:val="0"/>
              </w:rPr>
              <w:br/>
              <w:t>预期结果：[P3]=[P1]+[P2]</w:t>
            </w:r>
          </w:p>
        </w:tc>
      </w:tr>
      <w:tr w:rsidR="00B97356" w14:paraId="5300356F" w14:textId="77777777" w:rsidTr="00F36554">
        <w:trPr>
          <w:trHeight w:val="1620"/>
        </w:trPr>
        <w:tc>
          <w:tcPr>
            <w:tcW w:w="1836" w:type="dxa"/>
            <w:tcBorders>
              <w:top w:val="nil"/>
              <w:left w:val="single" w:sz="4" w:space="0" w:color="auto"/>
              <w:bottom w:val="single" w:sz="4" w:space="0" w:color="auto"/>
              <w:right w:val="single" w:sz="4" w:space="0" w:color="auto"/>
            </w:tcBorders>
            <w:vAlign w:val="center"/>
          </w:tcPr>
          <w:p w14:paraId="26EF16B2" w14:textId="77777777" w:rsidR="00B97356" w:rsidRDefault="00B97356" w:rsidP="00F36554">
            <w:pPr>
              <w:jc w:val="left"/>
              <w:rPr>
                <w:rFonts w:ascii="宋体" w:hAnsi="宋体"/>
                <w:color w:val="000000"/>
                <w:kern w:val="0"/>
              </w:rPr>
            </w:pPr>
            <w:r>
              <w:rPr>
                <w:rFonts w:ascii="宋体" w:hAnsi="宋体" w:hint="eastAsia"/>
                <w:color w:val="000000"/>
                <w:kern w:val="0"/>
              </w:rPr>
              <w:lastRenderedPageBreak/>
              <w:t>重复数据校验</w:t>
            </w:r>
          </w:p>
        </w:tc>
        <w:tc>
          <w:tcPr>
            <w:tcW w:w="6686" w:type="dxa"/>
            <w:tcBorders>
              <w:top w:val="nil"/>
              <w:left w:val="nil"/>
              <w:bottom w:val="single" w:sz="4" w:space="0" w:color="auto"/>
              <w:right w:val="single" w:sz="4" w:space="0" w:color="auto"/>
            </w:tcBorders>
            <w:vAlign w:val="center"/>
          </w:tcPr>
          <w:p w14:paraId="3D4674EB" w14:textId="77777777" w:rsidR="00B97356" w:rsidRDefault="00B97356" w:rsidP="00F36554">
            <w:pPr>
              <w:jc w:val="left"/>
              <w:rPr>
                <w:rFonts w:ascii="宋体" w:hAnsi="宋体"/>
                <w:color w:val="000000"/>
                <w:kern w:val="0"/>
              </w:rPr>
            </w:pPr>
            <w:r>
              <w:rPr>
                <w:rFonts w:ascii="宋体" w:hAnsi="宋体" w:hint="eastAsia"/>
                <w:color w:val="000000"/>
                <w:kern w:val="0"/>
              </w:rPr>
              <w:t>表CONTA_MOVEMENT中标记为丢弃的(ISCOLLECT=20)记录在表CONTA_MOVEMENT_ALL中能找到(WHERE OWNER_SEQ = CONTA_MOVEMENT.OWNER_SEQ AND BOOKING_NO = CONTA_MOVEMENT.BOOKING_NO AND CONTAINERNO = CONTA_MOVEMENT.CONTAINERNO AND MOVEMENT_CODE = CONTA_MOVEMENT.MOVEMENT_CODE);</w:t>
            </w:r>
            <w:r>
              <w:rPr>
                <w:rFonts w:ascii="宋体" w:hAnsi="宋体" w:hint="eastAsia"/>
                <w:color w:val="000000"/>
                <w:kern w:val="0"/>
              </w:rPr>
              <w:br/>
              <w:t>表PRD_CONTA_MOVEMENT中标记为丢弃的(ISCOLLECT=20)记录在表CONTA_MOVEMENT_ALL中能找到(WHERE OWNER_SEQ = PRD_CONTA_MOVEMENT.OWNER_SEQ AND BOOKING_NO = PRD_CONTA_MOVEMENT.BOOKING_NO AND CONTAINERNO = PRD_CONTA_MOVEMENT.CONTAINERNO AND MOVEMENT_CODE =PRD_CONTA_MOVEMENT.MOVEMENT_CODE);</w:t>
            </w:r>
          </w:p>
        </w:tc>
      </w:tr>
      <w:tr w:rsidR="00B97356" w14:paraId="0C276644" w14:textId="77777777" w:rsidTr="00F36554">
        <w:trPr>
          <w:trHeight w:val="1078"/>
        </w:trPr>
        <w:tc>
          <w:tcPr>
            <w:tcW w:w="1836" w:type="dxa"/>
            <w:tcBorders>
              <w:top w:val="nil"/>
              <w:left w:val="single" w:sz="4" w:space="0" w:color="auto"/>
              <w:bottom w:val="single" w:sz="4" w:space="0" w:color="auto"/>
              <w:right w:val="single" w:sz="4" w:space="0" w:color="auto"/>
            </w:tcBorders>
            <w:vAlign w:val="center"/>
          </w:tcPr>
          <w:p w14:paraId="4A0EC9E7" w14:textId="77777777" w:rsidR="00B97356" w:rsidRDefault="00B97356" w:rsidP="00F36554">
            <w:pPr>
              <w:jc w:val="left"/>
              <w:rPr>
                <w:rFonts w:ascii="宋体" w:hAnsi="宋体"/>
                <w:color w:val="000000"/>
                <w:kern w:val="0"/>
              </w:rPr>
            </w:pPr>
            <w:r>
              <w:rPr>
                <w:rFonts w:ascii="宋体" w:hAnsi="宋体" w:hint="eastAsia"/>
                <w:color w:val="000000"/>
                <w:kern w:val="0"/>
              </w:rPr>
              <w:t>汇总、去重执行完成</w:t>
            </w:r>
          </w:p>
        </w:tc>
        <w:tc>
          <w:tcPr>
            <w:tcW w:w="6686" w:type="dxa"/>
            <w:tcBorders>
              <w:top w:val="nil"/>
              <w:left w:val="nil"/>
              <w:bottom w:val="single" w:sz="4" w:space="0" w:color="auto"/>
              <w:right w:val="single" w:sz="4" w:space="0" w:color="auto"/>
            </w:tcBorders>
            <w:vAlign w:val="center"/>
          </w:tcPr>
          <w:p w14:paraId="34646FF2" w14:textId="77777777" w:rsidR="00B97356" w:rsidRDefault="00B97356" w:rsidP="00F36554">
            <w:pPr>
              <w:jc w:val="left"/>
              <w:rPr>
                <w:rFonts w:ascii="宋体" w:hAnsi="宋体"/>
                <w:color w:val="000000"/>
                <w:kern w:val="0"/>
              </w:rPr>
            </w:pPr>
            <w:r>
              <w:rPr>
                <w:rFonts w:ascii="宋体" w:hAnsi="宋体" w:hint="eastAsia"/>
                <w:color w:val="000000"/>
                <w:kern w:val="0"/>
              </w:rPr>
              <w:t>表CONTA_MOVEMENT和表PRD_CONTA_MOVEMENT均不存在ISCOLLECT=0(未处理)记录</w:t>
            </w:r>
          </w:p>
        </w:tc>
      </w:tr>
      <w:tr w:rsidR="00B97356" w14:paraId="10605AFC" w14:textId="77777777" w:rsidTr="00F36554">
        <w:trPr>
          <w:trHeight w:val="1122"/>
        </w:trPr>
        <w:tc>
          <w:tcPr>
            <w:tcW w:w="1836" w:type="dxa"/>
            <w:tcBorders>
              <w:top w:val="nil"/>
              <w:left w:val="single" w:sz="4" w:space="0" w:color="auto"/>
              <w:bottom w:val="single" w:sz="4" w:space="0" w:color="auto"/>
              <w:right w:val="single" w:sz="4" w:space="0" w:color="auto"/>
            </w:tcBorders>
            <w:vAlign w:val="center"/>
          </w:tcPr>
          <w:p w14:paraId="5E8AFFE4" w14:textId="77777777" w:rsidR="00B97356" w:rsidRDefault="00B97356" w:rsidP="00F36554">
            <w:pPr>
              <w:jc w:val="left"/>
              <w:rPr>
                <w:rFonts w:ascii="宋体" w:hAnsi="宋体"/>
                <w:color w:val="000000"/>
                <w:kern w:val="0"/>
              </w:rPr>
            </w:pPr>
            <w:r>
              <w:rPr>
                <w:rFonts w:ascii="宋体" w:hAnsi="宋体" w:hint="eastAsia"/>
                <w:color w:val="000000"/>
                <w:kern w:val="0"/>
              </w:rPr>
              <w:t>异常校验</w:t>
            </w:r>
          </w:p>
        </w:tc>
        <w:tc>
          <w:tcPr>
            <w:tcW w:w="6686" w:type="dxa"/>
            <w:tcBorders>
              <w:top w:val="nil"/>
              <w:left w:val="nil"/>
              <w:bottom w:val="single" w:sz="4" w:space="0" w:color="auto"/>
              <w:right w:val="single" w:sz="4" w:space="0" w:color="auto"/>
            </w:tcBorders>
            <w:vAlign w:val="center"/>
          </w:tcPr>
          <w:p w14:paraId="1587A8B8" w14:textId="77777777" w:rsidR="00B97356" w:rsidRDefault="00B97356" w:rsidP="00F36554">
            <w:pPr>
              <w:jc w:val="left"/>
              <w:rPr>
                <w:rFonts w:ascii="宋体" w:hAnsi="宋体"/>
                <w:color w:val="000000"/>
                <w:kern w:val="0"/>
              </w:rPr>
            </w:pPr>
            <w:r>
              <w:rPr>
                <w:rFonts w:ascii="宋体" w:hAnsi="宋体" w:hint="eastAsia"/>
                <w:color w:val="000000"/>
                <w:kern w:val="0"/>
              </w:rPr>
              <w:t>程序运行过程中出现中断或出现异常，表CONTA_MOVEMENT和表PRD_CONTA_MOVEMENT不存在ISCOLLECT=-99的记录</w:t>
            </w:r>
          </w:p>
        </w:tc>
      </w:tr>
    </w:tbl>
    <w:p w14:paraId="5B8F3B9A" w14:textId="77777777" w:rsidR="00B97356" w:rsidRDefault="00B97356" w:rsidP="00B97356">
      <w:r>
        <w:rPr>
          <w:rFonts w:hint="eastAsia"/>
        </w:rPr>
        <w:t>分发部分的测试用例沿用原有测试用例</w:t>
      </w:r>
    </w:p>
    <w:p w14:paraId="20EE7CC8" w14:textId="77777777" w:rsidR="00B97356" w:rsidRPr="003B0F1E" w:rsidRDefault="00B97356" w:rsidP="00B97356"/>
    <w:p w14:paraId="7835C577" w14:textId="77777777" w:rsidR="00B97356" w:rsidRPr="003B0F1E" w:rsidRDefault="00B97356" w:rsidP="00B97356">
      <w:pPr>
        <w:ind w:left="360"/>
      </w:pPr>
    </w:p>
    <w:p w14:paraId="41E56B01" w14:textId="77777777" w:rsidR="00B97356" w:rsidRDefault="00B97356" w:rsidP="00B97356">
      <w:pPr>
        <w:pStyle w:val="2"/>
        <w:ind w:right="180"/>
      </w:pPr>
      <w:r>
        <w:rPr>
          <w:rFonts w:hint="eastAsia"/>
        </w:rPr>
        <w:lastRenderedPageBreak/>
        <w:t>船公司选择器</w:t>
      </w:r>
    </w:p>
    <w:p w14:paraId="1946DA1C" w14:textId="77777777" w:rsidR="00B97356" w:rsidRDefault="00B97356" w:rsidP="00B97356">
      <w:pPr>
        <w:rPr>
          <w:b/>
        </w:rPr>
      </w:pPr>
      <w:r>
        <w:object w:dxaOrig="9854" w:dyaOrig="6914" w14:anchorId="58F01107">
          <v:shape id="_x0000_i1026" type="#_x0000_t75" style="width:492.65pt;height:345.35pt;mso-position-horizontal-relative:page;mso-position-vertical-relative:page" o:ole="" filled="t">
            <v:imagedata r:id="rId85" o:title=""/>
          </v:shape>
          <o:OLEObject Type="Embed" ProgID="PBrush" ShapeID="_x0000_i1026" DrawAspect="Content" ObjectID="_1528010375" r:id="rId86">
            <o:FieldCodes>\* MERGEFORMAT</o:FieldCodes>
          </o:OLEObject>
        </w:object>
      </w:r>
      <w:r>
        <w:rPr>
          <w:rFonts w:hint="eastAsia"/>
          <w:color w:val="FF0000"/>
        </w:rPr>
        <w:t>这个选择器的逻辑同时要实现一个自动联想的方法供其它页面使用。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5"/>
        <w:gridCol w:w="7453"/>
      </w:tblGrid>
      <w:tr w:rsidR="00B97356" w14:paraId="3A86E9D4" w14:textId="77777777" w:rsidTr="00F36554">
        <w:trPr>
          <w:trHeight w:val="247"/>
        </w:trPr>
        <w:tc>
          <w:tcPr>
            <w:tcW w:w="1075" w:type="dxa"/>
            <w:shd w:val="clear" w:color="auto" w:fill="A6A6A6"/>
          </w:tcPr>
          <w:p w14:paraId="4E2A285B" w14:textId="77777777" w:rsidR="00B97356" w:rsidRDefault="00B97356" w:rsidP="00F36554">
            <w:pPr>
              <w:jc w:val="center"/>
              <w:rPr>
                <w:b/>
              </w:rPr>
            </w:pPr>
            <w:r>
              <w:rPr>
                <w:rFonts w:hint="eastAsia"/>
                <w:b/>
              </w:rPr>
              <w:t>页面元素</w:t>
            </w:r>
          </w:p>
        </w:tc>
        <w:tc>
          <w:tcPr>
            <w:tcW w:w="7453" w:type="dxa"/>
            <w:shd w:val="clear" w:color="auto" w:fill="A6A6A6"/>
          </w:tcPr>
          <w:p w14:paraId="425B1023" w14:textId="77777777" w:rsidR="00B97356" w:rsidRDefault="00B97356" w:rsidP="00F36554">
            <w:pPr>
              <w:jc w:val="center"/>
              <w:rPr>
                <w:b/>
              </w:rPr>
            </w:pPr>
            <w:r>
              <w:rPr>
                <w:rFonts w:hint="eastAsia"/>
                <w:b/>
              </w:rPr>
              <w:t>描述</w:t>
            </w:r>
          </w:p>
        </w:tc>
      </w:tr>
      <w:tr w:rsidR="00B97356" w14:paraId="6D9A09D1" w14:textId="77777777" w:rsidTr="00F36554">
        <w:tc>
          <w:tcPr>
            <w:tcW w:w="1075" w:type="dxa"/>
            <w:shd w:val="clear" w:color="auto" w:fill="D9D9D9"/>
          </w:tcPr>
          <w:p w14:paraId="64C53F0F" w14:textId="77777777" w:rsidR="00B97356" w:rsidRDefault="00B97356" w:rsidP="00F36554">
            <w:pPr>
              <w:rPr>
                <w:b/>
              </w:rPr>
            </w:pPr>
            <w:r>
              <w:rPr>
                <w:rFonts w:hint="eastAsia"/>
              </w:rPr>
              <w:t>查询条件</w:t>
            </w:r>
          </w:p>
        </w:tc>
        <w:tc>
          <w:tcPr>
            <w:tcW w:w="7453" w:type="dxa"/>
            <w:shd w:val="clear" w:color="auto" w:fill="D9D9D9"/>
          </w:tcPr>
          <w:p w14:paraId="7E110281" w14:textId="77777777" w:rsidR="00B97356" w:rsidRDefault="00B97356" w:rsidP="00F36554">
            <w:pPr>
              <w:rPr>
                <w:b/>
              </w:rPr>
            </w:pPr>
          </w:p>
        </w:tc>
      </w:tr>
      <w:tr w:rsidR="00B97356" w14:paraId="14632A81" w14:textId="77777777" w:rsidTr="00F36554">
        <w:tc>
          <w:tcPr>
            <w:tcW w:w="1075" w:type="dxa"/>
          </w:tcPr>
          <w:p w14:paraId="497799FA" w14:textId="77777777" w:rsidR="00B97356" w:rsidRDefault="00B97356" w:rsidP="00F36554">
            <w:pPr>
              <w:jc w:val="left"/>
            </w:pPr>
            <w:r>
              <w:rPr>
                <w:rFonts w:hint="eastAsia"/>
              </w:rPr>
              <w:t>船公司</w:t>
            </w:r>
          </w:p>
        </w:tc>
        <w:tc>
          <w:tcPr>
            <w:tcW w:w="7453" w:type="dxa"/>
          </w:tcPr>
          <w:p w14:paraId="0C5AD9D3" w14:textId="77777777" w:rsidR="00B97356" w:rsidRDefault="00B97356" w:rsidP="00F36554">
            <w:pPr>
              <w:jc w:val="left"/>
            </w:pPr>
            <w:r>
              <w:rPr>
                <w:rFonts w:hint="eastAsia"/>
              </w:rPr>
              <w:t>文本框支持模糊查询非必填可为空。不区分查询条件内容的大小写。</w:t>
            </w:r>
          </w:p>
        </w:tc>
      </w:tr>
      <w:tr w:rsidR="00B97356" w14:paraId="134BE05F" w14:textId="77777777" w:rsidTr="00F36554">
        <w:tc>
          <w:tcPr>
            <w:tcW w:w="1075" w:type="dxa"/>
            <w:shd w:val="clear" w:color="auto" w:fill="E0E0E0"/>
          </w:tcPr>
          <w:p w14:paraId="3B6248D7" w14:textId="77777777" w:rsidR="00B97356" w:rsidRDefault="00B97356" w:rsidP="00F36554">
            <w:r>
              <w:rPr>
                <w:rFonts w:hint="eastAsia"/>
              </w:rPr>
              <w:t>交互</w:t>
            </w:r>
          </w:p>
        </w:tc>
        <w:tc>
          <w:tcPr>
            <w:tcW w:w="7453" w:type="dxa"/>
            <w:shd w:val="clear" w:color="auto" w:fill="E0E0E0"/>
          </w:tcPr>
          <w:p w14:paraId="44913FDD" w14:textId="77777777" w:rsidR="00B97356" w:rsidRDefault="00B97356" w:rsidP="00F36554"/>
        </w:tc>
      </w:tr>
      <w:tr w:rsidR="00B97356" w14:paraId="4335E40A" w14:textId="77777777" w:rsidTr="00F36554">
        <w:tc>
          <w:tcPr>
            <w:tcW w:w="1075" w:type="dxa"/>
          </w:tcPr>
          <w:p w14:paraId="60EB633E" w14:textId="77777777" w:rsidR="00B97356" w:rsidRDefault="00B97356" w:rsidP="00F36554">
            <w:pPr>
              <w:jc w:val="left"/>
            </w:pPr>
            <w:r>
              <w:rPr>
                <w:rFonts w:hint="eastAsia"/>
              </w:rPr>
              <w:t>加载过程</w:t>
            </w:r>
          </w:p>
        </w:tc>
        <w:tc>
          <w:tcPr>
            <w:tcW w:w="7453" w:type="dxa"/>
          </w:tcPr>
          <w:p w14:paraId="414B2D58" w14:textId="77777777" w:rsidR="00B97356" w:rsidRDefault="00B97356" w:rsidP="00F36554">
            <w:pPr>
              <w:numPr>
                <w:ilvl w:val="0"/>
                <w:numId w:val="60"/>
              </w:numPr>
            </w:pPr>
            <w:r>
              <w:rPr>
                <w:rFonts w:hint="eastAsia"/>
              </w:rPr>
              <w:t>参考以下默认语句：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7"/>
            </w:tblGrid>
            <w:tr w:rsidR="00B97356" w14:paraId="2F94D90E" w14:textId="77777777" w:rsidTr="00F36554">
              <w:trPr>
                <w:trHeight w:val="1901"/>
              </w:trPr>
              <w:tc>
                <w:tcPr>
                  <w:tcW w:w="7087" w:type="dxa"/>
                </w:tcPr>
                <w:p w14:paraId="7C17716A" w14:textId="77777777" w:rsidR="00B97356" w:rsidRDefault="00B97356" w:rsidP="00F36554">
                  <w:pPr>
                    <w:widowControl w:val="0"/>
                    <w:autoSpaceDE w:val="0"/>
                    <w:autoSpaceDN w:val="0"/>
                    <w:rPr>
                      <w:rFonts w:ascii="Courier New" w:eastAsia="Courier New" w:hAnsi="Courier New"/>
                      <w:color w:val="000080"/>
                      <w:highlight w:val="white"/>
                    </w:rPr>
                  </w:pPr>
                  <w:r>
                    <w:rPr>
                      <w:rFonts w:ascii="Courier New" w:eastAsia="Courier New" w:hAnsi="Courier New"/>
                      <w:color w:val="008080"/>
                      <w:highlight w:val="white"/>
                    </w:rPr>
                    <w:t>SELECT</w:t>
                  </w:r>
                  <w:r>
                    <w:rPr>
                      <w:rFonts w:ascii="Courier New" w:eastAsia="Courier New" w:hAnsi="Courier New"/>
                      <w:color w:val="000080"/>
                      <w:highlight w:val="white"/>
                    </w:rPr>
                    <w:t xml:space="preserve"> C.* </w:t>
                  </w:r>
                  <w:r>
                    <w:rPr>
                      <w:rFonts w:ascii="Courier New" w:eastAsia="Courier New" w:hAnsi="Courier New"/>
                      <w:color w:val="008080"/>
                      <w:highlight w:val="white"/>
                    </w:rPr>
                    <w:t>FROM</w:t>
                  </w:r>
                  <w:r>
                    <w:rPr>
                      <w:rFonts w:ascii="Courier New" w:eastAsia="Courier New" w:hAnsi="Courier New"/>
                      <w:color w:val="000080"/>
                      <w:highlight w:val="white"/>
                    </w:rPr>
                    <w:t xml:space="preserve"> TCOMP_GROUP T, TCOMP C </w:t>
                  </w:r>
                  <w:r>
                    <w:rPr>
                      <w:rFonts w:ascii="Courier New" w:eastAsia="Courier New" w:hAnsi="Courier New"/>
                      <w:color w:val="008080"/>
                      <w:highlight w:val="white"/>
                    </w:rPr>
                    <w:t>WHERE</w:t>
                  </w:r>
                  <w:r>
                    <w:rPr>
                      <w:rFonts w:ascii="Courier New" w:eastAsia="Courier New" w:hAnsi="Courier New"/>
                      <w:color w:val="000080"/>
                      <w:highlight w:val="white"/>
                    </w:rPr>
                    <w:t xml:space="preserve"> T.GROUP_COMP_SEQ=</w:t>
                  </w:r>
                  <w:r>
                    <w:rPr>
                      <w:rFonts w:ascii="Courier New" w:eastAsia="Courier New" w:hAnsi="Courier New"/>
                      <w:color w:val="0000FF"/>
                      <w:highlight w:val="white"/>
                    </w:rPr>
                    <w:t>0</w:t>
                  </w:r>
                  <w:r>
                    <w:rPr>
                      <w:rFonts w:ascii="Courier New" w:eastAsia="Courier New" w:hAnsi="Courier New"/>
                      <w:color w:val="000080"/>
                      <w:highlight w:val="white"/>
                    </w:rPr>
                    <w:t xml:space="preserve"> </w:t>
                  </w:r>
                  <w:r>
                    <w:rPr>
                      <w:rFonts w:ascii="Courier New" w:eastAsia="Courier New" w:hAnsi="Courier New"/>
                      <w:color w:val="008080"/>
                      <w:highlight w:val="white"/>
                    </w:rPr>
                    <w:t>AND</w:t>
                  </w:r>
                  <w:r>
                    <w:rPr>
                      <w:rFonts w:ascii="Courier New" w:eastAsia="Courier New" w:hAnsi="Courier New"/>
                      <w:color w:val="000080"/>
                      <w:highlight w:val="white"/>
                    </w:rPr>
                    <w:t xml:space="preserve"> T.COMP_SEQ=C.TCOMP_SEQ</w:t>
                  </w:r>
                </w:p>
                <w:p w14:paraId="2A66F7A7" w14:textId="77777777" w:rsidR="00B97356" w:rsidRDefault="00B97356" w:rsidP="00F36554">
                  <w:pPr>
                    <w:widowControl w:val="0"/>
                    <w:autoSpaceDE w:val="0"/>
                    <w:autoSpaceDN w:val="0"/>
                    <w:rPr>
                      <w:rFonts w:ascii="Courier New" w:eastAsia="Courier New" w:hAnsi="Courier New"/>
                      <w:color w:val="000080"/>
                      <w:highlight w:val="white"/>
                    </w:rPr>
                  </w:pPr>
                  <w:r>
                    <w:rPr>
                      <w:rFonts w:ascii="Courier New" w:hAnsi="Courier New" w:hint="eastAsia"/>
                      <w:color w:val="008080"/>
                      <w:highlight w:val="white"/>
                    </w:rPr>
                    <w:t>AND (</w:t>
                  </w:r>
                  <w:r>
                    <w:rPr>
                      <w:rFonts w:ascii="Courier New" w:eastAsia="Courier New" w:hAnsi="Courier New"/>
                      <w:color w:val="FF0000"/>
                      <w:highlight w:val="white"/>
                    </w:rPr>
                    <w:t xml:space="preserve">C.COMP_NAMECN </w:t>
                  </w:r>
                  <w:r>
                    <w:rPr>
                      <w:rFonts w:ascii="Courier New" w:hAnsi="Courier New" w:hint="eastAsia"/>
                      <w:color w:val="FF0000"/>
                      <w:highlight w:val="white"/>
                    </w:rPr>
                    <w:t>LIKE</w:t>
                  </w:r>
                  <w:r>
                    <w:rPr>
                      <w:rFonts w:ascii="Courier New" w:eastAsia="Courier New" w:hAnsi="Courier New"/>
                      <w:color w:val="FF0000"/>
                      <w:highlight w:val="white"/>
                    </w:rPr>
                    <w:t xml:space="preserve"> 'xxx' OR C.COMP_NAMEEN </w:t>
                  </w:r>
                  <w:r>
                    <w:rPr>
                      <w:rFonts w:ascii="Courier New" w:hAnsi="Courier New" w:hint="eastAsia"/>
                      <w:color w:val="FF0000"/>
                      <w:highlight w:val="white"/>
                    </w:rPr>
                    <w:t>LIKE</w:t>
                  </w:r>
                  <w:r>
                    <w:rPr>
                      <w:rFonts w:ascii="Courier New" w:eastAsia="Courier New" w:hAnsi="Courier New"/>
                      <w:color w:val="FF0000"/>
                      <w:highlight w:val="white"/>
                    </w:rPr>
                    <w:t xml:space="preserve"> 'xxx' OR C.COMP_NAMESHORT_PY = 'XXX'</w:t>
                  </w:r>
                  <w:r>
                    <w:rPr>
                      <w:rFonts w:ascii="Courier New" w:hAnsi="Courier New" w:hint="eastAsia"/>
                      <w:color w:val="FF0000"/>
                      <w:highlight w:val="white"/>
                    </w:rPr>
                    <w:t>)--</w:t>
                  </w:r>
                  <w:r>
                    <w:rPr>
                      <w:rFonts w:ascii="Courier New" w:hAnsi="Courier New" w:hint="eastAsia"/>
                      <w:color w:val="FF0000"/>
                      <w:highlight w:val="white"/>
                    </w:rPr>
                    <w:t>查询条件</w:t>
                  </w:r>
                </w:p>
                <w:p w14:paraId="4B379D28" w14:textId="77777777" w:rsidR="00B97356" w:rsidRDefault="00B97356" w:rsidP="00F36554">
                  <w:r>
                    <w:rPr>
                      <w:rFonts w:ascii="Courier New" w:eastAsia="Courier New" w:hAnsi="Courier New"/>
                      <w:color w:val="008080"/>
                      <w:highlight w:val="white"/>
                    </w:rPr>
                    <w:t>ORDER</w:t>
                  </w:r>
                  <w:r>
                    <w:rPr>
                      <w:rFonts w:ascii="Courier New" w:eastAsia="Courier New" w:hAnsi="Courier New"/>
                      <w:color w:val="000080"/>
                      <w:highlight w:val="white"/>
                    </w:rPr>
                    <w:t xml:space="preserve"> </w:t>
                  </w:r>
                  <w:r>
                    <w:rPr>
                      <w:rFonts w:ascii="Courier New" w:eastAsia="Courier New" w:hAnsi="Courier New"/>
                      <w:color w:val="008080"/>
                      <w:highlight w:val="white"/>
                    </w:rPr>
                    <w:t>BY</w:t>
                  </w:r>
                  <w:r>
                    <w:rPr>
                      <w:rFonts w:ascii="Courier New" w:eastAsia="Courier New" w:hAnsi="Courier New"/>
                      <w:color w:val="000080"/>
                      <w:highlight w:val="white"/>
                    </w:rPr>
                    <w:t xml:space="preserve"> C.COMP_NAMESHORT_PY </w:t>
                  </w:r>
                  <w:r>
                    <w:rPr>
                      <w:rFonts w:ascii="Courier New" w:eastAsia="Courier New" w:hAnsi="Courier New"/>
                      <w:color w:val="008080"/>
                      <w:highlight w:val="white"/>
                    </w:rPr>
                    <w:t>ASC</w:t>
                  </w:r>
                  <w:r>
                    <w:rPr>
                      <w:rFonts w:ascii="Courier New" w:eastAsia="Courier New" w:hAnsi="Courier New"/>
                      <w:color w:val="000080"/>
                      <w:highlight w:val="white"/>
                    </w:rPr>
                    <w:t xml:space="preserve">, C.COMP_NAMEEN </w:t>
                  </w:r>
                  <w:r>
                    <w:rPr>
                      <w:rFonts w:ascii="Courier New" w:eastAsia="Courier New" w:hAnsi="Courier New"/>
                      <w:color w:val="008080"/>
                      <w:highlight w:val="white"/>
                    </w:rPr>
                    <w:t>ASC</w:t>
                  </w:r>
                  <w:r>
                    <w:rPr>
                      <w:rFonts w:ascii="Courier New" w:eastAsia="Courier New" w:hAnsi="Courier New"/>
                      <w:color w:val="000080"/>
                      <w:highlight w:val="white"/>
                    </w:rPr>
                    <w:t>, C.TCOMP_SEQ</w:t>
                  </w:r>
                  <w:r>
                    <w:rPr>
                      <w:rFonts w:ascii="Courier New" w:hAnsi="Courier New" w:hint="eastAsia"/>
                      <w:color w:val="000080"/>
                      <w:highlight w:val="white"/>
                    </w:rPr>
                    <w:t xml:space="preserve"> </w:t>
                  </w:r>
                  <w:r>
                    <w:rPr>
                      <w:rFonts w:ascii="Courier New" w:eastAsia="Courier New" w:hAnsi="Courier New"/>
                      <w:color w:val="008080"/>
                      <w:highlight w:val="white"/>
                    </w:rPr>
                    <w:t>ASC</w:t>
                  </w:r>
                </w:p>
              </w:tc>
            </w:tr>
          </w:tbl>
          <w:p w14:paraId="7C57B989" w14:textId="77777777" w:rsidR="00B97356" w:rsidRDefault="00B97356" w:rsidP="00F36554">
            <w:pPr>
              <w:numPr>
                <w:ilvl w:val="0"/>
                <w:numId w:val="60"/>
              </w:numPr>
            </w:pPr>
            <w:r>
              <w:rPr>
                <w:rFonts w:hint="eastAsia"/>
              </w:rPr>
              <w:t>列表中的数据长度不允许超出一行的默认宽度，如出现数据换行的情况必须做内容截取，超出部分用“</w:t>
            </w:r>
            <w:r>
              <w:rPr>
                <w:rFonts w:hint="eastAsia"/>
              </w:rPr>
              <w:t>...</w:t>
            </w:r>
            <w:r>
              <w:rPr>
                <w:rFonts w:hint="eastAsia"/>
              </w:rPr>
              <w:t>”三个省略号替换，并增加浮动提示。</w:t>
            </w:r>
          </w:p>
          <w:p w14:paraId="4C75B99A" w14:textId="77777777" w:rsidR="00B97356" w:rsidRDefault="00B97356" w:rsidP="00F36554">
            <w:r>
              <w:rPr>
                <w:rFonts w:hint="eastAsia"/>
              </w:rPr>
              <w:t>使用</w:t>
            </w:r>
            <w:r>
              <w:rPr>
                <w:rFonts w:hint="eastAsia"/>
              </w:rPr>
              <w:t>Table</w:t>
            </w:r>
            <w:r>
              <w:rPr>
                <w:rFonts w:hint="eastAsia"/>
              </w:rPr>
              <w:t>样式为“</w:t>
            </w:r>
            <w:r>
              <w:rPr>
                <w:rFonts w:ascii="Consolas" w:eastAsia="Consolas" w:hAnsi="Consolas"/>
                <w:color w:val="000000"/>
                <w:sz w:val="19"/>
                <w:highlight w:val="white"/>
              </w:rPr>
              <w:t xml:space="preserve"> </w:t>
            </w:r>
            <w:r>
              <w:rPr>
                <w:rFonts w:ascii="Consolas" w:eastAsia="Consolas" w:hAnsi="Consolas"/>
                <w:color w:val="FF0000"/>
                <w:sz w:val="19"/>
                <w:highlight w:val="white"/>
              </w:rPr>
              <w:t>class</w:t>
            </w:r>
            <w:r>
              <w:rPr>
                <w:rFonts w:ascii="Consolas" w:eastAsia="Consolas" w:hAnsi="Consolas"/>
                <w:color w:val="0000FF"/>
                <w:sz w:val="19"/>
                <w:highlight w:val="white"/>
              </w:rPr>
              <w:t>="mytable"</w:t>
            </w:r>
            <w:r>
              <w:rPr>
                <w:rFonts w:ascii="Consolas" w:hAnsi="Consolas" w:hint="eastAsia"/>
                <w:color w:val="0000FF"/>
                <w:sz w:val="19"/>
                <w:highlight w:val="white"/>
              </w:rPr>
              <w:t>”</w:t>
            </w:r>
            <w:r>
              <w:rPr>
                <w:rFonts w:hint="eastAsia"/>
              </w:rPr>
              <w:t>，每个单元格设定宽度并加上</w:t>
            </w:r>
            <w:r>
              <w:rPr>
                <w:rFonts w:hint="eastAsia"/>
              </w:rPr>
              <w:t xml:space="preserve">Title, </w:t>
            </w:r>
            <w:r>
              <w:rPr>
                <w:rFonts w:hint="eastAsia"/>
              </w:rPr>
              <w:t>会自动据据单元格宽度出现“</w:t>
            </w:r>
            <w:r>
              <w:rPr>
                <w:rFonts w:hint="eastAsia"/>
              </w:rPr>
              <w:t>...</w:t>
            </w:r>
            <w:r>
              <w:rPr>
                <w:rFonts w:hint="eastAsia"/>
              </w:rPr>
              <w:t>”</w:t>
            </w:r>
          </w:p>
          <w:p w14:paraId="5B5E1419" w14:textId="77777777" w:rsidR="00B97356" w:rsidRDefault="00B97356" w:rsidP="00F36554">
            <w:pPr>
              <w:numPr>
                <w:ilvl w:val="0"/>
                <w:numId w:val="60"/>
              </w:numPr>
            </w:pPr>
            <w:r>
              <w:rPr>
                <w:rFonts w:hint="eastAsia"/>
              </w:rPr>
              <w:t>需要分页，每页显示</w:t>
            </w:r>
            <w:r>
              <w:rPr>
                <w:rFonts w:hint="eastAsia"/>
              </w:rPr>
              <w:t>10</w:t>
            </w:r>
            <w:r>
              <w:rPr>
                <w:rFonts w:hint="eastAsia"/>
              </w:rPr>
              <w:t>条数据。</w:t>
            </w:r>
          </w:p>
        </w:tc>
      </w:tr>
      <w:tr w:rsidR="00B97356" w14:paraId="1AA8AF7A" w14:textId="77777777" w:rsidTr="00F36554">
        <w:trPr>
          <w:trHeight w:val="90"/>
        </w:trPr>
        <w:tc>
          <w:tcPr>
            <w:tcW w:w="1075" w:type="dxa"/>
          </w:tcPr>
          <w:p w14:paraId="057A2F20" w14:textId="77777777" w:rsidR="00B97356" w:rsidRDefault="00B97356" w:rsidP="00F36554">
            <w:pPr>
              <w:jc w:val="left"/>
            </w:pPr>
            <w:r>
              <w:rPr>
                <w:rFonts w:hint="eastAsia"/>
              </w:rPr>
              <w:t>数据返回</w:t>
            </w:r>
          </w:p>
        </w:tc>
        <w:tc>
          <w:tcPr>
            <w:tcW w:w="7453" w:type="dxa"/>
          </w:tcPr>
          <w:p w14:paraId="3B6E89C9" w14:textId="77777777" w:rsidR="00B97356" w:rsidRDefault="00B97356" w:rsidP="00F36554">
            <w:pPr>
              <w:jc w:val="left"/>
            </w:pPr>
            <w:r>
              <w:rPr>
                <w:rFonts w:hint="eastAsia"/>
              </w:rPr>
              <w:t>点击选择列，返回“船公司</w:t>
            </w:r>
            <w:r>
              <w:rPr>
                <w:rFonts w:hint="eastAsia"/>
              </w:rPr>
              <w:t>SEQ&lt;</w:t>
            </w:r>
            <w:r>
              <w:rPr>
                <w:rFonts w:ascii="Courier New" w:eastAsia="Courier New" w:hAnsi="Courier New"/>
                <w:color w:val="000080"/>
                <w:highlight w:val="white"/>
              </w:rPr>
              <w:t>TCOMP_SEQ</w:t>
            </w:r>
            <w:r>
              <w:rPr>
                <w:rFonts w:hint="eastAsia"/>
              </w:rPr>
              <w:t>&gt;</w:t>
            </w:r>
            <w:r>
              <w:rPr>
                <w:rFonts w:hint="eastAsia"/>
              </w:rPr>
              <w:t>，船公司代码</w:t>
            </w:r>
            <w:r>
              <w:rPr>
                <w:rFonts w:hint="eastAsia"/>
              </w:rPr>
              <w:t>&lt;</w:t>
            </w:r>
            <w:r>
              <w:rPr>
                <w:rFonts w:ascii="Courier New" w:eastAsia="Courier New" w:hAnsi="Courier New"/>
                <w:color w:val="000080"/>
                <w:highlight w:val="white"/>
              </w:rPr>
              <w:t>COMP_NAMESHORT_PY</w:t>
            </w:r>
            <w:r>
              <w:rPr>
                <w:rFonts w:hint="eastAsia"/>
              </w:rPr>
              <w:t>&gt;</w:t>
            </w:r>
            <w:r>
              <w:rPr>
                <w:rFonts w:hint="eastAsia"/>
              </w:rPr>
              <w:t>，公司中文名称</w:t>
            </w:r>
            <w:r>
              <w:rPr>
                <w:rFonts w:hint="eastAsia"/>
              </w:rPr>
              <w:t>&lt;</w:t>
            </w:r>
            <w:r>
              <w:rPr>
                <w:rFonts w:ascii="Courier New" w:eastAsia="Courier New" w:hAnsi="Courier New"/>
                <w:color w:val="000080"/>
                <w:highlight w:val="white"/>
              </w:rPr>
              <w:t>COMP_NAMECN</w:t>
            </w:r>
            <w:r>
              <w:rPr>
                <w:rFonts w:hint="eastAsia"/>
              </w:rPr>
              <w:t>&gt;</w:t>
            </w:r>
            <w:r>
              <w:rPr>
                <w:rFonts w:hint="eastAsia"/>
              </w:rPr>
              <w:t>，公司英文名称</w:t>
            </w:r>
            <w:r>
              <w:rPr>
                <w:rFonts w:hint="eastAsia"/>
              </w:rPr>
              <w:t>&lt;</w:t>
            </w:r>
            <w:r>
              <w:rPr>
                <w:rFonts w:ascii="Courier New" w:eastAsia="Courier New" w:hAnsi="Courier New"/>
                <w:color w:val="000080"/>
                <w:highlight w:val="white"/>
              </w:rPr>
              <w:t>COMP_NAMEEN</w:t>
            </w:r>
            <w:r>
              <w:rPr>
                <w:rFonts w:hint="eastAsia"/>
              </w:rPr>
              <w:t>&gt;</w:t>
            </w:r>
            <w:r>
              <w:rPr>
                <w:rFonts w:hint="eastAsia"/>
              </w:rPr>
              <w:t>”。</w:t>
            </w:r>
          </w:p>
        </w:tc>
      </w:tr>
    </w:tbl>
    <w:p w14:paraId="54608B6C" w14:textId="77777777" w:rsidR="00B97356" w:rsidRDefault="00B97356" w:rsidP="00B97356">
      <w:pPr>
        <w:pStyle w:val="2"/>
        <w:ind w:right="180"/>
      </w:pPr>
      <w:r>
        <w:rPr>
          <w:rFonts w:hint="eastAsia"/>
        </w:rPr>
        <w:lastRenderedPageBreak/>
        <w:t>航线港口选择器</w:t>
      </w:r>
    </w:p>
    <w:p w14:paraId="16D19F9B" w14:textId="77777777" w:rsidR="00B97356" w:rsidRDefault="00B97356" w:rsidP="00B97356">
      <w:r>
        <w:rPr>
          <w:noProof/>
        </w:rPr>
        <w:drawing>
          <wp:inline distT="0" distB="0" distL="0" distR="0" wp14:anchorId="1FA0392B" wp14:editId="60BDE123">
            <wp:extent cx="5486400" cy="38207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382079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429"/>
      </w:tblGrid>
      <w:tr w:rsidR="00B97356" w14:paraId="11D71BA5" w14:textId="77777777" w:rsidTr="00F36554">
        <w:tc>
          <w:tcPr>
            <w:tcW w:w="2093" w:type="dxa"/>
            <w:shd w:val="clear" w:color="auto" w:fill="BFBFBF"/>
          </w:tcPr>
          <w:p w14:paraId="02E4A9F8" w14:textId="77777777" w:rsidR="00B97356" w:rsidRDefault="00B97356" w:rsidP="00F36554">
            <w:r>
              <w:rPr>
                <w:rFonts w:hint="eastAsia"/>
              </w:rPr>
              <w:t>页面元素</w:t>
            </w:r>
          </w:p>
        </w:tc>
        <w:tc>
          <w:tcPr>
            <w:tcW w:w="6429" w:type="dxa"/>
            <w:shd w:val="clear" w:color="auto" w:fill="BFBFBF"/>
          </w:tcPr>
          <w:p w14:paraId="19594C76" w14:textId="77777777" w:rsidR="00B97356" w:rsidRDefault="00B97356" w:rsidP="00F36554">
            <w:r>
              <w:rPr>
                <w:rFonts w:hint="eastAsia"/>
              </w:rPr>
              <w:t>说明</w:t>
            </w:r>
          </w:p>
        </w:tc>
      </w:tr>
      <w:tr w:rsidR="00B97356" w14:paraId="309C6F09" w14:textId="77777777" w:rsidTr="00F36554">
        <w:tc>
          <w:tcPr>
            <w:tcW w:w="2093" w:type="dxa"/>
            <w:shd w:val="clear" w:color="auto" w:fill="BFBFBF"/>
          </w:tcPr>
          <w:p w14:paraId="044C4C15" w14:textId="77777777" w:rsidR="00B97356" w:rsidRDefault="00B97356" w:rsidP="00F36554">
            <w:r>
              <w:t>URL</w:t>
            </w:r>
            <w:r>
              <w:t>参数</w:t>
            </w:r>
          </w:p>
        </w:tc>
        <w:tc>
          <w:tcPr>
            <w:tcW w:w="6429" w:type="dxa"/>
            <w:shd w:val="clear" w:color="auto" w:fill="BFBFBF"/>
          </w:tcPr>
          <w:p w14:paraId="7E0F6B83" w14:textId="77777777" w:rsidR="00B97356" w:rsidRDefault="00B97356" w:rsidP="00F36554"/>
        </w:tc>
      </w:tr>
      <w:tr w:rsidR="00B97356" w14:paraId="44F0EDA0" w14:textId="77777777" w:rsidTr="00F36554">
        <w:tc>
          <w:tcPr>
            <w:tcW w:w="2093" w:type="dxa"/>
          </w:tcPr>
          <w:p w14:paraId="7C5C7C37" w14:textId="77777777" w:rsidR="00B97356" w:rsidRDefault="00B97356" w:rsidP="00F36554">
            <w:r>
              <w:t>MODE</w:t>
            </w:r>
          </w:p>
        </w:tc>
        <w:tc>
          <w:tcPr>
            <w:tcW w:w="6429" w:type="dxa"/>
          </w:tcPr>
          <w:p w14:paraId="031642EB" w14:textId="77777777" w:rsidR="00B97356" w:rsidRDefault="00B97356" w:rsidP="00F36554">
            <w:r>
              <w:t>取值为</w:t>
            </w:r>
            <w:r>
              <w:t>SINGLE=</w:t>
            </w:r>
            <w:r>
              <w:t>单选</w:t>
            </w:r>
            <w:r>
              <w:t xml:space="preserve"> MUTI=</w:t>
            </w:r>
            <w:r>
              <w:t>多选</w:t>
            </w:r>
          </w:p>
          <w:p w14:paraId="0811EB72" w14:textId="77777777" w:rsidR="00B97356" w:rsidRDefault="00B97356" w:rsidP="00F36554">
            <w:r>
              <w:t>参数为空，没有参数或者参数不合法的，默认为</w:t>
            </w:r>
            <w:r>
              <w:t>SINGLE</w:t>
            </w:r>
          </w:p>
          <w:p w14:paraId="32821F20" w14:textId="77777777" w:rsidR="00B97356" w:rsidRDefault="00B97356" w:rsidP="00F36554">
            <w:r>
              <w:t>MODE</w:t>
            </w:r>
            <w:r>
              <w:rPr>
                <w:rFonts w:hint="eastAsia"/>
              </w:rPr>
              <w:t>=</w:t>
            </w:r>
            <w:r>
              <w:t>SINGLE</w:t>
            </w:r>
            <w:r>
              <w:rPr>
                <w:rFonts w:hint="eastAsia"/>
              </w:rPr>
              <w:t>时需隐藏页面素：选择返回按钮，已选择港口列表。</w:t>
            </w:r>
            <w:r>
              <w:rPr>
                <w:rFonts w:hint="eastAsia"/>
              </w:rPr>
              <w:t xml:space="preserve"> </w:t>
            </w:r>
          </w:p>
        </w:tc>
      </w:tr>
      <w:tr w:rsidR="00B97356" w14:paraId="4AB63F78" w14:textId="77777777" w:rsidTr="00F36554">
        <w:tc>
          <w:tcPr>
            <w:tcW w:w="2093" w:type="dxa"/>
          </w:tcPr>
          <w:p w14:paraId="69D8EA01" w14:textId="77777777" w:rsidR="00B97356" w:rsidRDefault="00B97356" w:rsidP="00F36554">
            <w:r>
              <w:t>SELECTED</w:t>
            </w:r>
          </w:p>
        </w:tc>
        <w:tc>
          <w:tcPr>
            <w:tcW w:w="6429" w:type="dxa"/>
          </w:tcPr>
          <w:p w14:paraId="41960679" w14:textId="77777777" w:rsidR="00B97356" w:rsidRDefault="00B97356" w:rsidP="00F36554">
            <w:r>
              <w:t>已选择的</w:t>
            </w:r>
            <w:r>
              <w:rPr>
                <w:rFonts w:hint="eastAsia"/>
              </w:rPr>
              <w:t>备案客户的</w:t>
            </w:r>
            <w:r>
              <w:rPr>
                <w:rFonts w:hint="eastAsia"/>
              </w:rPr>
              <w:t>SEQ</w:t>
            </w:r>
            <w:r>
              <w:rPr>
                <w:rFonts w:hint="eastAsia"/>
              </w:rPr>
              <w:t>列表</w:t>
            </w:r>
            <w:r>
              <w:t>，字符串格式，使用半角</w:t>
            </w:r>
            <w:r>
              <w:rPr>
                <w:rFonts w:hint="eastAsia"/>
              </w:rPr>
              <w:t>逗</w:t>
            </w:r>
            <w:r>
              <w:t>号间隔。仅用于在</w:t>
            </w:r>
            <w:r>
              <w:t>MUTI</w:t>
            </w:r>
            <w:r>
              <w:t>模式</w:t>
            </w:r>
            <w:r>
              <w:rPr>
                <w:rFonts w:hint="eastAsia"/>
              </w:rPr>
              <w:t>，</w:t>
            </w:r>
            <w:r>
              <w:t>在</w:t>
            </w:r>
            <w:r>
              <w:t>MUTI</w:t>
            </w:r>
            <w:r>
              <w:t>模式下用于在选择区加载已经选择的</w:t>
            </w:r>
            <w:r>
              <w:rPr>
                <w:rFonts w:hint="eastAsia"/>
              </w:rPr>
              <w:t>备案客户</w:t>
            </w:r>
            <w:r>
              <w:t>信息</w:t>
            </w:r>
            <w:r>
              <w:rPr>
                <w:rFonts w:hint="eastAsia"/>
              </w:rPr>
              <w:t>。</w:t>
            </w:r>
          </w:p>
          <w:p w14:paraId="33832F31" w14:textId="77777777" w:rsidR="00B97356" w:rsidRDefault="00B97356" w:rsidP="00F36554">
            <w:pPr>
              <w:widowControl w:val="0"/>
              <w:autoSpaceDE w:val="0"/>
              <w:autoSpaceDN w:val="0"/>
            </w:pPr>
            <w:r>
              <w:rPr>
                <w:rFonts w:ascii="Courier New" w:eastAsia="Courier New" w:hAnsi="Courier New"/>
                <w:color w:val="008080"/>
                <w:highlight w:val="white"/>
              </w:rPr>
              <w:t>SELECT</w:t>
            </w:r>
            <w:r>
              <w:rPr>
                <w:rFonts w:ascii="Courier New" w:eastAsia="Courier New" w:hAnsi="Courier New"/>
                <w:color w:val="000080"/>
                <w:highlight w:val="white"/>
              </w:rPr>
              <w:t xml:space="preserve"> </w:t>
            </w:r>
            <w:r>
              <w:rPr>
                <w:rFonts w:ascii="Courier New" w:hAnsi="Courier New" w:hint="eastAsia"/>
                <w:color w:val="000080"/>
                <w:highlight w:val="white"/>
              </w:rPr>
              <w:t>B.</w:t>
            </w:r>
            <w:r>
              <w:rPr>
                <w:rFonts w:ascii="Courier New" w:eastAsia="Courier New" w:hAnsi="Courier New"/>
                <w:color w:val="000080"/>
                <w:highlight w:val="white"/>
              </w:rPr>
              <w:t>*</w:t>
            </w:r>
            <w:r>
              <w:rPr>
                <w:rFonts w:ascii="Courier New" w:hAnsi="Courier New" w:hint="eastAsia"/>
                <w:color w:val="000080"/>
                <w:highlight w:val="white"/>
              </w:rPr>
              <w:t>, A.</w:t>
            </w:r>
            <w:r>
              <w:rPr>
                <w:rFonts w:ascii="Courier New" w:eastAsia="Courier New" w:hAnsi="Courier New"/>
                <w:color w:val="000080"/>
                <w:highlight w:val="white"/>
              </w:rPr>
              <w:t>ROUTE_AREA</w:t>
            </w:r>
            <w:r>
              <w:rPr>
                <w:rFonts w:ascii="Courier New" w:hAnsi="Courier New" w:hint="eastAsia"/>
                <w:color w:val="000080"/>
                <w:highlight w:val="white"/>
              </w:rPr>
              <w:t>_NAME</w:t>
            </w:r>
            <w:r>
              <w:rPr>
                <w:rFonts w:ascii="Courier New" w:eastAsia="Courier New" w:hAnsi="Courier New"/>
                <w:color w:val="000080"/>
                <w:highlight w:val="white"/>
              </w:rPr>
              <w:t xml:space="preserve"> </w:t>
            </w:r>
            <w:r>
              <w:rPr>
                <w:rFonts w:ascii="Courier New" w:eastAsia="Courier New" w:hAnsi="Courier New"/>
                <w:color w:val="008080"/>
                <w:highlight w:val="white"/>
              </w:rPr>
              <w:t>FROM</w:t>
            </w:r>
            <w:r>
              <w:rPr>
                <w:rFonts w:ascii="Courier New" w:hAnsi="Courier New" w:hint="eastAsia"/>
                <w:color w:val="008080"/>
                <w:highlight w:val="white"/>
              </w:rPr>
              <w:t xml:space="preserve"> </w:t>
            </w:r>
            <w:r>
              <w:rPr>
                <w:rFonts w:ascii="Courier New" w:eastAsia="Courier New" w:hAnsi="Courier New"/>
                <w:color w:val="000080"/>
                <w:highlight w:val="white"/>
              </w:rPr>
              <w:t>ROUTE_AREA</w:t>
            </w:r>
            <w:r>
              <w:rPr>
                <w:rFonts w:ascii="Courier New" w:hAnsi="Courier New" w:hint="eastAsia"/>
                <w:color w:val="000080"/>
                <w:highlight w:val="white"/>
              </w:rPr>
              <w:t xml:space="preserve"> A INNER JOIN</w:t>
            </w:r>
            <w:r>
              <w:rPr>
                <w:rFonts w:ascii="Courier New" w:eastAsia="Courier New" w:hAnsi="Courier New"/>
                <w:color w:val="000080"/>
                <w:highlight w:val="white"/>
              </w:rPr>
              <w:t xml:space="preserve"> ROUTE_AREA_PORT</w:t>
            </w:r>
            <w:r>
              <w:rPr>
                <w:rFonts w:ascii="Courier New" w:hAnsi="Courier New" w:hint="eastAsia"/>
                <w:color w:val="000080"/>
                <w:highlight w:val="white"/>
              </w:rPr>
              <w:t xml:space="preserve"> B ON A.</w:t>
            </w:r>
            <w:r>
              <w:rPr>
                <w:rFonts w:ascii="Courier New" w:eastAsia="Courier New" w:hAnsi="Courier New"/>
                <w:color w:val="000080"/>
                <w:highlight w:val="white"/>
              </w:rPr>
              <w:t>ROUTE_AREA</w:t>
            </w:r>
            <w:r>
              <w:rPr>
                <w:rFonts w:ascii="Courier New" w:hAnsi="Courier New" w:hint="eastAsia"/>
                <w:color w:val="000080"/>
                <w:highlight w:val="white"/>
              </w:rPr>
              <w:t xml:space="preserve"> = B.</w:t>
            </w:r>
            <w:r>
              <w:rPr>
                <w:rFonts w:ascii="Courier New" w:eastAsia="Courier New" w:hAnsi="Courier New"/>
                <w:color w:val="000080"/>
                <w:highlight w:val="white"/>
              </w:rPr>
              <w:t xml:space="preserve">ROUTE_AREA </w:t>
            </w:r>
            <w:r>
              <w:rPr>
                <w:rFonts w:ascii="Courier New" w:eastAsia="Courier New" w:hAnsi="Courier New"/>
                <w:color w:val="008080"/>
                <w:highlight w:val="white"/>
              </w:rPr>
              <w:t>WHERE</w:t>
            </w:r>
            <w:r>
              <w:rPr>
                <w:rFonts w:ascii="Courier New" w:hAnsi="Courier New" w:hint="eastAsia"/>
                <w:color w:val="008080"/>
                <w:highlight w:val="white"/>
              </w:rPr>
              <w:t xml:space="preserve">  </w:t>
            </w:r>
            <w:r>
              <w:rPr>
                <w:rFonts w:ascii="Courier New" w:eastAsia="Courier New" w:hAnsi="Courier New"/>
                <w:color w:val="000080"/>
                <w:highlight w:val="white"/>
              </w:rPr>
              <w:t xml:space="preserve"> </w:t>
            </w:r>
            <w:r>
              <w:rPr>
                <w:rFonts w:ascii="Courier New" w:hAnsi="Courier New" w:hint="eastAsia"/>
                <w:color w:val="FF0000"/>
                <w:highlight w:val="white"/>
              </w:rPr>
              <w:t>A.OWNER_SEQ = 37 AND B.PORT_CODE</w:t>
            </w:r>
            <w:r>
              <w:rPr>
                <w:rFonts w:ascii="Courier New" w:eastAsia="Courier New" w:hAnsi="Courier New"/>
                <w:color w:val="FF0000"/>
                <w:highlight w:val="white"/>
              </w:rPr>
              <w:t xml:space="preserve"> IN</w:t>
            </w:r>
            <w:r>
              <w:rPr>
                <w:rFonts w:ascii="Courier New" w:hAnsi="Courier New" w:hint="eastAsia"/>
                <w:color w:val="FF0000"/>
                <w:highlight w:val="white"/>
              </w:rPr>
              <w:t>({</w:t>
            </w:r>
            <w:r>
              <w:rPr>
                <w:color w:val="FF0000"/>
              </w:rPr>
              <w:t>SELECTED</w:t>
            </w:r>
            <w:r>
              <w:rPr>
                <w:rFonts w:ascii="Courier New" w:hAnsi="Courier New" w:hint="eastAsia"/>
                <w:color w:val="FF0000"/>
                <w:highlight w:val="white"/>
              </w:rPr>
              <w:t>})</w:t>
            </w:r>
          </w:p>
        </w:tc>
      </w:tr>
      <w:tr w:rsidR="00B97356" w14:paraId="10F714D1" w14:textId="77777777" w:rsidTr="00F36554">
        <w:tc>
          <w:tcPr>
            <w:tcW w:w="2093" w:type="dxa"/>
            <w:shd w:val="clear" w:color="auto" w:fill="BFBFBF"/>
          </w:tcPr>
          <w:p w14:paraId="4CADC22C" w14:textId="77777777" w:rsidR="00B97356" w:rsidRDefault="00B97356" w:rsidP="00F36554">
            <w:r>
              <w:rPr>
                <w:rFonts w:hint="eastAsia"/>
              </w:rPr>
              <w:t>查询条件</w:t>
            </w:r>
          </w:p>
        </w:tc>
        <w:tc>
          <w:tcPr>
            <w:tcW w:w="6429" w:type="dxa"/>
            <w:shd w:val="clear" w:color="auto" w:fill="BFBFBF"/>
          </w:tcPr>
          <w:p w14:paraId="40FEFB2F" w14:textId="77777777" w:rsidR="00B97356" w:rsidRDefault="00B97356" w:rsidP="00F36554"/>
        </w:tc>
      </w:tr>
      <w:tr w:rsidR="00B97356" w14:paraId="3C0131AE" w14:textId="77777777" w:rsidTr="00F36554">
        <w:tc>
          <w:tcPr>
            <w:tcW w:w="2093" w:type="dxa"/>
          </w:tcPr>
          <w:p w14:paraId="71E64820" w14:textId="77777777" w:rsidR="00B97356" w:rsidRDefault="00B97356" w:rsidP="00F36554">
            <w:pPr>
              <w:jc w:val="left"/>
            </w:pPr>
            <w:r>
              <w:rPr>
                <w:rFonts w:hint="eastAsia"/>
              </w:rPr>
              <w:t>航线区域</w:t>
            </w:r>
          </w:p>
        </w:tc>
        <w:tc>
          <w:tcPr>
            <w:tcW w:w="6429" w:type="dxa"/>
          </w:tcPr>
          <w:p w14:paraId="2A69E84A" w14:textId="77777777" w:rsidR="00B97356" w:rsidRDefault="00B97356" w:rsidP="00F36554">
            <w:pPr>
              <w:jc w:val="left"/>
            </w:pPr>
            <w:r>
              <w:rPr>
                <w:rFonts w:ascii="宋体" w:hAnsi="宋体" w:hint="eastAsia"/>
                <w:color w:val="000000"/>
                <w:kern w:val="0"/>
                <w:sz w:val="20"/>
              </w:rPr>
              <w:t>精确查询，下拉初始化数据为当前船公司的所有有效航线区域。</w:t>
            </w:r>
            <w:hyperlink w:anchor="_航线区域查询" w:history="1">
              <w:r>
                <w:rPr>
                  <w:rStyle w:val="af1"/>
                  <w:rFonts w:hAnsi="宋体" w:hint="eastAsia"/>
                  <w:kern w:val="0"/>
                  <w:sz w:val="20"/>
                </w:rPr>
                <w:t>同航线区域管理的查询条件</w:t>
              </w:r>
            </w:hyperlink>
          </w:p>
        </w:tc>
      </w:tr>
      <w:tr w:rsidR="00B97356" w14:paraId="2CF96C28" w14:textId="77777777" w:rsidTr="00F36554">
        <w:tc>
          <w:tcPr>
            <w:tcW w:w="2093" w:type="dxa"/>
          </w:tcPr>
          <w:p w14:paraId="14DBAF0A" w14:textId="77777777" w:rsidR="00B97356" w:rsidRDefault="00B97356" w:rsidP="00F36554">
            <w:pPr>
              <w:jc w:val="left"/>
            </w:pPr>
            <w:r>
              <w:rPr>
                <w:rFonts w:hint="eastAsia"/>
              </w:rPr>
              <w:t>港口代码</w:t>
            </w:r>
          </w:p>
        </w:tc>
        <w:tc>
          <w:tcPr>
            <w:tcW w:w="6429" w:type="dxa"/>
          </w:tcPr>
          <w:p w14:paraId="4AD6C968" w14:textId="77777777" w:rsidR="00B97356" w:rsidRDefault="00B97356" w:rsidP="00F36554">
            <w:pPr>
              <w:jc w:val="left"/>
            </w:pPr>
            <w:r>
              <w:rPr>
                <w:rFonts w:hint="eastAsia"/>
              </w:rPr>
              <w:t>模糊查询，将输入的内容转大写去数据库查询</w:t>
            </w:r>
          </w:p>
        </w:tc>
      </w:tr>
      <w:tr w:rsidR="00B97356" w14:paraId="388653CB" w14:textId="77777777" w:rsidTr="00F36554">
        <w:tc>
          <w:tcPr>
            <w:tcW w:w="2093" w:type="dxa"/>
          </w:tcPr>
          <w:p w14:paraId="77B6F80B" w14:textId="77777777" w:rsidR="00B97356" w:rsidRDefault="00B97356" w:rsidP="00F36554">
            <w:pPr>
              <w:jc w:val="left"/>
            </w:pPr>
            <w:r>
              <w:rPr>
                <w:rFonts w:hint="eastAsia"/>
              </w:rPr>
              <w:t>港口名称</w:t>
            </w:r>
          </w:p>
        </w:tc>
        <w:tc>
          <w:tcPr>
            <w:tcW w:w="6429" w:type="dxa"/>
          </w:tcPr>
          <w:p w14:paraId="4156C312" w14:textId="77777777" w:rsidR="00B97356" w:rsidRDefault="00B97356" w:rsidP="00F36554">
            <w:pPr>
              <w:jc w:val="left"/>
            </w:pPr>
            <w:r>
              <w:rPr>
                <w:rFonts w:hint="eastAsia"/>
              </w:rPr>
              <w:t>模糊查询，将输入的内容转大写去数据库查询</w:t>
            </w:r>
          </w:p>
        </w:tc>
      </w:tr>
      <w:tr w:rsidR="00B97356" w14:paraId="3562CA52" w14:textId="77777777" w:rsidTr="00F36554">
        <w:tc>
          <w:tcPr>
            <w:tcW w:w="2093" w:type="dxa"/>
            <w:shd w:val="clear" w:color="auto" w:fill="BFBFBF"/>
          </w:tcPr>
          <w:p w14:paraId="14496CD0" w14:textId="77777777" w:rsidR="00B97356" w:rsidRDefault="00B97356" w:rsidP="00F36554">
            <w:r>
              <w:rPr>
                <w:rFonts w:hint="eastAsia"/>
              </w:rPr>
              <w:t>列表</w:t>
            </w:r>
          </w:p>
        </w:tc>
        <w:tc>
          <w:tcPr>
            <w:tcW w:w="6429" w:type="dxa"/>
            <w:shd w:val="clear" w:color="auto" w:fill="BFBFBF"/>
          </w:tcPr>
          <w:p w14:paraId="5FE027C6" w14:textId="77777777" w:rsidR="00B97356" w:rsidRDefault="00B97356" w:rsidP="00F36554"/>
        </w:tc>
      </w:tr>
      <w:tr w:rsidR="00B97356" w14:paraId="4E3A6C97" w14:textId="77777777" w:rsidTr="00F36554">
        <w:tc>
          <w:tcPr>
            <w:tcW w:w="2093" w:type="dxa"/>
          </w:tcPr>
          <w:p w14:paraId="29F87B24" w14:textId="77777777" w:rsidR="00B97356" w:rsidRDefault="00B97356" w:rsidP="00F36554">
            <w:pPr>
              <w:jc w:val="left"/>
            </w:pPr>
            <w:r>
              <w:rPr>
                <w:rFonts w:hint="eastAsia"/>
              </w:rPr>
              <w:t>航线区域代码</w:t>
            </w:r>
          </w:p>
        </w:tc>
        <w:tc>
          <w:tcPr>
            <w:tcW w:w="6429" w:type="dxa"/>
          </w:tcPr>
          <w:p w14:paraId="3C98D544" w14:textId="77777777" w:rsidR="00B97356" w:rsidRDefault="00B97356" w:rsidP="00F36554">
            <w:pPr>
              <w:jc w:val="left"/>
            </w:pPr>
            <w:r>
              <w:rPr>
                <w:rFonts w:hint="eastAsia"/>
              </w:rPr>
              <w:t>ROUTE_AREA_CODE&lt;</w:t>
            </w:r>
            <w:r>
              <w:rPr>
                <w:rFonts w:hint="eastAsia"/>
              </w:rPr>
              <w:t>航线区域代码</w:t>
            </w:r>
            <w:r>
              <w:rPr>
                <w:rFonts w:hint="eastAsia"/>
              </w:rPr>
              <w:t>&gt;</w:t>
            </w:r>
          </w:p>
        </w:tc>
      </w:tr>
      <w:tr w:rsidR="00B97356" w14:paraId="57135027" w14:textId="77777777" w:rsidTr="00F36554">
        <w:tc>
          <w:tcPr>
            <w:tcW w:w="2093" w:type="dxa"/>
          </w:tcPr>
          <w:p w14:paraId="3264C35C" w14:textId="77777777" w:rsidR="00B97356" w:rsidRDefault="00B97356" w:rsidP="00F36554">
            <w:pPr>
              <w:jc w:val="left"/>
            </w:pPr>
            <w:r>
              <w:rPr>
                <w:rFonts w:hint="eastAsia"/>
              </w:rPr>
              <w:t>航线区域</w:t>
            </w:r>
          </w:p>
        </w:tc>
        <w:tc>
          <w:tcPr>
            <w:tcW w:w="6429" w:type="dxa"/>
          </w:tcPr>
          <w:p w14:paraId="5EA7667A" w14:textId="77777777" w:rsidR="00B97356" w:rsidRDefault="00B97356" w:rsidP="00F36554">
            <w:pPr>
              <w:jc w:val="left"/>
            </w:pPr>
            <w:r>
              <w:rPr>
                <w:rFonts w:hint="eastAsia"/>
              </w:rPr>
              <w:t>ROUTE_AREA_NAME&lt;</w:t>
            </w:r>
            <w:r>
              <w:rPr>
                <w:rFonts w:hint="eastAsia"/>
              </w:rPr>
              <w:t>航线区域名称</w:t>
            </w:r>
            <w:r>
              <w:rPr>
                <w:rFonts w:hint="eastAsia"/>
              </w:rPr>
              <w:t>&gt;</w:t>
            </w:r>
          </w:p>
        </w:tc>
      </w:tr>
      <w:tr w:rsidR="00B97356" w14:paraId="2541FAFC" w14:textId="77777777" w:rsidTr="00F36554">
        <w:tc>
          <w:tcPr>
            <w:tcW w:w="2093" w:type="dxa"/>
          </w:tcPr>
          <w:p w14:paraId="1AF6CF59" w14:textId="77777777" w:rsidR="00B97356" w:rsidRDefault="00B97356" w:rsidP="00F36554">
            <w:pPr>
              <w:jc w:val="left"/>
            </w:pPr>
            <w:r>
              <w:rPr>
                <w:rFonts w:hint="eastAsia"/>
              </w:rPr>
              <w:t>港口代码</w:t>
            </w:r>
          </w:p>
        </w:tc>
        <w:tc>
          <w:tcPr>
            <w:tcW w:w="6429" w:type="dxa"/>
          </w:tcPr>
          <w:p w14:paraId="097D4162" w14:textId="77777777" w:rsidR="00B97356" w:rsidRDefault="00B97356" w:rsidP="00F36554">
            <w:pPr>
              <w:jc w:val="left"/>
            </w:pPr>
            <w:r>
              <w:rPr>
                <w:rFonts w:hint="eastAsia"/>
              </w:rPr>
              <w:t>PORT_CODE&lt;</w:t>
            </w:r>
            <w:r>
              <w:rPr>
                <w:rFonts w:hint="eastAsia"/>
              </w:rPr>
              <w:t>港口编码</w:t>
            </w:r>
            <w:r>
              <w:rPr>
                <w:rFonts w:hint="eastAsia"/>
              </w:rPr>
              <w:t>&gt;</w:t>
            </w:r>
          </w:p>
        </w:tc>
      </w:tr>
      <w:tr w:rsidR="00B97356" w14:paraId="40BD8E47" w14:textId="77777777" w:rsidTr="00F36554">
        <w:tc>
          <w:tcPr>
            <w:tcW w:w="2093" w:type="dxa"/>
          </w:tcPr>
          <w:p w14:paraId="6F4659BB" w14:textId="77777777" w:rsidR="00B97356" w:rsidRDefault="00B97356" w:rsidP="00F36554">
            <w:pPr>
              <w:jc w:val="left"/>
            </w:pPr>
            <w:r>
              <w:rPr>
                <w:rFonts w:hint="eastAsia"/>
              </w:rPr>
              <w:t>港口名称</w:t>
            </w:r>
          </w:p>
        </w:tc>
        <w:tc>
          <w:tcPr>
            <w:tcW w:w="6429" w:type="dxa"/>
          </w:tcPr>
          <w:p w14:paraId="78ED4002" w14:textId="77777777" w:rsidR="00B97356" w:rsidRDefault="00B97356" w:rsidP="00F36554">
            <w:pPr>
              <w:jc w:val="left"/>
            </w:pPr>
            <w:r>
              <w:rPr>
                <w:rFonts w:hint="eastAsia"/>
              </w:rPr>
              <w:t>PORT_NAME_EN&lt;</w:t>
            </w:r>
            <w:r>
              <w:rPr>
                <w:rFonts w:hint="eastAsia"/>
              </w:rPr>
              <w:t>港口英文名称</w:t>
            </w:r>
            <w:r>
              <w:rPr>
                <w:rFonts w:hint="eastAsia"/>
              </w:rPr>
              <w:t>&gt;</w:t>
            </w:r>
          </w:p>
        </w:tc>
      </w:tr>
      <w:tr w:rsidR="00B97356" w14:paraId="29C8F9CA" w14:textId="77777777" w:rsidTr="00F36554">
        <w:tc>
          <w:tcPr>
            <w:tcW w:w="2093" w:type="dxa"/>
            <w:shd w:val="clear" w:color="auto" w:fill="BFBFBF"/>
          </w:tcPr>
          <w:p w14:paraId="430815E1" w14:textId="77777777" w:rsidR="00B97356" w:rsidRDefault="00B97356" w:rsidP="00F36554">
            <w:r>
              <w:rPr>
                <w:rFonts w:hint="eastAsia"/>
              </w:rPr>
              <w:t>交互</w:t>
            </w:r>
          </w:p>
        </w:tc>
        <w:tc>
          <w:tcPr>
            <w:tcW w:w="6429" w:type="dxa"/>
            <w:shd w:val="clear" w:color="auto" w:fill="BFBFBF"/>
          </w:tcPr>
          <w:p w14:paraId="283C3BA5" w14:textId="77777777" w:rsidR="00B97356" w:rsidRDefault="00B97356" w:rsidP="00F36554"/>
        </w:tc>
      </w:tr>
      <w:tr w:rsidR="00B97356" w14:paraId="667F0B63" w14:textId="77777777" w:rsidTr="00F36554">
        <w:tc>
          <w:tcPr>
            <w:tcW w:w="2093" w:type="dxa"/>
          </w:tcPr>
          <w:p w14:paraId="1E2393D9" w14:textId="77777777" w:rsidR="00B97356" w:rsidRDefault="00B97356" w:rsidP="00F36554">
            <w:r>
              <w:t>选择结果</w:t>
            </w:r>
          </w:p>
        </w:tc>
        <w:tc>
          <w:tcPr>
            <w:tcW w:w="6429" w:type="dxa"/>
          </w:tcPr>
          <w:p w14:paraId="55EBC106" w14:textId="77777777" w:rsidR="00B97356" w:rsidRDefault="00B97356" w:rsidP="00F36554">
            <w:r>
              <w:t>如果参数</w:t>
            </w:r>
            <w:r>
              <w:t>MODE = SINGLE</w:t>
            </w:r>
            <w:r>
              <w:t>，隐藏</w:t>
            </w:r>
            <w:r>
              <w:t>“</w:t>
            </w:r>
            <w:r>
              <w:t>选择结果</w:t>
            </w:r>
            <w:r>
              <w:t>”</w:t>
            </w:r>
          </w:p>
          <w:p w14:paraId="5058F12C" w14:textId="77777777" w:rsidR="00B97356" w:rsidRDefault="00B97356" w:rsidP="00F36554">
            <w:r>
              <w:lastRenderedPageBreak/>
              <w:t>选择的</w:t>
            </w:r>
            <w:r>
              <w:rPr>
                <w:rFonts w:hint="eastAsia"/>
              </w:rPr>
              <w:t>记录</w:t>
            </w:r>
            <w:r>
              <w:t>后面增加</w:t>
            </w:r>
            <w:r>
              <w:rPr>
                <w:rFonts w:hint="eastAsia"/>
              </w:rPr>
              <w:t>“删除”</w:t>
            </w:r>
            <w:r>
              <w:t>链接，点击后将对应内容从选择结果中移除</w:t>
            </w:r>
          </w:p>
          <w:p w14:paraId="7F2917B2" w14:textId="77777777" w:rsidR="00B97356" w:rsidRDefault="00B97356" w:rsidP="00F36554">
            <w:r>
              <w:t>如果参数</w:t>
            </w:r>
            <w:r>
              <w:t>SELECTED</w:t>
            </w:r>
            <w:r>
              <w:t>中有值的，按半角</w:t>
            </w:r>
            <w:r>
              <w:rPr>
                <w:rFonts w:hint="eastAsia"/>
              </w:rPr>
              <w:t>逗</w:t>
            </w:r>
            <w:r>
              <w:t>号拆分后加载到选择结果中，需要过滤重复数据</w:t>
            </w:r>
          </w:p>
        </w:tc>
      </w:tr>
      <w:tr w:rsidR="00B97356" w14:paraId="0C90FA00" w14:textId="77777777" w:rsidTr="00F36554">
        <w:tc>
          <w:tcPr>
            <w:tcW w:w="2093" w:type="dxa"/>
          </w:tcPr>
          <w:p w14:paraId="32E4BB65" w14:textId="77777777" w:rsidR="00B97356" w:rsidRDefault="00B97356" w:rsidP="00F36554">
            <w:r>
              <w:rPr>
                <w:rFonts w:hint="eastAsia"/>
              </w:rPr>
              <w:lastRenderedPageBreak/>
              <w:t>查询</w:t>
            </w:r>
          </w:p>
        </w:tc>
        <w:tc>
          <w:tcPr>
            <w:tcW w:w="6429" w:type="dxa"/>
          </w:tcPr>
          <w:p w14:paraId="0BF5D0C9" w14:textId="77777777" w:rsidR="00B97356" w:rsidRDefault="00B97356" w:rsidP="00F36554">
            <w:pPr>
              <w:widowControl w:val="0"/>
              <w:autoSpaceDE w:val="0"/>
              <w:autoSpaceDN w:val="0"/>
              <w:rPr>
                <w:rFonts w:ascii="Courier New" w:eastAsia="Courier New" w:hAnsi="Courier New"/>
                <w:color w:val="000080"/>
                <w:highlight w:val="white"/>
              </w:rPr>
            </w:pPr>
            <w:r>
              <w:rPr>
                <w:rFonts w:ascii="Courier New" w:eastAsia="Courier New" w:hAnsi="Courier New"/>
                <w:color w:val="008080"/>
                <w:highlight w:val="white"/>
              </w:rPr>
              <w:t>SELECT</w:t>
            </w:r>
            <w:r>
              <w:rPr>
                <w:rFonts w:ascii="Courier New" w:eastAsia="Courier New" w:hAnsi="Courier New"/>
                <w:color w:val="000080"/>
                <w:highlight w:val="white"/>
              </w:rPr>
              <w:t xml:space="preserve"> </w:t>
            </w:r>
            <w:r>
              <w:rPr>
                <w:rFonts w:ascii="Courier New" w:hAnsi="Courier New" w:hint="eastAsia"/>
                <w:color w:val="000080"/>
                <w:highlight w:val="white"/>
              </w:rPr>
              <w:t>B.</w:t>
            </w:r>
            <w:r>
              <w:rPr>
                <w:rFonts w:ascii="Courier New" w:eastAsia="Courier New" w:hAnsi="Courier New"/>
                <w:color w:val="000080"/>
                <w:highlight w:val="white"/>
              </w:rPr>
              <w:t>*</w:t>
            </w:r>
            <w:r>
              <w:rPr>
                <w:rFonts w:ascii="Courier New" w:hAnsi="Courier New" w:hint="eastAsia"/>
                <w:color w:val="000080"/>
                <w:highlight w:val="white"/>
              </w:rPr>
              <w:t>, A.</w:t>
            </w:r>
            <w:r>
              <w:rPr>
                <w:rFonts w:ascii="Courier New" w:eastAsia="Courier New" w:hAnsi="Courier New"/>
                <w:color w:val="000080"/>
                <w:highlight w:val="white"/>
              </w:rPr>
              <w:t>ROUTE_AREA</w:t>
            </w:r>
            <w:r>
              <w:rPr>
                <w:rFonts w:ascii="Courier New" w:hAnsi="Courier New" w:hint="eastAsia"/>
                <w:color w:val="000080"/>
                <w:highlight w:val="white"/>
              </w:rPr>
              <w:t>_NAME</w:t>
            </w:r>
            <w:r>
              <w:rPr>
                <w:rFonts w:ascii="Courier New" w:eastAsia="Courier New" w:hAnsi="Courier New"/>
                <w:color w:val="000080"/>
                <w:highlight w:val="white"/>
              </w:rPr>
              <w:t xml:space="preserve"> </w:t>
            </w:r>
            <w:r>
              <w:rPr>
                <w:rFonts w:ascii="Courier New" w:eastAsia="Courier New" w:hAnsi="Courier New"/>
                <w:color w:val="008080"/>
                <w:highlight w:val="white"/>
              </w:rPr>
              <w:t>FROM</w:t>
            </w:r>
            <w:r>
              <w:rPr>
                <w:rFonts w:ascii="Courier New" w:hAnsi="Courier New" w:hint="eastAsia"/>
                <w:color w:val="008080"/>
                <w:highlight w:val="white"/>
              </w:rPr>
              <w:t xml:space="preserve"> </w:t>
            </w:r>
            <w:r>
              <w:rPr>
                <w:rFonts w:ascii="Courier New" w:eastAsia="Courier New" w:hAnsi="Courier New"/>
                <w:color w:val="000080"/>
                <w:highlight w:val="white"/>
              </w:rPr>
              <w:t>ROUTE_AREA</w:t>
            </w:r>
            <w:r>
              <w:rPr>
                <w:rFonts w:ascii="Courier New" w:hAnsi="Courier New" w:hint="eastAsia"/>
                <w:color w:val="000080"/>
                <w:highlight w:val="white"/>
              </w:rPr>
              <w:t xml:space="preserve"> A INNER JOIN</w:t>
            </w:r>
            <w:r>
              <w:rPr>
                <w:rFonts w:ascii="Courier New" w:eastAsia="Courier New" w:hAnsi="Courier New"/>
                <w:color w:val="000080"/>
                <w:highlight w:val="white"/>
              </w:rPr>
              <w:t xml:space="preserve"> ROUTE_AREA_PORT</w:t>
            </w:r>
            <w:r>
              <w:rPr>
                <w:rFonts w:ascii="Courier New" w:hAnsi="Courier New" w:hint="eastAsia"/>
                <w:color w:val="000080"/>
                <w:highlight w:val="white"/>
              </w:rPr>
              <w:t xml:space="preserve"> B ON A.</w:t>
            </w:r>
            <w:r>
              <w:rPr>
                <w:rFonts w:ascii="Courier New" w:eastAsia="Courier New" w:hAnsi="Courier New"/>
                <w:color w:val="000080"/>
                <w:highlight w:val="white"/>
              </w:rPr>
              <w:t>ROUTE_AREA</w:t>
            </w:r>
            <w:r>
              <w:rPr>
                <w:rFonts w:ascii="Courier New" w:hAnsi="Courier New" w:hint="eastAsia"/>
                <w:color w:val="000080"/>
                <w:highlight w:val="white"/>
              </w:rPr>
              <w:t xml:space="preserve"> = B.</w:t>
            </w:r>
            <w:r>
              <w:rPr>
                <w:rFonts w:ascii="Courier New" w:eastAsia="Courier New" w:hAnsi="Courier New"/>
                <w:color w:val="000080"/>
                <w:highlight w:val="white"/>
              </w:rPr>
              <w:t xml:space="preserve">ROUTE_AREA </w:t>
            </w:r>
            <w:r>
              <w:rPr>
                <w:rFonts w:ascii="Courier New" w:eastAsia="Courier New" w:hAnsi="Courier New"/>
                <w:color w:val="008080"/>
                <w:highlight w:val="white"/>
              </w:rPr>
              <w:t>WHERE</w:t>
            </w:r>
            <w:r>
              <w:rPr>
                <w:rFonts w:ascii="Courier New" w:hAnsi="Courier New" w:hint="eastAsia"/>
                <w:color w:val="008080"/>
                <w:highlight w:val="white"/>
              </w:rPr>
              <w:t xml:space="preserve">  </w:t>
            </w:r>
            <w:r>
              <w:rPr>
                <w:rFonts w:ascii="Courier New" w:eastAsia="Courier New" w:hAnsi="Courier New"/>
                <w:color w:val="000080"/>
                <w:highlight w:val="white"/>
              </w:rPr>
              <w:t xml:space="preserve"> </w:t>
            </w:r>
            <w:r>
              <w:rPr>
                <w:rFonts w:ascii="Courier New" w:hAnsi="Courier New" w:hint="eastAsia"/>
                <w:color w:val="FF0000"/>
                <w:highlight w:val="white"/>
              </w:rPr>
              <w:t>A.OWNER_SEQ = 37 AND A.</w:t>
            </w:r>
            <w:r>
              <w:rPr>
                <w:rFonts w:ascii="Courier New" w:eastAsia="Courier New" w:hAnsi="Courier New"/>
                <w:color w:val="FF0000"/>
                <w:highlight w:val="white"/>
              </w:rPr>
              <w:t>ROUTE_AREA</w:t>
            </w:r>
            <w:r>
              <w:rPr>
                <w:rFonts w:ascii="Courier New" w:hAnsi="Courier New" w:hint="eastAsia"/>
                <w:color w:val="FF0000"/>
                <w:highlight w:val="white"/>
              </w:rPr>
              <w:t>_CODE</w:t>
            </w:r>
            <w:r>
              <w:rPr>
                <w:rFonts w:ascii="Courier New" w:eastAsia="Courier New" w:hAnsi="Courier New"/>
                <w:color w:val="FF0000"/>
                <w:highlight w:val="white"/>
              </w:rPr>
              <w:t xml:space="preserve"> = '</w:t>
            </w:r>
            <w:r>
              <w:rPr>
                <w:rFonts w:ascii="Courier New" w:hAnsi="Courier New" w:hint="eastAsia"/>
                <w:color w:val="FF0000"/>
                <w:highlight w:val="white"/>
              </w:rPr>
              <w:t>航线区域</w:t>
            </w:r>
            <w:r>
              <w:rPr>
                <w:rFonts w:ascii="Courier New" w:eastAsia="Courier New" w:hAnsi="Courier New"/>
                <w:color w:val="FF0000"/>
                <w:highlight w:val="white"/>
              </w:rPr>
              <w:t xml:space="preserve">' </w:t>
            </w:r>
            <w:r>
              <w:rPr>
                <w:rFonts w:ascii="Courier New" w:hAnsi="Courier New" w:hint="eastAsia"/>
                <w:color w:val="FF0000"/>
                <w:highlight w:val="white"/>
              </w:rPr>
              <w:t>AND B.PORT_CODE = '</w:t>
            </w:r>
            <w:r>
              <w:rPr>
                <w:rFonts w:ascii="Courier New" w:hAnsi="Courier New" w:hint="eastAsia"/>
                <w:color w:val="FF0000"/>
                <w:highlight w:val="white"/>
              </w:rPr>
              <w:t>港口代码</w:t>
            </w:r>
            <w:r>
              <w:rPr>
                <w:rFonts w:ascii="Courier New" w:hAnsi="Courier New" w:hint="eastAsia"/>
                <w:color w:val="FF0000"/>
                <w:highlight w:val="white"/>
              </w:rPr>
              <w:t>' AND</w:t>
            </w:r>
            <w:r>
              <w:rPr>
                <w:rFonts w:ascii="Courier New" w:eastAsia="Courier New" w:hAnsi="Courier New"/>
                <w:color w:val="FF0000"/>
                <w:highlight w:val="white"/>
              </w:rPr>
              <w:t xml:space="preserve"> </w:t>
            </w:r>
            <w:r>
              <w:rPr>
                <w:rFonts w:ascii="Courier New" w:hAnsi="Courier New" w:hint="eastAsia"/>
                <w:color w:val="FF0000"/>
                <w:highlight w:val="white"/>
              </w:rPr>
              <w:t>(B.PORT_NAME_CN</w:t>
            </w:r>
            <w:r>
              <w:rPr>
                <w:rFonts w:ascii="Courier New" w:eastAsia="Courier New" w:hAnsi="Courier New"/>
                <w:color w:val="FF0000"/>
                <w:highlight w:val="white"/>
              </w:rPr>
              <w:t xml:space="preserve"> = '</w:t>
            </w:r>
            <w:r>
              <w:rPr>
                <w:rFonts w:ascii="Courier New" w:hAnsi="Courier New" w:hint="eastAsia"/>
                <w:color w:val="FF0000"/>
                <w:highlight w:val="white"/>
              </w:rPr>
              <w:t>港口名称</w:t>
            </w:r>
            <w:r>
              <w:rPr>
                <w:rFonts w:ascii="Courier New" w:eastAsia="Courier New" w:hAnsi="Courier New"/>
                <w:color w:val="FF0000"/>
                <w:highlight w:val="white"/>
              </w:rPr>
              <w:t xml:space="preserve">' OR </w:t>
            </w:r>
            <w:r>
              <w:rPr>
                <w:rFonts w:ascii="Courier New" w:hAnsi="Courier New" w:hint="eastAsia"/>
                <w:color w:val="FF0000"/>
                <w:highlight w:val="white"/>
              </w:rPr>
              <w:t>B.PORT_NAME_EN</w:t>
            </w:r>
            <w:r>
              <w:rPr>
                <w:rFonts w:ascii="Courier New" w:eastAsia="Courier New" w:hAnsi="Courier New"/>
                <w:color w:val="FF0000"/>
                <w:highlight w:val="white"/>
              </w:rPr>
              <w:t xml:space="preserve"> = '</w:t>
            </w:r>
            <w:r>
              <w:rPr>
                <w:rFonts w:ascii="Courier New" w:hAnsi="Courier New" w:hint="eastAsia"/>
                <w:color w:val="FF0000"/>
                <w:highlight w:val="white"/>
              </w:rPr>
              <w:t>港口名称</w:t>
            </w:r>
            <w:r>
              <w:rPr>
                <w:rFonts w:ascii="Courier New" w:eastAsia="Courier New" w:hAnsi="Courier New"/>
                <w:color w:val="FF0000"/>
                <w:highlight w:val="white"/>
              </w:rPr>
              <w:t>'</w:t>
            </w:r>
            <w:r>
              <w:rPr>
                <w:rFonts w:ascii="Courier New" w:hAnsi="Courier New" w:hint="eastAsia"/>
                <w:color w:val="FF0000"/>
                <w:highlight w:val="white"/>
              </w:rPr>
              <w:t>)--</w:t>
            </w:r>
            <w:r>
              <w:rPr>
                <w:rFonts w:ascii="Courier New" w:hAnsi="Courier New" w:hint="eastAsia"/>
                <w:color w:val="FF0000"/>
                <w:highlight w:val="white"/>
              </w:rPr>
              <w:t>查询条件</w:t>
            </w:r>
          </w:p>
          <w:p w14:paraId="7057603F" w14:textId="77777777" w:rsidR="00B97356" w:rsidRDefault="00B97356" w:rsidP="00F36554">
            <w:pPr>
              <w:rPr>
                <w:rFonts w:ascii="Courier New" w:hAnsi="Courier New"/>
                <w:highlight w:val="white"/>
              </w:rPr>
            </w:pPr>
            <w:r>
              <w:rPr>
                <w:rFonts w:ascii="Courier New" w:eastAsia="Courier New" w:hAnsi="Courier New"/>
                <w:color w:val="008080"/>
                <w:highlight w:val="white"/>
              </w:rPr>
              <w:t>ORDER</w:t>
            </w:r>
            <w:r>
              <w:rPr>
                <w:rFonts w:ascii="Courier New" w:eastAsia="Courier New" w:hAnsi="Courier New"/>
                <w:color w:val="000080"/>
                <w:highlight w:val="white"/>
              </w:rPr>
              <w:t xml:space="preserve"> </w:t>
            </w:r>
            <w:r>
              <w:rPr>
                <w:rFonts w:ascii="Courier New" w:eastAsia="Courier New" w:hAnsi="Courier New"/>
                <w:color w:val="008080"/>
                <w:highlight w:val="white"/>
              </w:rPr>
              <w:t>BY</w:t>
            </w:r>
            <w:r>
              <w:rPr>
                <w:rFonts w:ascii="Courier New" w:eastAsia="Courier New" w:hAnsi="Courier New"/>
                <w:color w:val="000080"/>
                <w:highlight w:val="white"/>
              </w:rPr>
              <w:t xml:space="preserve"> </w:t>
            </w:r>
            <w:r>
              <w:rPr>
                <w:rFonts w:ascii="Courier New" w:hAnsi="Courier New" w:hint="eastAsia"/>
                <w:highlight w:val="white"/>
              </w:rPr>
              <w:t xml:space="preserve">PORT_CODE ASC, </w:t>
            </w:r>
            <w:r>
              <w:rPr>
                <w:rFonts w:ascii="Courier New" w:eastAsia="Courier New" w:hAnsi="Courier New"/>
                <w:highlight w:val="white"/>
              </w:rPr>
              <w:t>ROUTE_AREA_PORT</w:t>
            </w:r>
            <w:r>
              <w:rPr>
                <w:rFonts w:ascii="Courier New" w:hAnsi="Courier New" w:hint="eastAsia"/>
                <w:highlight w:val="white"/>
              </w:rPr>
              <w:t>_SEQ</w:t>
            </w:r>
          </w:p>
          <w:p w14:paraId="631437B0" w14:textId="77777777" w:rsidR="00B97356" w:rsidRDefault="00B97356" w:rsidP="00F36554">
            <w:pPr>
              <w:rPr>
                <w:rFonts w:ascii="Courier New" w:hAnsi="Courier New"/>
                <w:color w:val="FF0000"/>
                <w:highlight w:val="white"/>
              </w:rPr>
            </w:pPr>
            <w:r>
              <w:rPr>
                <w:rFonts w:ascii="Courier New" w:hAnsi="Courier New" w:hint="eastAsia"/>
                <w:color w:val="FF0000"/>
                <w:highlight w:val="white"/>
              </w:rPr>
              <w:t>注意：</w:t>
            </w:r>
          </w:p>
          <w:p w14:paraId="19A93CDF" w14:textId="77777777" w:rsidR="00B97356" w:rsidRDefault="00B97356" w:rsidP="00F36554">
            <w:pPr>
              <w:rPr>
                <w:rFonts w:ascii="Courier New" w:hAnsi="Courier New"/>
                <w:highlight w:val="white"/>
              </w:rPr>
            </w:pPr>
            <w:r>
              <w:rPr>
                <w:rFonts w:ascii="Courier New" w:hAnsi="Courier New" w:hint="eastAsia"/>
                <w:color w:val="FF0000"/>
                <w:highlight w:val="white"/>
              </w:rPr>
              <w:t>该结果集要使用缓存。</w:t>
            </w:r>
          </w:p>
        </w:tc>
      </w:tr>
      <w:tr w:rsidR="00B97356" w14:paraId="0F5CCFBF" w14:textId="77777777" w:rsidTr="00F36554">
        <w:tc>
          <w:tcPr>
            <w:tcW w:w="2093" w:type="dxa"/>
          </w:tcPr>
          <w:p w14:paraId="30D39450" w14:textId="77777777" w:rsidR="00B97356" w:rsidRDefault="00B97356" w:rsidP="00F36554">
            <w:r>
              <w:rPr>
                <w:rFonts w:hint="eastAsia"/>
              </w:rPr>
              <w:t>选择</w:t>
            </w:r>
          </w:p>
        </w:tc>
        <w:tc>
          <w:tcPr>
            <w:tcW w:w="6429" w:type="dxa"/>
          </w:tcPr>
          <w:p w14:paraId="3FED9163" w14:textId="77777777" w:rsidR="00B97356" w:rsidRDefault="00B97356" w:rsidP="00F36554">
            <w:r>
              <w:t>MODE</w:t>
            </w:r>
            <w:r>
              <w:rPr>
                <w:rFonts w:hint="eastAsia"/>
              </w:rPr>
              <w:t>=</w:t>
            </w:r>
            <w:r>
              <w:t>SINGLE</w:t>
            </w:r>
            <w:r>
              <w:rPr>
                <w:rFonts w:hint="eastAsia"/>
              </w:rPr>
              <w:t>时：</w:t>
            </w:r>
          </w:p>
          <w:p w14:paraId="17EF5204" w14:textId="77777777" w:rsidR="00B97356" w:rsidRDefault="00B97356" w:rsidP="00F36554">
            <w:r>
              <w:rPr>
                <w:rFonts w:hint="eastAsia"/>
              </w:rPr>
              <w:t>选择后将记录带回父页面，目前的方法是：</w:t>
            </w:r>
          </w:p>
          <w:p w14:paraId="532A2F21" w14:textId="77777777" w:rsidR="00B97356" w:rsidRDefault="00B97356" w:rsidP="00F36554">
            <w:pPr>
              <w:rPr>
                <w:rFonts w:ascii="Consolas" w:eastAsia="Consolas" w:hAnsi="Consolas"/>
                <w:color w:val="000000"/>
                <w:sz w:val="19"/>
                <w:highlight w:val="white"/>
              </w:rPr>
            </w:pPr>
            <w:r>
              <w:rPr>
                <w:rFonts w:ascii="Consolas" w:eastAsia="Consolas" w:hAnsi="Consolas"/>
                <w:color w:val="000000"/>
                <w:sz w:val="19"/>
                <w:highlight w:val="white"/>
              </w:rPr>
              <w:t>setPort(code, nameCn, nameEn)</w:t>
            </w:r>
          </w:p>
          <w:p w14:paraId="145EF05D" w14:textId="77777777" w:rsidR="00B97356" w:rsidRDefault="00B97356" w:rsidP="00F36554">
            <w:r>
              <w:t>MODE</w:t>
            </w:r>
            <w:r>
              <w:rPr>
                <w:rFonts w:hint="eastAsia"/>
              </w:rPr>
              <w:t>=</w:t>
            </w:r>
            <w:r>
              <w:t>MUTI</w:t>
            </w:r>
            <w:r>
              <w:rPr>
                <w:rFonts w:hint="eastAsia"/>
              </w:rPr>
              <w:t>时：</w:t>
            </w:r>
          </w:p>
          <w:p w14:paraId="1937DE6E" w14:textId="77777777" w:rsidR="00B97356" w:rsidRDefault="00B97356" w:rsidP="00F36554">
            <w:r>
              <w:rPr>
                <w:rFonts w:hint="eastAsia"/>
              </w:rPr>
              <w:t>将该记录加入</w:t>
            </w:r>
            <w:r>
              <w:t>SELECTED</w:t>
            </w:r>
            <w:r>
              <w:rPr>
                <w:rFonts w:hint="eastAsia"/>
              </w:rPr>
              <w:t>变量，刷新已选择列表（</w:t>
            </w:r>
            <w:r>
              <w:rPr>
                <w:rFonts w:ascii="Courier New" w:eastAsia="Courier New" w:hAnsi="Courier New"/>
                <w:color w:val="008080"/>
                <w:highlight w:val="white"/>
              </w:rPr>
              <w:t>SELECT</w:t>
            </w:r>
            <w:r>
              <w:rPr>
                <w:rFonts w:ascii="Courier New" w:eastAsia="Courier New" w:hAnsi="Courier New"/>
                <w:color w:val="000080"/>
                <w:highlight w:val="white"/>
              </w:rPr>
              <w:t xml:space="preserve"> </w:t>
            </w:r>
            <w:r>
              <w:rPr>
                <w:rFonts w:ascii="Courier New" w:hAnsi="Courier New" w:hint="eastAsia"/>
                <w:color w:val="000080"/>
                <w:highlight w:val="white"/>
              </w:rPr>
              <w:t>B.</w:t>
            </w:r>
            <w:r>
              <w:rPr>
                <w:rFonts w:ascii="Courier New" w:eastAsia="Courier New" w:hAnsi="Courier New"/>
                <w:color w:val="000080"/>
                <w:highlight w:val="white"/>
              </w:rPr>
              <w:t>*</w:t>
            </w:r>
            <w:r>
              <w:rPr>
                <w:rFonts w:ascii="Courier New" w:hAnsi="Courier New" w:hint="eastAsia"/>
                <w:color w:val="000080"/>
                <w:highlight w:val="white"/>
              </w:rPr>
              <w:t>, A.</w:t>
            </w:r>
            <w:r>
              <w:rPr>
                <w:rFonts w:ascii="Courier New" w:eastAsia="Courier New" w:hAnsi="Courier New"/>
                <w:color w:val="000080"/>
                <w:highlight w:val="white"/>
              </w:rPr>
              <w:t>ROUTE_AREA</w:t>
            </w:r>
            <w:r>
              <w:rPr>
                <w:rFonts w:ascii="Courier New" w:hAnsi="Courier New" w:hint="eastAsia"/>
                <w:color w:val="000080"/>
                <w:highlight w:val="white"/>
              </w:rPr>
              <w:t>_NAME</w:t>
            </w:r>
            <w:r>
              <w:rPr>
                <w:rFonts w:ascii="Courier New" w:eastAsia="Courier New" w:hAnsi="Courier New"/>
                <w:color w:val="000080"/>
                <w:highlight w:val="white"/>
              </w:rPr>
              <w:t xml:space="preserve"> </w:t>
            </w:r>
            <w:r>
              <w:rPr>
                <w:rFonts w:ascii="Courier New" w:eastAsia="Courier New" w:hAnsi="Courier New"/>
                <w:color w:val="008080"/>
                <w:highlight w:val="white"/>
              </w:rPr>
              <w:t>FROM</w:t>
            </w:r>
            <w:r>
              <w:rPr>
                <w:rFonts w:ascii="Courier New" w:hAnsi="Courier New" w:hint="eastAsia"/>
                <w:color w:val="008080"/>
                <w:highlight w:val="white"/>
              </w:rPr>
              <w:t xml:space="preserve"> </w:t>
            </w:r>
            <w:r>
              <w:rPr>
                <w:rFonts w:ascii="Courier New" w:eastAsia="Courier New" w:hAnsi="Courier New"/>
                <w:color w:val="000080"/>
                <w:highlight w:val="white"/>
              </w:rPr>
              <w:t>ROUTE_AREA</w:t>
            </w:r>
            <w:r>
              <w:rPr>
                <w:rFonts w:ascii="Courier New" w:hAnsi="Courier New" w:hint="eastAsia"/>
                <w:color w:val="000080"/>
                <w:highlight w:val="white"/>
              </w:rPr>
              <w:t xml:space="preserve"> A INNER JOIN</w:t>
            </w:r>
            <w:r>
              <w:rPr>
                <w:rFonts w:ascii="Courier New" w:eastAsia="Courier New" w:hAnsi="Courier New"/>
                <w:color w:val="000080"/>
                <w:highlight w:val="white"/>
              </w:rPr>
              <w:t xml:space="preserve"> ROUTE_AREA_PORT</w:t>
            </w:r>
            <w:r>
              <w:rPr>
                <w:rFonts w:ascii="Courier New" w:hAnsi="Courier New" w:hint="eastAsia"/>
                <w:color w:val="000080"/>
                <w:highlight w:val="white"/>
              </w:rPr>
              <w:t xml:space="preserve"> B ON A.</w:t>
            </w:r>
            <w:r>
              <w:rPr>
                <w:rFonts w:ascii="Courier New" w:eastAsia="Courier New" w:hAnsi="Courier New"/>
                <w:color w:val="000080"/>
                <w:highlight w:val="white"/>
              </w:rPr>
              <w:t>ROUTE_AREA</w:t>
            </w:r>
            <w:r>
              <w:rPr>
                <w:rFonts w:ascii="Courier New" w:hAnsi="Courier New" w:hint="eastAsia"/>
                <w:color w:val="000080"/>
                <w:highlight w:val="white"/>
              </w:rPr>
              <w:t xml:space="preserve"> = B.</w:t>
            </w:r>
            <w:r>
              <w:rPr>
                <w:rFonts w:ascii="Courier New" w:eastAsia="Courier New" w:hAnsi="Courier New"/>
                <w:color w:val="000080"/>
                <w:highlight w:val="white"/>
              </w:rPr>
              <w:t xml:space="preserve">ROUTE_AREA </w:t>
            </w:r>
            <w:r>
              <w:rPr>
                <w:rFonts w:ascii="Courier New" w:eastAsia="Courier New" w:hAnsi="Courier New"/>
                <w:color w:val="008080"/>
                <w:highlight w:val="white"/>
              </w:rPr>
              <w:t>WHERE</w:t>
            </w:r>
            <w:r>
              <w:rPr>
                <w:rFonts w:ascii="Courier New" w:hAnsi="Courier New" w:hint="eastAsia"/>
                <w:color w:val="008080"/>
                <w:highlight w:val="white"/>
              </w:rPr>
              <w:t xml:space="preserve">  </w:t>
            </w:r>
            <w:r>
              <w:rPr>
                <w:rFonts w:ascii="Courier New" w:eastAsia="Courier New" w:hAnsi="Courier New"/>
                <w:color w:val="000080"/>
                <w:highlight w:val="white"/>
              </w:rPr>
              <w:t xml:space="preserve"> </w:t>
            </w:r>
            <w:r>
              <w:rPr>
                <w:rFonts w:ascii="Courier New" w:hAnsi="Courier New" w:hint="eastAsia"/>
                <w:color w:val="FF0000"/>
                <w:highlight w:val="white"/>
              </w:rPr>
              <w:t>A.OWNER_SEQ = 37 AND B.PORT_CODE</w:t>
            </w:r>
            <w:r>
              <w:rPr>
                <w:rFonts w:ascii="Courier New" w:eastAsia="Courier New" w:hAnsi="Courier New"/>
                <w:color w:val="FF0000"/>
                <w:highlight w:val="white"/>
              </w:rPr>
              <w:t xml:space="preserve"> IN</w:t>
            </w:r>
            <w:r>
              <w:rPr>
                <w:rFonts w:ascii="Courier New" w:hAnsi="Courier New" w:hint="eastAsia"/>
                <w:color w:val="FF0000"/>
                <w:highlight w:val="white"/>
              </w:rPr>
              <w:t>({</w:t>
            </w:r>
            <w:r>
              <w:rPr>
                <w:color w:val="FF0000"/>
              </w:rPr>
              <w:t>SELECTED</w:t>
            </w:r>
            <w:r>
              <w:rPr>
                <w:rFonts w:ascii="Courier New" w:hAnsi="Courier New" w:hint="eastAsia"/>
                <w:color w:val="FF0000"/>
                <w:highlight w:val="white"/>
              </w:rPr>
              <w:t>})</w:t>
            </w:r>
            <w:r>
              <w:rPr>
                <w:rFonts w:hint="eastAsia"/>
              </w:rPr>
              <w:t>）。</w:t>
            </w:r>
          </w:p>
        </w:tc>
      </w:tr>
      <w:tr w:rsidR="00B97356" w14:paraId="35A224B9" w14:textId="77777777" w:rsidTr="00F36554">
        <w:tc>
          <w:tcPr>
            <w:tcW w:w="2093" w:type="dxa"/>
          </w:tcPr>
          <w:p w14:paraId="769A852F" w14:textId="77777777" w:rsidR="00B97356" w:rsidRDefault="00B97356" w:rsidP="00F36554">
            <w:r>
              <w:rPr>
                <w:rFonts w:hint="eastAsia"/>
              </w:rPr>
              <w:t>选择返回</w:t>
            </w:r>
          </w:p>
        </w:tc>
        <w:tc>
          <w:tcPr>
            <w:tcW w:w="6429" w:type="dxa"/>
          </w:tcPr>
          <w:p w14:paraId="20F46220" w14:textId="77777777" w:rsidR="00B97356" w:rsidRDefault="00B97356" w:rsidP="00F36554">
            <w:r>
              <w:rPr>
                <w:rFonts w:hint="eastAsia"/>
              </w:rPr>
              <w:t>调用父页面的</w:t>
            </w:r>
            <w:r>
              <w:rPr>
                <w:rFonts w:hint="eastAsia"/>
              </w:rPr>
              <w:t>clear</w:t>
            </w:r>
            <w:r>
              <w:rPr>
                <w:rFonts w:ascii="Consolas" w:eastAsia="Consolas" w:hAnsi="Consolas"/>
                <w:color w:val="000000"/>
                <w:sz w:val="19"/>
                <w:highlight w:val="white"/>
              </w:rPr>
              <w:t>CompName</w:t>
            </w:r>
            <w:r>
              <w:rPr>
                <w:rFonts w:ascii="Consolas" w:hAnsi="Consolas" w:hint="eastAsia"/>
                <w:color w:val="000000"/>
                <w:sz w:val="19"/>
                <w:highlight w:val="white"/>
              </w:rPr>
              <w:t>方法清空已选择的值。</w:t>
            </w:r>
          </w:p>
          <w:p w14:paraId="5A651773" w14:textId="77777777" w:rsidR="00B97356" w:rsidRDefault="00B97356" w:rsidP="00F36554">
            <w:r>
              <w:rPr>
                <w:rFonts w:hint="eastAsia"/>
              </w:rPr>
              <w:t>再遍历“已选择”列表循环调用</w:t>
            </w:r>
          </w:p>
          <w:p w14:paraId="73418EF6" w14:textId="77777777" w:rsidR="00B97356" w:rsidRDefault="00B97356" w:rsidP="00F36554">
            <w:pPr>
              <w:rPr>
                <w:rFonts w:ascii="Consolas" w:eastAsia="Consolas" w:hAnsi="Consolas"/>
                <w:color w:val="000000"/>
                <w:sz w:val="19"/>
                <w:highlight w:val="white"/>
              </w:rPr>
            </w:pPr>
            <w:r>
              <w:rPr>
                <w:rFonts w:ascii="Consolas" w:eastAsia="Consolas" w:hAnsi="Consolas"/>
                <w:color w:val="000000"/>
                <w:sz w:val="19"/>
                <w:highlight w:val="white"/>
              </w:rPr>
              <w:t>setPort(code, nameCn, nameEn)</w:t>
            </w:r>
          </w:p>
          <w:p w14:paraId="35165AB2" w14:textId="77777777" w:rsidR="00B97356" w:rsidRDefault="00B97356" w:rsidP="00F36554">
            <w:r>
              <w:rPr>
                <w:rFonts w:ascii="Consolas" w:hAnsi="Consolas" w:hint="eastAsia"/>
                <w:color w:val="000000"/>
                <w:sz w:val="19"/>
                <w:highlight w:val="white"/>
              </w:rPr>
              <w:t>将“已选择”列表的值全部带回</w:t>
            </w:r>
          </w:p>
        </w:tc>
      </w:tr>
      <w:tr w:rsidR="00B97356" w14:paraId="561D6897" w14:textId="77777777" w:rsidTr="00F36554">
        <w:tc>
          <w:tcPr>
            <w:tcW w:w="2093" w:type="dxa"/>
          </w:tcPr>
          <w:p w14:paraId="2867A0AE" w14:textId="77777777" w:rsidR="00B97356" w:rsidRDefault="00B97356" w:rsidP="00F36554"/>
        </w:tc>
        <w:tc>
          <w:tcPr>
            <w:tcW w:w="6429" w:type="dxa"/>
          </w:tcPr>
          <w:p w14:paraId="2A8BF407" w14:textId="77777777" w:rsidR="00B97356" w:rsidRDefault="00B97356" w:rsidP="00F36554"/>
        </w:tc>
      </w:tr>
    </w:tbl>
    <w:p w14:paraId="41423D9A" w14:textId="77777777" w:rsidR="00B97356" w:rsidRDefault="00B97356" w:rsidP="00B97356">
      <w:pPr>
        <w:rPr>
          <w:color w:val="FF0000"/>
        </w:rPr>
      </w:pPr>
    </w:p>
    <w:p w14:paraId="25420122" w14:textId="77777777" w:rsidR="00B97356" w:rsidRDefault="00B97356" w:rsidP="00B97356">
      <w:r>
        <w:rPr>
          <w:rFonts w:hint="eastAsia"/>
        </w:rPr>
        <w:t>实现时可参考</w:t>
      </w:r>
      <w:r>
        <w:rPr>
          <w:rFonts w:hint="eastAsia"/>
        </w:rPr>
        <w:t>FAK</w:t>
      </w:r>
      <w:r>
        <w:rPr>
          <w:rFonts w:hint="eastAsia"/>
        </w:rPr>
        <w:t>新增页面的“收货地”选择器。（</w:t>
      </w:r>
      <w:r>
        <w:rPr>
          <w:rFonts w:hint="eastAsia"/>
        </w:rPr>
        <w:t>app/PortMulti?selectedPorts=</w:t>
      </w:r>
      <w:r>
        <w:rPr>
          <w:rFonts w:hint="eastAsia"/>
        </w:rPr>
        <w:t>）</w:t>
      </w:r>
    </w:p>
    <w:p w14:paraId="37C18FE5" w14:textId="77777777" w:rsidR="00B97356" w:rsidRDefault="00B97356" w:rsidP="00B97356">
      <w:pPr>
        <w:pStyle w:val="1"/>
        <w:tabs>
          <w:tab w:val="clear" w:pos="432"/>
        </w:tabs>
      </w:pPr>
      <w:bookmarkStart w:id="38" w:name="_Toc191787804"/>
      <w:r>
        <w:rPr>
          <w:rFonts w:hint="eastAsia"/>
        </w:rPr>
        <w:t>运行环境配置</w:t>
      </w:r>
      <w:bookmarkEnd w:id="38"/>
    </w:p>
    <w:p w14:paraId="17BA1DBC" w14:textId="77777777" w:rsidR="00B97356" w:rsidRDefault="00B97356" w:rsidP="00B97356">
      <w:pPr>
        <w:pStyle w:val="2"/>
        <w:ind w:right="180"/>
      </w:pPr>
      <w:r>
        <w:rPr>
          <w:rFonts w:hint="eastAsia"/>
        </w:rPr>
        <w:t>报文模板配置样例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97356" w14:paraId="371F8BB8" w14:textId="77777777" w:rsidTr="00F36554">
        <w:tc>
          <w:tcPr>
            <w:tcW w:w="8522" w:type="dxa"/>
          </w:tcPr>
          <w:p w14:paraId="5A136B18" w14:textId="77777777" w:rsidR="00B97356" w:rsidRDefault="00B97356" w:rsidP="00F36554">
            <w:r>
              <w:rPr>
                <w:rFonts w:hint="eastAsia"/>
              </w:rPr>
              <w:t>报文模板</w:t>
            </w:r>
            <w:r>
              <w:rPr>
                <w:rFonts w:hint="eastAsia"/>
              </w:rPr>
              <w:t xml:space="preserve"> </w:t>
            </w:r>
            <w:r>
              <w:rPr>
                <w:rFonts w:hint="eastAsia"/>
              </w:rPr>
              <w:t>汤文波</w:t>
            </w:r>
            <w:r>
              <w:rPr>
                <w:rFonts w:hint="eastAsia"/>
              </w:rPr>
              <w:t xml:space="preserve"> </w:t>
            </w:r>
            <w:r>
              <w:rPr>
                <w:rFonts w:hint="eastAsia"/>
              </w:rPr>
              <w:t>根据报文规范整理，已失效</w:t>
            </w:r>
          </w:p>
          <w:p w14:paraId="36006198" w14:textId="77777777" w:rsidR="00B97356" w:rsidRDefault="00B97356" w:rsidP="00F36554"/>
          <w:p w14:paraId="47ACD0F2" w14:textId="77777777" w:rsidR="00B97356" w:rsidRDefault="00B97356" w:rsidP="00F36554">
            <w:r>
              <w:t>UNA:+.? '</w:t>
            </w:r>
          </w:p>
          <w:p w14:paraId="4BD8ADC1" w14:textId="77777777" w:rsidR="00B97356" w:rsidRDefault="00B97356" w:rsidP="00F36554">
            <w:r>
              <w:t>UNB+UNOC:2+SZEDI:ZZZ+{Recipient}:ZZZ++{YYMMDD}:{HHM</w:t>
            </w:r>
            <w:r>
              <w:rPr>
                <w:rFonts w:hint="eastAsia"/>
              </w:rPr>
              <w:t>I</w:t>
            </w:r>
            <w:r>
              <w:t>}+{MsgId}'</w:t>
            </w:r>
          </w:p>
          <w:p w14:paraId="528E96C9" w14:textId="77777777" w:rsidR="00B97356" w:rsidRDefault="00B97356" w:rsidP="00F36554">
            <w:r>
              <w:t>UNH+{MsgId}+IFTMBF:D:99B:UN'</w:t>
            </w:r>
          </w:p>
          <w:p w14:paraId="433B7669" w14:textId="77777777" w:rsidR="00B97356" w:rsidRDefault="00B97356" w:rsidP="00F36554">
            <w:r>
              <w:t>BGM+335+{BookNo}+{FunctionCode}'</w:t>
            </w:r>
          </w:p>
          <w:p w14:paraId="5B3A685E" w14:textId="77777777" w:rsidR="00B97356" w:rsidRDefault="00B97356" w:rsidP="00F36554">
            <w:r>
              <w:t>CTA+IC+{ContactID}:{ContactInfo}'</w:t>
            </w:r>
          </w:p>
          <w:p w14:paraId="6AC2D043" w14:textId="77777777" w:rsidR="00B97356" w:rsidRDefault="00B97356" w:rsidP="00F36554">
            <w:r>
              <w:t>COM+{Tel}:TE'</w:t>
            </w:r>
          </w:p>
          <w:p w14:paraId="4EBC8CAE" w14:textId="77777777" w:rsidR="00B97356" w:rsidRDefault="00B97356" w:rsidP="00F36554">
            <w:r>
              <w:t>COM+{MAIL}:EM'</w:t>
            </w:r>
          </w:p>
          <w:p w14:paraId="326DD018" w14:textId="77777777" w:rsidR="00B97356" w:rsidRDefault="00B97356" w:rsidP="00F36554">
            <w:r>
              <w:t>DTM+137:{MSGDate_203}:203'</w:t>
            </w:r>
          </w:p>
          <w:p w14:paraId="39D4FD3D" w14:textId="77777777" w:rsidR="00B97356" w:rsidRDefault="00B97356" w:rsidP="00F36554">
            <w:r>
              <w:t>TSR+{Condition_coded}+2'</w:t>
            </w:r>
          </w:p>
          <w:p w14:paraId="3B03E2CE" w14:textId="77777777" w:rsidR="00B97356" w:rsidRDefault="00B97356" w:rsidP="00F36554">
            <w:r>
              <w:t>FTX+AAI+++{Remark}'</w:t>
            </w:r>
          </w:p>
          <w:p w14:paraId="1F20C3EB" w14:textId="77777777" w:rsidR="00B97356" w:rsidRDefault="00B97356" w:rsidP="00F36554">
            <w:r>
              <w:t>RFF+CT:{CT_ContractNo}'</w:t>
            </w:r>
          </w:p>
          <w:p w14:paraId="4708C1FF" w14:textId="77777777" w:rsidR="00B97356" w:rsidRDefault="00B97356" w:rsidP="00F36554">
            <w:r>
              <w:t>RFF+SI:{SI_ContractNo}'</w:t>
            </w:r>
          </w:p>
          <w:p w14:paraId="3607333F" w14:textId="77777777" w:rsidR="00B97356" w:rsidRDefault="00B97356" w:rsidP="00F36554">
            <w:r>
              <w:rPr>
                <w:highlight w:val="yellow"/>
              </w:rPr>
              <w:lastRenderedPageBreak/>
              <w:t>{TCC}</w:t>
            </w:r>
          </w:p>
          <w:p w14:paraId="4D45C909" w14:textId="77777777" w:rsidR="00B97356" w:rsidRDefault="00B97356" w:rsidP="00F36554">
            <w:r>
              <w:t>TDT+20+{Voyage}+1++{Carrier}:172+++:::{Vessel}'</w:t>
            </w:r>
          </w:p>
          <w:p w14:paraId="093E2D3F" w14:textId="77777777" w:rsidR="00B97356" w:rsidRDefault="00B97356" w:rsidP="00F36554">
            <w:r>
              <w:t>LOC+9+{LoadPort}:139:6:{LoadPortLocation}'</w:t>
            </w:r>
          </w:p>
          <w:p w14:paraId="315A8E99" w14:textId="77777777" w:rsidR="00B97356" w:rsidRDefault="00B97356" w:rsidP="00F36554">
            <w:r>
              <w:t>LOC+88+{ReceiptPlace}:139:6:{ReceiptPlaceLocation}'</w:t>
            </w:r>
          </w:p>
          <w:p w14:paraId="7A1D4CB5" w14:textId="77777777" w:rsidR="00B97356" w:rsidRDefault="00B97356" w:rsidP="00F36554">
            <w:r>
              <w:t>LOC+11+{UnLoadPort}:139:6:{UnLoadPortLocation}'</w:t>
            </w:r>
          </w:p>
          <w:p w14:paraId="5114C6BF" w14:textId="77777777" w:rsidR="00B97356" w:rsidRDefault="00B97356" w:rsidP="00F36554">
            <w:r>
              <w:t>LOC+7+{Delivery}:139:6:{DeliveryLocation}'</w:t>
            </w:r>
          </w:p>
          <w:p w14:paraId="25196521" w14:textId="77777777" w:rsidR="00B97356" w:rsidRDefault="00B97356" w:rsidP="00F36554">
            <w:r>
              <w:t>NAD+CA+{Carrier}:160:86++{CarrierName}'</w:t>
            </w:r>
          </w:p>
          <w:p w14:paraId="5A49715D" w14:textId="77777777" w:rsidR="00B97356" w:rsidRDefault="00B97356" w:rsidP="00F36554">
            <w:r>
              <w:t>NAD+FW+{Freight}:160:86++{FreightName}'</w:t>
            </w:r>
          </w:p>
          <w:p w14:paraId="4E8ED679" w14:textId="77777777" w:rsidR="00B97356" w:rsidRDefault="00B97356" w:rsidP="00F36554">
            <w:r>
              <w:t>CTA+IC+{SalesID}:{SalesName}'</w:t>
            </w:r>
          </w:p>
          <w:p w14:paraId="58C6CA0E" w14:textId="77777777" w:rsidR="00B97356" w:rsidRDefault="00B97356" w:rsidP="00F36554">
            <w:r>
              <w:t>COM+{SalesTel}:TE'</w:t>
            </w:r>
          </w:p>
          <w:p w14:paraId="5D425CB7" w14:textId="77777777" w:rsidR="00B97356" w:rsidRDefault="00B97356" w:rsidP="00F36554">
            <w:r>
              <w:t>COM+{SalesMAIL}:EM'</w:t>
            </w:r>
          </w:p>
          <w:p w14:paraId="55EBCC52" w14:textId="77777777" w:rsidR="00B97356" w:rsidRDefault="00B97356" w:rsidP="00F36554">
            <w:r>
              <w:t>NAD+ZZZ+{Freight}:160:86++{FreightName}'</w:t>
            </w:r>
          </w:p>
          <w:p w14:paraId="520A3896" w14:textId="77777777" w:rsidR="00B97356" w:rsidRDefault="00B97356" w:rsidP="00F36554">
            <w:r>
              <w:t>CTA+IC+:{ContactInfo}'</w:t>
            </w:r>
          </w:p>
          <w:p w14:paraId="6D29A150" w14:textId="77777777" w:rsidR="00B97356" w:rsidRDefault="00B97356" w:rsidP="00F36554">
            <w:r>
              <w:t>COM+{Tel}:TE'</w:t>
            </w:r>
          </w:p>
          <w:p w14:paraId="711E7D8F" w14:textId="77777777" w:rsidR="00B97356" w:rsidRDefault="00B97356" w:rsidP="00F36554">
            <w:r>
              <w:t>COM+{MAIL}:EM'</w:t>
            </w:r>
          </w:p>
          <w:p w14:paraId="39C3CEC3" w14:textId="77777777" w:rsidR="00B97356" w:rsidRDefault="00B97356" w:rsidP="00F36554">
            <w:r>
              <w:t>NAD+CZ+{BuyID}:160:86++{Consignor}'</w:t>
            </w:r>
          </w:p>
          <w:p w14:paraId="27DFD367" w14:textId="77777777" w:rsidR="00B97356" w:rsidRDefault="00B97356" w:rsidP="00F36554">
            <w:r>
              <w:t>CPI+1+{</w:t>
            </w:r>
            <w:r>
              <w:rPr>
                <w:rFonts w:hint="eastAsia"/>
              </w:rPr>
              <w:t>C_</w:t>
            </w:r>
            <w:r>
              <w:t>PayCode}+{C_PayType}'</w:t>
            </w:r>
          </w:p>
          <w:p w14:paraId="50BDD19C" w14:textId="77777777" w:rsidR="00B97356" w:rsidRDefault="00B97356" w:rsidP="00F36554">
            <w:r>
              <w:t>NAD+CN+++{Consignee}'</w:t>
            </w:r>
          </w:p>
          <w:p w14:paraId="1D1F3A8C" w14:textId="77777777" w:rsidR="00B97356" w:rsidRDefault="00B97356" w:rsidP="00F36554">
            <w:r>
              <w:t>GID+{GoodsSeq}+{GoodsCount}::::PCS'</w:t>
            </w:r>
          </w:p>
          <w:p w14:paraId="5215BD6A" w14:textId="77777777" w:rsidR="00B97356" w:rsidRDefault="00B97356" w:rsidP="00F36554">
            <w:r>
              <w:t>FTX+AAA+++{GoodsName}'</w:t>
            </w:r>
          </w:p>
          <w:p w14:paraId="271059F6" w14:textId="77777777" w:rsidR="00B97356" w:rsidRDefault="00B97356" w:rsidP="00F36554">
            <w:r>
              <w:t>MEA+AAE+WT+KGM:{GoodsWeight}'</w:t>
            </w:r>
          </w:p>
          <w:p w14:paraId="3957ECAA" w14:textId="77777777" w:rsidR="00B97356" w:rsidRDefault="00B97356" w:rsidP="00F36554">
            <w:r>
              <w:rPr>
                <w:highlight w:val="yellow"/>
              </w:rPr>
              <w:t>{EQD}</w:t>
            </w:r>
          </w:p>
          <w:p w14:paraId="7D1EF55E" w14:textId="77777777" w:rsidR="00B97356" w:rsidRDefault="00B97356" w:rsidP="00F36554">
            <w:r>
              <w:t>UNT+{LINES}+{MsgId}'</w:t>
            </w:r>
          </w:p>
          <w:p w14:paraId="27B81F85" w14:textId="77777777" w:rsidR="00B97356" w:rsidRDefault="00B97356" w:rsidP="00F36554">
            <w:r>
              <w:t>UNZ+1+{ROWS}+{MsgId}'</w:t>
            </w:r>
          </w:p>
          <w:p w14:paraId="5D9DFB45" w14:textId="77777777" w:rsidR="00B97356" w:rsidRDefault="00B97356" w:rsidP="00F36554"/>
          <w:p w14:paraId="10BD6AA0" w14:textId="77777777" w:rsidR="00B97356" w:rsidRDefault="00B97356" w:rsidP="00F36554">
            <w:r>
              <w:t>TCC+{TCC_SIZETYPE}'</w:t>
            </w:r>
          </w:p>
          <w:p w14:paraId="4DB02675" w14:textId="77777777" w:rsidR="00B97356" w:rsidRDefault="00B97356" w:rsidP="00F36554">
            <w:r>
              <w:t>PRI+{Currency_Type}:{PRICE}:{Price_Type}'</w:t>
            </w:r>
          </w:p>
          <w:p w14:paraId="79C04864" w14:textId="77777777" w:rsidR="00B97356" w:rsidRDefault="00B97356" w:rsidP="00F36554">
            <w:r>
              <w:t>EQN+{TCC_ContaQuantity}'</w:t>
            </w:r>
          </w:p>
          <w:p w14:paraId="60A62820" w14:textId="77777777" w:rsidR="00B97356" w:rsidRDefault="00B97356" w:rsidP="00F36554">
            <w:r>
              <w:t>MOA+{Currency_Type}:{AmountValue}'</w:t>
            </w:r>
          </w:p>
          <w:p w14:paraId="615E40F2" w14:textId="77777777" w:rsidR="00B97356" w:rsidRDefault="00B97356" w:rsidP="00F36554"/>
          <w:p w14:paraId="77EE5E46" w14:textId="77777777" w:rsidR="00B97356" w:rsidRDefault="00B97356" w:rsidP="00F36554">
            <w:r>
              <w:t>EQD+CN++{SizeType}'</w:t>
            </w:r>
          </w:p>
          <w:p w14:paraId="0EA3A5E2" w14:textId="77777777" w:rsidR="00B97356" w:rsidRDefault="00B97356" w:rsidP="00F36554">
            <w:r>
              <w:t>EQN+{ContaQuantity}'</w:t>
            </w:r>
          </w:p>
        </w:tc>
      </w:tr>
    </w:tbl>
    <w:p w14:paraId="503FE9A9" w14:textId="77777777" w:rsidR="00B97356" w:rsidRDefault="00B97356" w:rsidP="00B97356"/>
    <w:p w14:paraId="3EF3CDBD"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15AFE111" w14:textId="77777777" w:rsidTr="00F36554">
        <w:tc>
          <w:tcPr>
            <w:tcW w:w="8528" w:type="dxa"/>
          </w:tcPr>
          <w:p w14:paraId="2A28A13B" w14:textId="77777777" w:rsidR="00B97356" w:rsidRDefault="00B97356" w:rsidP="00F36554">
            <w:r>
              <w:rPr>
                <w:rFonts w:hint="eastAsia"/>
              </w:rPr>
              <w:t>CSCL</w:t>
            </w:r>
            <w:r>
              <w:rPr>
                <w:rFonts w:hint="eastAsia"/>
              </w:rPr>
              <w:t>订舱报文模板样例</w:t>
            </w:r>
            <w:r>
              <w:rPr>
                <w:rFonts w:hint="eastAsia"/>
              </w:rPr>
              <w:t xml:space="preserve"> </w:t>
            </w:r>
            <w:r>
              <w:rPr>
                <w:rFonts w:hint="eastAsia"/>
              </w:rPr>
              <w:t>吴华提供，</w:t>
            </w:r>
            <w:r>
              <w:rPr>
                <w:rFonts w:hint="eastAsia"/>
              </w:rPr>
              <w:t xml:space="preserve">1.3 </w:t>
            </w:r>
            <w:r>
              <w:rPr>
                <w:rFonts w:hint="eastAsia"/>
              </w:rPr>
              <w:t>发布版本</w:t>
            </w:r>
          </w:p>
          <w:p w14:paraId="73BE188A" w14:textId="77777777" w:rsidR="00B97356" w:rsidRDefault="00B97356" w:rsidP="00F36554">
            <w:r>
              <w:t xml:space="preserve">    </w:t>
            </w:r>
          </w:p>
          <w:p w14:paraId="5EC06A9B" w14:textId="77777777" w:rsidR="00B97356" w:rsidRDefault="00B97356" w:rsidP="00F36554">
            <w:r>
              <w:t xml:space="preserve">  UNA:+.? '</w:t>
            </w:r>
          </w:p>
          <w:p w14:paraId="16C69B8C" w14:textId="77777777" w:rsidR="00B97356" w:rsidRDefault="00B97356" w:rsidP="00F36554">
            <w:r>
              <w:t xml:space="preserve">  UNB+UNOC:2+SZEDI:ZZZ+{Recipient}:ZZZ+{YYMMDD}:{HHMI}+{MsgId}'</w:t>
            </w:r>
          </w:p>
          <w:p w14:paraId="5C49F82A" w14:textId="77777777" w:rsidR="00B97356" w:rsidRDefault="00B97356" w:rsidP="00F36554">
            <w:r>
              <w:t xml:space="preserve">  UNH+{MsgId}+IFTMBF:D:99B:UN'</w:t>
            </w:r>
          </w:p>
          <w:p w14:paraId="1CC246D7" w14:textId="77777777" w:rsidR="00B97356" w:rsidRDefault="00B97356" w:rsidP="00F36554">
            <w:r>
              <w:t xml:space="preserve">  BGM+335+{MsgId}+{FunctionCode}'</w:t>
            </w:r>
          </w:p>
          <w:p w14:paraId="642468F1" w14:textId="77777777" w:rsidR="00B97356" w:rsidRDefault="00B97356" w:rsidP="00F36554">
            <w:r>
              <w:t xml:space="preserve">  CTA+IC+{ContactID}:{ContactInfo}'</w:t>
            </w:r>
          </w:p>
          <w:p w14:paraId="63DAC049" w14:textId="77777777" w:rsidR="00B97356" w:rsidRDefault="00B97356" w:rsidP="00F36554">
            <w:r>
              <w:t xml:space="preserve">  COM+{Tel}:TE'</w:t>
            </w:r>
          </w:p>
          <w:p w14:paraId="5A0FAF72" w14:textId="77777777" w:rsidR="00B97356" w:rsidRDefault="00B97356" w:rsidP="00F36554">
            <w:r>
              <w:t xml:space="preserve">  COM+{MAIL}:EM'</w:t>
            </w:r>
          </w:p>
          <w:p w14:paraId="26CA9D14" w14:textId="77777777" w:rsidR="00B97356" w:rsidRDefault="00B97356" w:rsidP="00F36554">
            <w:r>
              <w:t xml:space="preserve">  DTM+137:{YYMMDD}{HHMI}:201'</w:t>
            </w:r>
          </w:p>
          <w:p w14:paraId="45F8DAFD" w14:textId="77777777" w:rsidR="00B97356" w:rsidRDefault="00B97356" w:rsidP="00F36554">
            <w:r>
              <w:lastRenderedPageBreak/>
              <w:t xml:space="preserve">  DTM+36:{Expiry_DateTime201}:201'</w:t>
            </w:r>
          </w:p>
          <w:p w14:paraId="76F5E3C3" w14:textId="77777777" w:rsidR="00B97356" w:rsidRDefault="00B97356" w:rsidP="00F36554">
            <w:r>
              <w:t xml:space="preserve">  TSR+{Condition_coded}+{DISCHARGE_TRAN_WAY}'</w:t>
            </w:r>
          </w:p>
          <w:p w14:paraId="522FB776" w14:textId="77777777" w:rsidR="00B97356" w:rsidRDefault="00B97356" w:rsidP="00F36554">
            <w:r>
              <w:t xml:space="preserve">  FTX+AAI+++{Remark}'</w:t>
            </w:r>
          </w:p>
          <w:p w14:paraId="0B9DFB05" w14:textId="77777777" w:rsidR="00B97356" w:rsidRDefault="00B97356" w:rsidP="00F36554">
            <w:r>
              <w:t xml:space="preserve">  RFF+CT:{CT_ContractNo}'</w:t>
            </w:r>
          </w:p>
          <w:p w14:paraId="46B3976D" w14:textId="77777777" w:rsidR="00B97356" w:rsidRDefault="00B97356" w:rsidP="00F36554">
            <w:r>
              <w:t xml:space="preserve">  RFF+BN:{BookNo}'</w:t>
            </w:r>
          </w:p>
          <w:p w14:paraId="72C51BAB" w14:textId="77777777" w:rsidR="00B97356" w:rsidRDefault="00B97356" w:rsidP="00F36554">
            <w:r>
              <w:t xml:space="preserve">  MOA+{Currency_Type}:{AmountValue}'</w:t>
            </w:r>
          </w:p>
          <w:p w14:paraId="0EC35E9E" w14:textId="77777777" w:rsidR="00B97356" w:rsidRDefault="00B97356" w:rsidP="00F36554">
            <w:r>
              <w:t xml:space="preserve">  {TCC}</w:t>
            </w:r>
          </w:p>
          <w:p w14:paraId="781191A9" w14:textId="77777777" w:rsidR="00B97356" w:rsidRDefault="00B97356" w:rsidP="00F36554">
            <w:r>
              <w:t xml:space="preserve">  TDT+20+{Voyage}+1++{Carrier}:172+++{SHIP_CODE}:::{Vessel}'</w:t>
            </w:r>
          </w:p>
          <w:p w14:paraId="550DFE6C" w14:textId="77777777" w:rsidR="00B97356" w:rsidRDefault="00B97356" w:rsidP="00F36554">
            <w:r>
              <w:t xml:space="preserve">  LOC+9+{LoadPort}:139:6:{LoadPortLocation}'</w:t>
            </w:r>
          </w:p>
          <w:p w14:paraId="14E66328" w14:textId="77777777" w:rsidR="00B97356" w:rsidRDefault="00B97356" w:rsidP="00F36554">
            <w:r>
              <w:t xml:space="preserve">  LOC+88+{ReceiptPlace}:139:6:{ReceiptPlaceLocation}'</w:t>
            </w:r>
          </w:p>
          <w:p w14:paraId="6576BAEA" w14:textId="77777777" w:rsidR="00B97356" w:rsidRDefault="00B97356" w:rsidP="00F36554">
            <w:r>
              <w:t xml:space="preserve">  LOC+11+{UnLoadPort}:139:6:{UnLoadPortLocation}'</w:t>
            </w:r>
          </w:p>
          <w:p w14:paraId="16ED847E" w14:textId="77777777" w:rsidR="00B97356" w:rsidRDefault="00B97356" w:rsidP="00F36554">
            <w:r>
              <w:t xml:space="preserve">  LOC+13+{TransPort}:139:6:{TransPortLocation}'</w:t>
            </w:r>
          </w:p>
          <w:p w14:paraId="31009550" w14:textId="77777777" w:rsidR="00B97356" w:rsidRDefault="00B97356" w:rsidP="00F36554">
            <w:r>
              <w:t xml:space="preserve">  LOC+7+{Delivery}:139:6:{DeliveryLocation}'</w:t>
            </w:r>
          </w:p>
          <w:p w14:paraId="7E6CF919" w14:textId="77777777" w:rsidR="00B97356" w:rsidRDefault="00B97356" w:rsidP="00F36554">
            <w:r>
              <w:t xml:space="preserve">  NAD+CA+{SHIP_OWNER}:160:86++{SHIP_OWNER}'</w:t>
            </w:r>
          </w:p>
          <w:p w14:paraId="359D2886" w14:textId="77777777" w:rsidR="00B97356" w:rsidRDefault="00B97356" w:rsidP="00F36554">
            <w:r>
              <w:t xml:space="preserve">  NAD+FW+{BuyID}:160:86++{FreightName}'</w:t>
            </w:r>
          </w:p>
          <w:p w14:paraId="69285AA5" w14:textId="77777777" w:rsidR="00B97356" w:rsidRDefault="00B97356" w:rsidP="00F36554">
            <w:r>
              <w:t xml:space="preserve">  CTA+IC+{SalesID}:{SalesName}'</w:t>
            </w:r>
          </w:p>
          <w:p w14:paraId="4C2A4E19" w14:textId="77777777" w:rsidR="00B97356" w:rsidRDefault="00B97356" w:rsidP="00F36554">
            <w:r>
              <w:t xml:space="preserve">  COM+{SalesTel}:TE'</w:t>
            </w:r>
          </w:p>
          <w:p w14:paraId="0E02ECFA" w14:textId="77777777" w:rsidR="00B97356" w:rsidRDefault="00B97356" w:rsidP="00F36554">
            <w:r>
              <w:t xml:space="preserve">  COM+{SalesMAIL}:EM'</w:t>
            </w:r>
          </w:p>
          <w:p w14:paraId="2149E8C5" w14:textId="77777777" w:rsidR="00B97356" w:rsidRDefault="00B97356" w:rsidP="00F36554">
            <w:r>
              <w:t xml:space="preserve">  NAD+CZ+++{Consignor}'</w:t>
            </w:r>
          </w:p>
          <w:p w14:paraId="2B739F04" w14:textId="77777777" w:rsidR="00B97356" w:rsidRDefault="00B97356" w:rsidP="00F36554">
            <w:r>
              <w:t xml:space="preserve">  NAD+CN+++{Consignee}'</w:t>
            </w:r>
          </w:p>
          <w:p w14:paraId="0DA820F1" w14:textId="77777777" w:rsidR="00B97356" w:rsidRDefault="00B97356" w:rsidP="00F36554">
            <w:r>
              <w:t xml:space="preserve">  CPI+707+{C_PayCode}+{C_PayType}'</w:t>
            </w:r>
          </w:p>
          <w:p w14:paraId="060471C8" w14:textId="77777777" w:rsidR="00B97356" w:rsidRDefault="00B97356" w:rsidP="00F36554">
            <w:r>
              <w:t xml:space="preserve">  GID+1'</w:t>
            </w:r>
          </w:p>
          <w:p w14:paraId="738DA9EB" w14:textId="77777777" w:rsidR="00B97356" w:rsidRDefault="00B97356" w:rsidP="00F36554">
            <w:r>
              <w:t xml:space="preserve">  FTX+AAA+++{GoodsName}'</w:t>
            </w:r>
          </w:p>
          <w:p w14:paraId="1CBC9947" w14:textId="77777777" w:rsidR="00B97356" w:rsidRDefault="00B97356" w:rsidP="00F36554">
            <w:r>
              <w:t xml:space="preserve">  {HAN}</w:t>
            </w:r>
          </w:p>
          <w:p w14:paraId="0A510AD8" w14:textId="77777777" w:rsidR="00B97356" w:rsidRDefault="00B97356" w:rsidP="00F36554">
            <w:r>
              <w:t xml:space="preserve">  {TMD}'</w:t>
            </w:r>
          </w:p>
          <w:p w14:paraId="6219AFF9" w14:textId="77777777" w:rsidR="00B97356" w:rsidRDefault="00B97356" w:rsidP="00F36554">
            <w:r>
              <w:t xml:space="preserve">  {EQD}'</w:t>
            </w:r>
          </w:p>
          <w:p w14:paraId="0E80C372" w14:textId="77777777" w:rsidR="00B97356" w:rsidRDefault="00B97356" w:rsidP="00F36554">
            <w:r>
              <w:t xml:space="preserve">  UNT+{LINES}+{MsgId}'</w:t>
            </w:r>
          </w:p>
          <w:p w14:paraId="7CD693AC" w14:textId="77777777" w:rsidR="00B97356" w:rsidRDefault="00B97356" w:rsidP="00F36554">
            <w:r>
              <w:t xml:space="preserve">  UNZ+{ROWS}+{MsgId}'</w:t>
            </w:r>
          </w:p>
          <w:p w14:paraId="4EEC3494" w14:textId="77777777" w:rsidR="00B97356" w:rsidRDefault="00B97356" w:rsidP="00F36554">
            <w:r>
              <w:t xml:space="preserve"> </w:t>
            </w:r>
          </w:p>
          <w:p w14:paraId="56A9FEC9" w14:textId="77777777" w:rsidR="00B97356" w:rsidRDefault="00B97356" w:rsidP="00F36554">
            <w:r>
              <w:rPr>
                <w:rFonts w:hint="eastAsia"/>
              </w:rPr>
              <w:t xml:space="preserve"> {TCC}</w:t>
            </w:r>
            <w:r>
              <w:rPr>
                <w:rFonts w:hint="eastAsia"/>
              </w:rPr>
              <w:t>部分模版</w:t>
            </w:r>
          </w:p>
          <w:p w14:paraId="52A049DF" w14:textId="77777777" w:rsidR="00B97356" w:rsidRDefault="00B97356" w:rsidP="00F36554">
            <w:r>
              <w:t xml:space="preserve"> TCC+{TCC_SIZETYPE}'</w:t>
            </w:r>
          </w:p>
          <w:p w14:paraId="6A3EDC95" w14:textId="77777777" w:rsidR="00B97356" w:rsidRDefault="00B97356" w:rsidP="00F36554">
            <w:r>
              <w:t xml:space="preserve"> PRI+{Currency_Type}:{PRICE}'</w:t>
            </w:r>
          </w:p>
          <w:p w14:paraId="08A1218A" w14:textId="77777777" w:rsidR="00B97356" w:rsidRDefault="00B97356" w:rsidP="00F36554">
            <w:r>
              <w:t xml:space="preserve"> EQN+{TCC_ContaQuantity}'</w:t>
            </w:r>
          </w:p>
          <w:p w14:paraId="289063B5" w14:textId="77777777" w:rsidR="00B97356" w:rsidRDefault="00B97356" w:rsidP="00F36554">
            <w:r>
              <w:t xml:space="preserve"> MOA+{Currency_Type}:{AmountValue}:{Price_Type}'</w:t>
            </w:r>
          </w:p>
          <w:p w14:paraId="464DCF8D" w14:textId="77777777" w:rsidR="00B97356" w:rsidRDefault="00B97356" w:rsidP="00F36554">
            <w:r>
              <w:t xml:space="preserve"> </w:t>
            </w:r>
          </w:p>
          <w:p w14:paraId="322021ED" w14:textId="77777777" w:rsidR="00B97356" w:rsidRDefault="00B97356" w:rsidP="00F36554">
            <w:r>
              <w:rPr>
                <w:rFonts w:hint="eastAsia"/>
              </w:rPr>
              <w:t xml:space="preserve"> {EQD}</w:t>
            </w:r>
            <w:r>
              <w:rPr>
                <w:rFonts w:hint="eastAsia"/>
              </w:rPr>
              <w:t>部分模版</w:t>
            </w:r>
          </w:p>
          <w:p w14:paraId="15C24270" w14:textId="77777777" w:rsidR="00B97356" w:rsidRDefault="00B97356" w:rsidP="00F36554">
            <w:r>
              <w:t xml:space="preserve"> EQD+CN+{CONTA_NO}+{SizeType}+{IS_SOC}+E+F'</w:t>
            </w:r>
          </w:p>
          <w:p w14:paraId="587B8526" w14:textId="77777777" w:rsidR="00B97356" w:rsidRDefault="00B97356" w:rsidP="00F36554">
            <w:r>
              <w:t xml:space="preserve"> EQN+{ContaQuantity}'</w:t>
            </w:r>
          </w:p>
        </w:tc>
      </w:tr>
    </w:tbl>
    <w:p w14:paraId="175A0FFC" w14:textId="77777777" w:rsidR="00B97356" w:rsidRDefault="00B97356" w:rsidP="00B97356">
      <w:pPr>
        <w:pStyle w:val="2"/>
        <w:ind w:right="180"/>
      </w:pPr>
      <w:r>
        <w:rPr>
          <w:rFonts w:hint="eastAsia"/>
        </w:rPr>
        <w:lastRenderedPageBreak/>
        <w:t>报文模板输出占位符定义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50171ACF" w14:textId="77777777" w:rsidTr="00F36554">
        <w:tc>
          <w:tcPr>
            <w:tcW w:w="8528" w:type="dxa"/>
          </w:tcPr>
          <w:p w14:paraId="752402F9" w14:textId="77777777" w:rsidR="00B97356" w:rsidRDefault="00B97356" w:rsidP="00F36554"/>
          <w:p w14:paraId="0192EECA" w14:textId="77777777" w:rsidR="00B97356" w:rsidRDefault="00B97356" w:rsidP="00F36554">
            <w:r>
              <w:t>&lt;?xml version="1.0" encoding="utf-8" ?&gt;</w:t>
            </w:r>
          </w:p>
          <w:p w14:paraId="7CDF773F" w14:textId="77777777" w:rsidR="00B97356" w:rsidRDefault="00B97356" w:rsidP="00F36554">
            <w:r>
              <w:t>&lt;ELEMENTS&gt;</w:t>
            </w:r>
          </w:p>
          <w:p w14:paraId="23EEB11D" w14:textId="77777777" w:rsidR="00B97356" w:rsidRDefault="00B97356" w:rsidP="00F36554">
            <w:r>
              <w:rPr>
                <w:rFonts w:hint="eastAsia"/>
              </w:rPr>
              <w:lastRenderedPageBreak/>
              <w:t xml:space="preserve">  &lt;OUTITEM KEY="{BookNo}" NAME="</w:t>
            </w:r>
            <w:r>
              <w:rPr>
                <w:rFonts w:hint="eastAsia"/>
              </w:rPr>
              <w:t>订舱号</w:t>
            </w:r>
            <w:r>
              <w:rPr>
                <w:rFonts w:hint="eastAsia"/>
              </w:rPr>
              <w:t>" COL="BOOKING_NO" FORMAT="" NULL="" DATASOURCE ="head"/&gt;</w:t>
            </w:r>
          </w:p>
          <w:p w14:paraId="170D62E7" w14:textId="77777777" w:rsidR="00B97356" w:rsidRDefault="00B97356" w:rsidP="00F36554">
            <w:r>
              <w:rPr>
                <w:rFonts w:hint="eastAsia"/>
              </w:rPr>
              <w:t xml:space="preserve">  &lt;OUTITEM KEY="{MSGDate_101}" NAME="</w:t>
            </w:r>
            <w:r>
              <w:rPr>
                <w:rFonts w:hint="eastAsia"/>
              </w:rPr>
              <w:t>报文时间</w:t>
            </w:r>
            <w:r>
              <w:rPr>
                <w:rFonts w:hint="eastAsia"/>
              </w:rPr>
              <w:t>" COL="CREATE_DATE" FORMAT="OrderExportFormatDate101" NULL="" DATASOURCE ="head"/&gt;</w:t>
            </w:r>
          </w:p>
          <w:p w14:paraId="779808B0" w14:textId="77777777" w:rsidR="00B97356" w:rsidRDefault="00B97356" w:rsidP="00F36554">
            <w:r>
              <w:rPr>
                <w:rFonts w:hint="eastAsia"/>
              </w:rPr>
              <w:t xml:space="preserve">  &lt;OUTITEM KEY="{MSGDate_203}" NAME="</w:t>
            </w:r>
            <w:r>
              <w:rPr>
                <w:rFonts w:hint="eastAsia"/>
              </w:rPr>
              <w:t>报文时间</w:t>
            </w:r>
            <w:r>
              <w:rPr>
                <w:rFonts w:hint="eastAsia"/>
              </w:rPr>
              <w:t>" COL="CREATE_DATE" FORMAT="OrderExportFormatDate203" NULL="" DATASOURCE ="head"/&gt;</w:t>
            </w:r>
          </w:p>
          <w:p w14:paraId="1E9240CD" w14:textId="77777777" w:rsidR="00B97356" w:rsidRDefault="00B97356" w:rsidP="00F36554">
            <w:r>
              <w:rPr>
                <w:rFonts w:hint="eastAsia"/>
              </w:rPr>
              <w:t xml:space="preserve">  &lt;OUTITEM KEY="{Condition_coded}" NAME="</w:t>
            </w:r>
            <w:r>
              <w:rPr>
                <w:rFonts w:hint="eastAsia"/>
              </w:rPr>
              <w:t>运输要求</w:t>
            </w:r>
            <w:r>
              <w:rPr>
                <w:rFonts w:hint="eastAsia"/>
              </w:rPr>
              <w:t>" COL="TRANS_TYPE_CODE" FORMAT="OrderExportFormatTransType" NULL="" DATASOURCE ="head"/&gt;</w:t>
            </w:r>
          </w:p>
          <w:p w14:paraId="6BCCAB7F" w14:textId="77777777" w:rsidR="00B97356" w:rsidRDefault="00B97356" w:rsidP="00F36554">
            <w:r>
              <w:rPr>
                <w:rFonts w:hint="eastAsia"/>
              </w:rPr>
              <w:t xml:space="preserve">  &lt;OUTITEM KEY="{CT_ContractNo}" NAME="CT</w:t>
            </w:r>
            <w:r>
              <w:rPr>
                <w:rFonts w:hint="eastAsia"/>
              </w:rPr>
              <w:t>合约号</w:t>
            </w:r>
            <w:r>
              <w:rPr>
                <w:rFonts w:hint="eastAsia"/>
              </w:rPr>
              <w:t>" COL="CONTRACT_NO" FORMAT="" NULL="" DATASOURCE ="head"/&gt;</w:t>
            </w:r>
          </w:p>
          <w:p w14:paraId="25DC1BBA" w14:textId="77777777" w:rsidR="00B97356" w:rsidRDefault="00B97356" w:rsidP="00F36554">
            <w:r>
              <w:rPr>
                <w:rFonts w:hint="eastAsia"/>
              </w:rPr>
              <w:t xml:space="preserve">  &lt;OUTITEM KEY="{SI_ContractNo}" NAME="SI</w:t>
            </w:r>
            <w:r>
              <w:rPr>
                <w:rFonts w:hint="eastAsia"/>
              </w:rPr>
              <w:t>合约号</w:t>
            </w:r>
            <w:r>
              <w:rPr>
                <w:rFonts w:hint="eastAsia"/>
              </w:rPr>
              <w:t>" COL="CONTRACT_NO" FORMAT="" NULL="" DATASOURCE ="head"/&gt;</w:t>
            </w:r>
          </w:p>
          <w:p w14:paraId="08207A54" w14:textId="77777777" w:rsidR="00B97356" w:rsidRDefault="00B97356" w:rsidP="00F36554">
            <w:r>
              <w:rPr>
                <w:rFonts w:hint="eastAsia"/>
              </w:rPr>
              <w:t xml:space="preserve">  &lt;OUTITEM KEY="{Vessel}" NAME="</w:t>
            </w:r>
            <w:r>
              <w:rPr>
                <w:rFonts w:hint="eastAsia"/>
              </w:rPr>
              <w:t>船名</w:t>
            </w:r>
            <w:r>
              <w:rPr>
                <w:rFonts w:hint="eastAsia"/>
              </w:rPr>
              <w:t>" COL="SHIP_NAME_EN" FORMAT="" NULL="" DATASOURCE ="head"/&gt;</w:t>
            </w:r>
          </w:p>
          <w:p w14:paraId="61018E21" w14:textId="77777777" w:rsidR="00B97356" w:rsidRDefault="00B97356" w:rsidP="00F36554">
            <w:r>
              <w:rPr>
                <w:rFonts w:hint="eastAsia"/>
              </w:rPr>
              <w:t xml:space="preserve">  &lt;OUTITEM KEY="{Voyage}" NAME="</w:t>
            </w:r>
            <w:r>
              <w:rPr>
                <w:rFonts w:hint="eastAsia"/>
              </w:rPr>
              <w:t>航次</w:t>
            </w:r>
            <w:r>
              <w:rPr>
                <w:rFonts w:hint="eastAsia"/>
              </w:rPr>
              <w:t>" COL="VOYAGE" FORMAT="" NULL="" DATASOURCE ="head"/&gt;</w:t>
            </w:r>
          </w:p>
          <w:p w14:paraId="13B668E0" w14:textId="77777777" w:rsidR="00B97356" w:rsidRDefault="00B97356" w:rsidP="00F36554"/>
          <w:p w14:paraId="57E20788" w14:textId="77777777" w:rsidR="00B97356" w:rsidRDefault="00B97356" w:rsidP="00F36554">
            <w:r>
              <w:rPr>
                <w:rFonts w:hint="eastAsia"/>
              </w:rPr>
              <w:t xml:space="preserve">  &lt;OUTITEM KEY="{LoadPort}" NAME="</w:t>
            </w:r>
            <w:r>
              <w:rPr>
                <w:rFonts w:hint="eastAsia"/>
              </w:rPr>
              <w:t>装货港代码</w:t>
            </w:r>
            <w:r>
              <w:rPr>
                <w:rFonts w:hint="eastAsia"/>
              </w:rPr>
              <w:t>" COL="LOADING_PORT" FORMAT="" NULL="" DATASOURCE ="head"/&gt;</w:t>
            </w:r>
          </w:p>
          <w:p w14:paraId="1547C20D" w14:textId="77777777" w:rsidR="00B97356" w:rsidRDefault="00B97356" w:rsidP="00F36554">
            <w:r>
              <w:rPr>
                <w:rFonts w:hint="eastAsia"/>
              </w:rPr>
              <w:t xml:space="preserve">  &lt;OUTITEM KEY="{LoadPortLocation}" NAME="</w:t>
            </w:r>
            <w:r>
              <w:rPr>
                <w:rFonts w:hint="eastAsia"/>
              </w:rPr>
              <w:t>装货港地址</w:t>
            </w:r>
            <w:r>
              <w:rPr>
                <w:rFonts w:hint="eastAsia"/>
              </w:rPr>
              <w:t>" COL="LOADING_PORT_NAME" FORMAT="" NULL="" DATASOURCE ="head"/&gt;</w:t>
            </w:r>
          </w:p>
          <w:p w14:paraId="7CEC37CC" w14:textId="77777777" w:rsidR="00B97356" w:rsidRDefault="00B97356" w:rsidP="00F36554">
            <w:r>
              <w:rPr>
                <w:rFonts w:hint="eastAsia"/>
              </w:rPr>
              <w:t xml:space="preserve">  &lt;OUTITEM KEY="{ReceiptPlace}" NAME="</w:t>
            </w:r>
            <w:r>
              <w:rPr>
                <w:rFonts w:hint="eastAsia"/>
              </w:rPr>
              <w:t>收货地代码</w:t>
            </w:r>
            <w:r>
              <w:rPr>
                <w:rFonts w:hint="eastAsia"/>
              </w:rPr>
              <w:t>" COL="LOADING_LOACTION" FORMAT="" NULL="" DATASOURCE ="head"/&gt;</w:t>
            </w:r>
          </w:p>
          <w:p w14:paraId="0D258D77" w14:textId="77777777" w:rsidR="00B97356" w:rsidRDefault="00B97356" w:rsidP="00F36554">
            <w:r>
              <w:rPr>
                <w:rFonts w:hint="eastAsia"/>
              </w:rPr>
              <w:t xml:space="preserve">  &lt;OUTITEM KEY="{ReceiptPlaceLocation}" NAME="</w:t>
            </w:r>
            <w:r>
              <w:rPr>
                <w:rFonts w:hint="eastAsia"/>
              </w:rPr>
              <w:t>收货地地址</w:t>
            </w:r>
            <w:r>
              <w:rPr>
                <w:rFonts w:hint="eastAsia"/>
              </w:rPr>
              <w:t>" COL="LOADING_LOACTION_NAME" FORMAT="" NULL="" DATASOURCE ="head"/&gt;</w:t>
            </w:r>
          </w:p>
          <w:p w14:paraId="74B0C78C" w14:textId="77777777" w:rsidR="00B97356" w:rsidRDefault="00B97356" w:rsidP="00F36554">
            <w:r>
              <w:rPr>
                <w:rFonts w:hint="eastAsia"/>
              </w:rPr>
              <w:t xml:space="preserve">  &lt;OUTITEM KEY="{UnLoadPort}" NAME="</w:t>
            </w:r>
            <w:r>
              <w:rPr>
                <w:rFonts w:hint="eastAsia"/>
              </w:rPr>
              <w:t>卸货港代码</w:t>
            </w:r>
            <w:r>
              <w:rPr>
                <w:rFonts w:hint="eastAsia"/>
              </w:rPr>
              <w:t>" COL="DESTINATION_PORT" FORMAT="" NULL="" DATASOURCE ="head"/&gt;</w:t>
            </w:r>
          </w:p>
          <w:p w14:paraId="3CE44457" w14:textId="77777777" w:rsidR="00B97356" w:rsidRDefault="00B97356" w:rsidP="00F36554">
            <w:r>
              <w:rPr>
                <w:rFonts w:hint="eastAsia"/>
              </w:rPr>
              <w:t xml:space="preserve">  &lt;OUTITEM KEY="{UnLoadPortLocation}" NAME="</w:t>
            </w:r>
            <w:r>
              <w:rPr>
                <w:rFonts w:hint="eastAsia"/>
              </w:rPr>
              <w:t>卸货港地址</w:t>
            </w:r>
            <w:r>
              <w:rPr>
                <w:rFonts w:hint="eastAsia"/>
              </w:rPr>
              <w:t>" COL="DESTINATION_PORT_NAME" FORMAT="" NULL="" DATASOURCE ="head"/&gt;</w:t>
            </w:r>
          </w:p>
          <w:p w14:paraId="1C1E8876" w14:textId="77777777" w:rsidR="00B97356" w:rsidRDefault="00B97356" w:rsidP="00F36554">
            <w:r>
              <w:rPr>
                <w:rFonts w:hint="eastAsia"/>
              </w:rPr>
              <w:t xml:space="preserve">  &lt;OUTITEM KEY="{Delivery}" NAME="</w:t>
            </w:r>
            <w:r>
              <w:rPr>
                <w:rFonts w:hint="eastAsia"/>
              </w:rPr>
              <w:t>交货地代码</w:t>
            </w:r>
            <w:r>
              <w:rPr>
                <w:rFonts w:hint="eastAsia"/>
              </w:rPr>
              <w:t>" COL="DESTINATION_LOCATION" FORMAT="" NULL="" DATASOURCE ="head"/&gt;</w:t>
            </w:r>
          </w:p>
          <w:p w14:paraId="5A65DBF3" w14:textId="77777777" w:rsidR="00B97356" w:rsidRDefault="00B97356" w:rsidP="00F36554">
            <w:r>
              <w:rPr>
                <w:rFonts w:hint="eastAsia"/>
              </w:rPr>
              <w:t xml:space="preserve">  &lt;OUTITEM KEY="{DeliveryLocation}" NAME="</w:t>
            </w:r>
            <w:r>
              <w:rPr>
                <w:rFonts w:hint="eastAsia"/>
              </w:rPr>
              <w:t>交货地地址</w:t>
            </w:r>
            <w:r>
              <w:rPr>
                <w:rFonts w:hint="eastAsia"/>
              </w:rPr>
              <w:t>" COL="DESTINATION_LOCATION_NAME" FORMAT="" NULL="" DATASOURCE ="head"/&gt;</w:t>
            </w:r>
          </w:p>
          <w:p w14:paraId="10B3E541" w14:textId="77777777" w:rsidR="00B97356" w:rsidRDefault="00B97356" w:rsidP="00F36554"/>
          <w:p w14:paraId="606E9846" w14:textId="77777777" w:rsidR="00B97356" w:rsidRDefault="00B97356" w:rsidP="00F36554">
            <w:r>
              <w:rPr>
                <w:rFonts w:hint="eastAsia"/>
              </w:rPr>
              <w:t xml:space="preserve">  &lt;OUTITEM KEY="{Carrier}" NAME="</w:t>
            </w:r>
            <w:r>
              <w:rPr>
                <w:rFonts w:hint="eastAsia"/>
              </w:rPr>
              <w:t>承运人</w:t>
            </w:r>
            <w:r>
              <w:rPr>
                <w:rFonts w:hint="eastAsia"/>
              </w:rPr>
              <w:t>" COL="OWNER_CODE" FORMAT="" NULL="" DATASOURCE ="head"/&gt;</w:t>
            </w:r>
          </w:p>
          <w:p w14:paraId="0DD48EF9" w14:textId="77777777" w:rsidR="00B97356" w:rsidRDefault="00B97356" w:rsidP="00F36554">
            <w:r>
              <w:rPr>
                <w:rFonts w:hint="eastAsia"/>
              </w:rPr>
              <w:t xml:space="preserve">  &lt;OUTITEM KEY="{CarrierName}" NAME="</w:t>
            </w:r>
            <w:r>
              <w:rPr>
                <w:rFonts w:hint="eastAsia"/>
              </w:rPr>
              <w:t>承运人名称</w:t>
            </w:r>
            <w:r>
              <w:rPr>
                <w:rFonts w:hint="eastAsia"/>
              </w:rPr>
              <w:t>" COL="OWNER_CODE" FORMAT="" NULL="" DATASOURCE ="head"/&gt;</w:t>
            </w:r>
          </w:p>
          <w:p w14:paraId="2E7D9C42" w14:textId="77777777" w:rsidR="00B97356" w:rsidRDefault="00B97356" w:rsidP="00F36554">
            <w:r>
              <w:t xml:space="preserve">  </w:t>
            </w:r>
          </w:p>
          <w:p w14:paraId="23E0537D" w14:textId="77777777" w:rsidR="00B97356" w:rsidRDefault="00B97356" w:rsidP="00F36554">
            <w:r>
              <w:rPr>
                <w:rFonts w:hint="eastAsia"/>
              </w:rPr>
              <w:t xml:space="preserve">  &lt;OUTITEM KEY="{Freight}" NAME="</w:t>
            </w:r>
            <w:r>
              <w:rPr>
                <w:rFonts w:hint="eastAsia"/>
              </w:rPr>
              <w:t>代运人简称</w:t>
            </w:r>
            <w:r>
              <w:rPr>
                <w:rFonts w:hint="eastAsia"/>
              </w:rPr>
              <w:t>" COL=" CUSTOMER_SEQ" FORMAT="" NULL="" DATASOURCE ="head"/&gt;</w:t>
            </w:r>
          </w:p>
          <w:p w14:paraId="6FEFAF22" w14:textId="77777777" w:rsidR="00B97356" w:rsidRDefault="00B97356" w:rsidP="00F36554">
            <w:r>
              <w:t xml:space="preserve">  </w:t>
            </w:r>
          </w:p>
          <w:p w14:paraId="591EAB8D" w14:textId="77777777" w:rsidR="00B97356" w:rsidRDefault="00B97356" w:rsidP="00F36554">
            <w:r>
              <w:rPr>
                <w:rFonts w:hint="eastAsia"/>
              </w:rPr>
              <w:t xml:space="preserve">  &lt;OUTITEM KEY="{Consignor}" NAME="</w:t>
            </w:r>
            <w:r>
              <w:rPr>
                <w:rFonts w:hint="eastAsia"/>
              </w:rPr>
              <w:t>货主</w:t>
            </w:r>
            <w:r>
              <w:rPr>
                <w:rFonts w:hint="eastAsia"/>
              </w:rPr>
              <w:t>" COL="COMP_SEND" FORMAT="" NULL="" DATASOURCE ="head"/&gt;</w:t>
            </w:r>
          </w:p>
          <w:p w14:paraId="08A83856" w14:textId="77777777" w:rsidR="00B97356" w:rsidRDefault="00B97356" w:rsidP="00F36554">
            <w:r>
              <w:rPr>
                <w:rFonts w:hint="eastAsia"/>
              </w:rPr>
              <w:lastRenderedPageBreak/>
              <w:t xml:space="preserve">  &lt;OUTITEM KEY="{GoodsSeq}" NAME="</w:t>
            </w:r>
            <w:r>
              <w:rPr>
                <w:rFonts w:hint="eastAsia"/>
              </w:rPr>
              <w:t>货物序号</w:t>
            </w:r>
            <w:r>
              <w:rPr>
                <w:rFonts w:hint="eastAsia"/>
              </w:rPr>
              <w:t>" COL="CARGO_DESC" FORMAT="OrderExportFormatGId" NULL="" DATASOURCE ="head"/&gt;</w:t>
            </w:r>
          </w:p>
          <w:p w14:paraId="3885F53D" w14:textId="77777777" w:rsidR="00B97356" w:rsidRDefault="00B97356" w:rsidP="00F36554">
            <w:r>
              <w:rPr>
                <w:rFonts w:hint="eastAsia"/>
              </w:rPr>
              <w:t xml:space="preserve">  &lt;OUTITEM KEY="{GoodsCount}" NAME="</w:t>
            </w:r>
            <w:r>
              <w:rPr>
                <w:rFonts w:hint="eastAsia"/>
              </w:rPr>
              <w:t>货物数量</w:t>
            </w:r>
            <w:r>
              <w:rPr>
                <w:rFonts w:hint="eastAsia"/>
              </w:rPr>
              <w:t>" COL="PICS" FORMAT="" NULL="" DATASOURCE ="head"/&gt;</w:t>
            </w:r>
          </w:p>
          <w:p w14:paraId="061DEF45" w14:textId="77777777" w:rsidR="00B97356" w:rsidRDefault="00B97356" w:rsidP="00F36554"/>
          <w:p w14:paraId="4570CFD5" w14:textId="77777777" w:rsidR="00B97356" w:rsidRDefault="00B97356" w:rsidP="00F36554">
            <w:r>
              <w:rPr>
                <w:rFonts w:hint="eastAsia"/>
              </w:rPr>
              <w:t xml:space="preserve">  &lt;OUTITEM KEY="{GoodsName}" NAME="</w:t>
            </w:r>
            <w:r>
              <w:rPr>
                <w:rFonts w:hint="eastAsia"/>
              </w:rPr>
              <w:t>货物名称</w:t>
            </w:r>
            <w:r>
              <w:rPr>
                <w:rFonts w:hint="eastAsia"/>
              </w:rPr>
              <w:t>" COL="CARGO_DESC" FORMAT="" NULL="" DATASOURCE ="head"/&gt;</w:t>
            </w:r>
          </w:p>
          <w:p w14:paraId="13E1E6D6" w14:textId="77777777" w:rsidR="00B97356" w:rsidRDefault="00B97356" w:rsidP="00F36554">
            <w:r>
              <w:rPr>
                <w:rFonts w:hint="eastAsia"/>
              </w:rPr>
              <w:t xml:space="preserve">  &lt;OUTITEM KEY="{GoodsWeight}" NAME="</w:t>
            </w:r>
            <w:r>
              <w:rPr>
                <w:rFonts w:hint="eastAsia"/>
              </w:rPr>
              <w:t>货物重量</w:t>
            </w:r>
            <w:r>
              <w:rPr>
                <w:rFonts w:hint="eastAsia"/>
              </w:rPr>
              <w:t>" COL="WEIGHT" FORMAT="" NULL="" DATASOURCE ="head"/&gt;</w:t>
            </w:r>
          </w:p>
          <w:p w14:paraId="5C616C05" w14:textId="77777777" w:rsidR="00B97356" w:rsidRDefault="00B97356" w:rsidP="00F36554"/>
          <w:p w14:paraId="2079D236" w14:textId="77777777" w:rsidR="00B97356" w:rsidRDefault="00B97356" w:rsidP="00F36554">
            <w:r>
              <w:rPr>
                <w:rFonts w:hint="eastAsia"/>
              </w:rPr>
              <w:t xml:space="preserve">  &lt;OUTITEM KEY="{SizeType}" NAME="</w:t>
            </w:r>
            <w:r>
              <w:rPr>
                <w:rFonts w:hint="eastAsia"/>
              </w:rPr>
              <w:t>箱型尺寸</w:t>
            </w:r>
            <w:r>
              <w:rPr>
                <w:rFonts w:hint="eastAsia"/>
              </w:rPr>
              <w:t>" COL="CONTA_SIZE" FORMAT="" NULL="" DATASOURCE ="body"/&gt;</w:t>
            </w:r>
          </w:p>
          <w:p w14:paraId="7C8225A6" w14:textId="77777777" w:rsidR="00B97356" w:rsidRDefault="00B97356" w:rsidP="00F36554">
            <w:r>
              <w:rPr>
                <w:rFonts w:hint="eastAsia"/>
              </w:rPr>
              <w:t xml:space="preserve">  &lt;OUTITEM KEY="{ContaQuantity}" NAME="</w:t>
            </w:r>
            <w:r>
              <w:rPr>
                <w:rFonts w:hint="eastAsia"/>
              </w:rPr>
              <w:t>箱数量</w:t>
            </w:r>
            <w:r>
              <w:rPr>
                <w:rFonts w:hint="eastAsia"/>
              </w:rPr>
              <w:t>" COL="CONTA_SIZE" FORMAT="OrderExportFormatContaNoIsSoc" NULL="" DATASOURCE ="body"/&gt;</w:t>
            </w:r>
          </w:p>
          <w:p w14:paraId="27EB4ED0" w14:textId="77777777" w:rsidR="00B97356" w:rsidRDefault="00B97356" w:rsidP="00F36554">
            <w:r>
              <w:rPr>
                <w:rFonts w:hint="eastAsia"/>
              </w:rPr>
              <w:t xml:space="preserve">  &lt;OUTITEM KEY="{TCC_SIZETYPE}" NAME="</w:t>
            </w:r>
            <w:r>
              <w:rPr>
                <w:rFonts w:hint="eastAsia"/>
              </w:rPr>
              <w:t>计价的箱型尺寸</w:t>
            </w:r>
            <w:r>
              <w:rPr>
                <w:rFonts w:hint="eastAsia"/>
              </w:rPr>
              <w:t>" COL="CONTA_SIZE" FORMAT="" NULL="" DATASOURCE ="body"/&gt;</w:t>
            </w:r>
          </w:p>
          <w:p w14:paraId="093B3EA2" w14:textId="77777777" w:rsidR="00B97356" w:rsidRDefault="00B97356" w:rsidP="00F36554">
            <w:r>
              <w:rPr>
                <w:rFonts w:hint="eastAsia"/>
              </w:rPr>
              <w:t xml:space="preserve">  &lt;OUTITEM KEY="{Currency_Type}" NAME="</w:t>
            </w:r>
            <w:r>
              <w:rPr>
                <w:rFonts w:hint="eastAsia"/>
              </w:rPr>
              <w:t>计价的币种</w:t>
            </w:r>
            <w:r>
              <w:rPr>
                <w:rFonts w:hint="eastAsia"/>
              </w:rPr>
              <w:t>" COL="PRICE_UNIT" FORMAT="" NULL="" DATASOURCE ="body"/&gt;</w:t>
            </w:r>
          </w:p>
          <w:p w14:paraId="40DE81C0" w14:textId="77777777" w:rsidR="00B97356" w:rsidRDefault="00B97356" w:rsidP="00F36554">
            <w:r>
              <w:rPr>
                <w:rFonts w:hint="eastAsia"/>
              </w:rPr>
              <w:t xml:space="preserve">  &lt;OUTITEM KEY="{PRICE}" NAME="</w:t>
            </w:r>
            <w:r>
              <w:rPr>
                <w:rFonts w:hint="eastAsia"/>
              </w:rPr>
              <w:t>单价</w:t>
            </w:r>
            <w:r>
              <w:rPr>
                <w:rFonts w:hint="eastAsia"/>
              </w:rPr>
              <w:t>" COL="PRICE_TRANS" FORMAT="OrderExportFormatMoney" NULL="" DATASOURCE ="body"/&gt;</w:t>
            </w:r>
          </w:p>
          <w:p w14:paraId="332485BB" w14:textId="77777777" w:rsidR="00B97356" w:rsidRDefault="00B97356" w:rsidP="00F36554">
            <w:r>
              <w:rPr>
                <w:rFonts w:hint="eastAsia"/>
              </w:rPr>
              <w:t xml:space="preserve">  &lt;OUTITEM KEY="{Price_Type}" NAME="</w:t>
            </w:r>
            <w:r>
              <w:rPr>
                <w:rFonts w:hint="eastAsia"/>
              </w:rPr>
              <w:t>计价类型</w:t>
            </w:r>
            <w:r>
              <w:rPr>
                <w:rFonts w:hint="eastAsia"/>
              </w:rPr>
              <w:t>" COL="BUSINESS_TYPE" FORMAT="" NULL="" DATASOURCE ="head"/&gt;</w:t>
            </w:r>
          </w:p>
          <w:p w14:paraId="1B2B2EC1" w14:textId="77777777" w:rsidR="00B97356" w:rsidRDefault="00B97356" w:rsidP="00F36554"/>
          <w:p w14:paraId="62AD5117" w14:textId="77777777" w:rsidR="00B97356" w:rsidRDefault="00B97356" w:rsidP="00F36554">
            <w:r>
              <w:rPr>
                <w:rFonts w:hint="eastAsia"/>
              </w:rPr>
              <w:t xml:space="preserve">  &lt;OUTITEM KEY="{ContaQuantity}" NAME="</w:t>
            </w:r>
            <w:r>
              <w:rPr>
                <w:rFonts w:hint="eastAsia"/>
              </w:rPr>
              <w:t>箱数量</w:t>
            </w:r>
            <w:r>
              <w:rPr>
                <w:rFonts w:hint="eastAsia"/>
              </w:rPr>
              <w:t>" COL="CONTA_SIZE" FORMAT="OrderExportFormatContaNoIsSoc" NULL="" DATASOURCE ="body"/&gt;</w:t>
            </w:r>
          </w:p>
          <w:p w14:paraId="2E0CDB4A" w14:textId="77777777" w:rsidR="00B97356" w:rsidRDefault="00B97356" w:rsidP="00F36554">
            <w:r>
              <w:rPr>
                <w:rFonts w:hint="eastAsia"/>
              </w:rPr>
              <w:t xml:space="preserve">  &lt;OUTITEM KEY="{TCC_ContaQuantity}" NAME="</w:t>
            </w:r>
            <w:r>
              <w:rPr>
                <w:rFonts w:hint="eastAsia"/>
              </w:rPr>
              <w:t>计价箱数量</w:t>
            </w:r>
            <w:r>
              <w:rPr>
                <w:rFonts w:hint="eastAsia"/>
              </w:rPr>
              <w:t>" COL="CONTA_SIZE" FORMAT="OrderExportFormatConta" NULL="" DATASOURCE ="body"/&gt;</w:t>
            </w:r>
          </w:p>
          <w:p w14:paraId="3E4569FE" w14:textId="77777777" w:rsidR="00B97356" w:rsidRDefault="00B97356" w:rsidP="00F36554">
            <w:r>
              <w:rPr>
                <w:rFonts w:hint="eastAsia"/>
              </w:rPr>
              <w:t xml:space="preserve">  &lt;OUTITEM KEY="{AmountValue}" NAME="TCC</w:t>
            </w:r>
            <w:r>
              <w:rPr>
                <w:rFonts w:hint="eastAsia"/>
              </w:rPr>
              <w:t>段计费箱型总价</w:t>
            </w:r>
            <w:r>
              <w:rPr>
                <w:rFonts w:hint="eastAsia"/>
              </w:rPr>
              <w:t>" COL="CONTA_SIZE" FORMAT="OrderExportFormatContaAmount, OrderExportFormatMoney" NULL="" DATASOURCE ="body"/&gt;</w:t>
            </w:r>
          </w:p>
          <w:p w14:paraId="08001363" w14:textId="77777777" w:rsidR="00B97356" w:rsidRDefault="00B97356" w:rsidP="00F36554"/>
          <w:p w14:paraId="05F475D7" w14:textId="77777777" w:rsidR="00B97356" w:rsidRDefault="00B97356" w:rsidP="00F36554">
            <w:r>
              <w:rPr>
                <w:rFonts w:hint="eastAsia"/>
              </w:rPr>
              <w:t xml:space="preserve">  &lt;OUTITEM KEY="{C_PayType}" NAME="</w:t>
            </w:r>
            <w:r>
              <w:rPr>
                <w:rFonts w:hint="eastAsia"/>
              </w:rPr>
              <w:t>付款方式</w:t>
            </w:r>
            <w:r>
              <w:rPr>
                <w:rFonts w:hint="eastAsia"/>
              </w:rPr>
              <w:t>" COL="TRANS_TYPE_CODE" FORMAT="" NULL="TRUE" DATASOURCE ="head"/&gt;</w:t>
            </w:r>
          </w:p>
          <w:p w14:paraId="0E59676A" w14:textId="77777777" w:rsidR="00B97356" w:rsidRDefault="00B97356" w:rsidP="00F36554">
            <w:r>
              <w:rPr>
                <w:rFonts w:hint="eastAsia"/>
              </w:rPr>
              <w:t xml:space="preserve">  &lt;OUTITEM KEY="{C_PayCode}" NAME="</w:t>
            </w:r>
            <w:r>
              <w:rPr>
                <w:rFonts w:hint="eastAsia"/>
              </w:rPr>
              <w:t>付款地</w:t>
            </w:r>
            <w:r>
              <w:rPr>
                <w:rFonts w:hint="eastAsia"/>
              </w:rPr>
              <w:t>" COL="PAY_LOCATION" FORMAT="" NULL="" DATASOURCE ="head"/&gt;</w:t>
            </w:r>
          </w:p>
          <w:p w14:paraId="16E10ABA" w14:textId="77777777" w:rsidR="00B97356" w:rsidRDefault="00B97356" w:rsidP="00F36554"/>
          <w:p w14:paraId="52654468" w14:textId="77777777" w:rsidR="00B97356" w:rsidRDefault="00B97356" w:rsidP="00F36554">
            <w:r>
              <w:rPr>
                <w:rFonts w:hint="eastAsia"/>
              </w:rPr>
              <w:t xml:space="preserve">  &lt;!--1.3C</w:t>
            </w:r>
            <w:r>
              <w:rPr>
                <w:rFonts w:hint="eastAsia"/>
              </w:rPr>
              <w:t>需求版本中修改的配置</w:t>
            </w:r>
            <w:r>
              <w:rPr>
                <w:rFonts w:hint="eastAsia"/>
              </w:rPr>
              <w:t>--&gt;</w:t>
            </w:r>
          </w:p>
          <w:p w14:paraId="11FE2486" w14:textId="77777777" w:rsidR="00B97356" w:rsidRDefault="00B97356" w:rsidP="00F36554">
            <w:r>
              <w:rPr>
                <w:rFonts w:hint="eastAsia"/>
              </w:rPr>
              <w:t xml:space="preserve">  &lt;OUTITEM KEY="{Remark}" NAME="</w:t>
            </w:r>
            <w:r>
              <w:rPr>
                <w:rFonts w:hint="eastAsia"/>
              </w:rPr>
              <w:t>备注</w:t>
            </w:r>
            <w:r>
              <w:rPr>
                <w:rFonts w:hint="eastAsia"/>
              </w:rPr>
              <w:t>" COL="ORDER_REMARK" FORMAT="OrderExportCutChar20,OrderExportSpecialChar" NULL="" DATASOURCE ="head"/&gt;</w:t>
            </w:r>
          </w:p>
          <w:p w14:paraId="5DCBDAE1" w14:textId="77777777" w:rsidR="00B97356" w:rsidRDefault="00B97356" w:rsidP="00F36554">
            <w:r>
              <w:rPr>
                <w:rFonts w:hint="eastAsia"/>
              </w:rPr>
              <w:t xml:space="preserve">  &lt;OUTITEM KEY="{BuyID}" NAME="</w:t>
            </w:r>
            <w:r>
              <w:rPr>
                <w:rFonts w:hint="eastAsia"/>
              </w:rPr>
              <w:t>订舱人代码</w:t>
            </w:r>
            <w:r>
              <w:rPr>
                <w:rFonts w:hint="eastAsia"/>
              </w:rPr>
              <w:t>" COL="CUSTOMER_SEQ" FORMAT="OrderExportFormaCustomer" NULL="" DATASOURCE ="head"/&gt;</w:t>
            </w:r>
          </w:p>
          <w:p w14:paraId="7098DE66" w14:textId="77777777" w:rsidR="00B97356" w:rsidRDefault="00B97356" w:rsidP="00F36554">
            <w:r>
              <w:rPr>
                <w:rFonts w:hint="eastAsia"/>
              </w:rPr>
              <w:t xml:space="preserve">  &lt;OUTITEM KEY="{FreightName}" NAME="</w:t>
            </w:r>
            <w:r>
              <w:rPr>
                <w:rFonts w:hint="eastAsia"/>
              </w:rPr>
              <w:t>代运人名称</w:t>
            </w:r>
            <w:r>
              <w:rPr>
                <w:rFonts w:hint="eastAsia"/>
              </w:rPr>
              <w:t>" COL="CUSTOMER_NAME_EN" FORMAT="" NULL="" DATASOURCE ="head"/&gt;</w:t>
            </w:r>
          </w:p>
          <w:p w14:paraId="3398E824" w14:textId="77777777" w:rsidR="00B97356" w:rsidRDefault="00B97356" w:rsidP="00F36554"/>
          <w:p w14:paraId="0C0E74F0" w14:textId="77777777" w:rsidR="00B97356" w:rsidRDefault="00B97356" w:rsidP="00F36554">
            <w:r>
              <w:rPr>
                <w:rFonts w:hint="eastAsia"/>
              </w:rPr>
              <w:lastRenderedPageBreak/>
              <w:t xml:space="preserve">  &lt;OUTITEM KEY="{ContactID}" NAME="</w:t>
            </w:r>
            <w:r>
              <w:rPr>
                <w:rFonts w:hint="eastAsia"/>
              </w:rPr>
              <w:t>联系人</w:t>
            </w:r>
            <w:r>
              <w:rPr>
                <w:rFonts w:hint="eastAsia"/>
              </w:rPr>
              <w:t>ID" COL="APPROVER" FORMAT="OrderExportFormatCheckUser" NULL="TRUE" DATASOURCE ="head"/&gt;</w:t>
            </w:r>
          </w:p>
          <w:p w14:paraId="21A8D615" w14:textId="77777777" w:rsidR="00B97356" w:rsidRDefault="00B97356" w:rsidP="00F36554">
            <w:r>
              <w:rPr>
                <w:rFonts w:hint="eastAsia"/>
              </w:rPr>
              <w:t xml:space="preserve">  &lt;OUTITEM KEY="{ContactInfo}" NAME="</w:t>
            </w:r>
            <w:r>
              <w:rPr>
                <w:rFonts w:hint="eastAsia"/>
              </w:rPr>
              <w:t>联系人或部门</w:t>
            </w:r>
            <w:r>
              <w:rPr>
                <w:rFonts w:hint="eastAsia"/>
              </w:rPr>
              <w:t>" COL="APPROVER" FORMAT="" NULL="" DATASOURCE ="head"/&gt;</w:t>
            </w:r>
          </w:p>
          <w:p w14:paraId="6529B4A0" w14:textId="77777777" w:rsidR="00B97356" w:rsidRDefault="00B97356" w:rsidP="00F36554">
            <w:r>
              <w:rPr>
                <w:rFonts w:hint="eastAsia"/>
              </w:rPr>
              <w:t xml:space="preserve">  &lt;OUTITEM KEY="{Tel}" NAME="</w:t>
            </w:r>
            <w:r>
              <w:rPr>
                <w:rFonts w:hint="eastAsia"/>
              </w:rPr>
              <w:t>联系电话</w:t>
            </w:r>
            <w:r>
              <w:rPr>
                <w:rFonts w:hint="eastAsia"/>
              </w:rPr>
              <w:t>" COL="APPROVER" FORMAT="OrderExportFormatCheckUserTel" NULL="TRUE" DATASOURCE ="head"/&gt;</w:t>
            </w:r>
          </w:p>
          <w:p w14:paraId="0C034588" w14:textId="77777777" w:rsidR="00B97356" w:rsidRDefault="00B97356" w:rsidP="00F36554">
            <w:r>
              <w:rPr>
                <w:rFonts w:hint="eastAsia"/>
              </w:rPr>
              <w:t xml:space="preserve">  &lt;OUTITEM KEY="{MAIL}" NAME="</w:t>
            </w:r>
            <w:r>
              <w:rPr>
                <w:rFonts w:hint="eastAsia"/>
              </w:rPr>
              <w:t>联系邮箱</w:t>
            </w:r>
            <w:r>
              <w:rPr>
                <w:rFonts w:hint="eastAsia"/>
              </w:rPr>
              <w:t>" COL="APPROVER" FORMAT="OrderExportFormatCheckUserMail" NULL="TRUE" DATASOURCE ="head"/&gt;</w:t>
            </w:r>
          </w:p>
          <w:p w14:paraId="748F18FE" w14:textId="77777777" w:rsidR="00B97356" w:rsidRDefault="00B97356" w:rsidP="00F36554"/>
          <w:p w14:paraId="30BEB705" w14:textId="77777777" w:rsidR="00B97356" w:rsidRDefault="00B97356" w:rsidP="00F36554">
            <w:r>
              <w:rPr>
                <w:rFonts w:hint="eastAsia"/>
              </w:rPr>
              <w:t xml:space="preserve">  &lt;OUTITEM KEY="{SalesID}" NAME="</w:t>
            </w:r>
            <w:r>
              <w:rPr>
                <w:rFonts w:hint="eastAsia"/>
              </w:rPr>
              <w:t>销售员代码</w:t>
            </w:r>
            <w:r>
              <w:rPr>
                <w:rFonts w:hint="eastAsia"/>
              </w:rPr>
              <w:t>" COL="SALE_USER_ACCOUNT" FORMAT="OrderExportFormatSalesEDICode" NULL="TRUE" DATASOURCE ="head"/&gt;</w:t>
            </w:r>
          </w:p>
          <w:p w14:paraId="1F800047" w14:textId="77777777" w:rsidR="00B97356" w:rsidRDefault="00B97356" w:rsidP="00F36554">
            <w:r>
              <w:rPr>
                <w:rFonts w:hint="eastAsia"/>
              </w:rPr>
              <w:t xml:space="preserve">  &lt;OUTITEM KEY="{SalesName}" NAME="</w:t>
            </w:r>
            <w:r>
              <w:rPr>
                <w:rFonts w:hint="eastAsia"/>
              </w:rPr>
              <w:t>销售员名称</w:t>
            </w:r>
            <w:r>
              <w:rPr>
                <w:rFonts w:hint="eastAsia"/>
              </w:rPr>
              <w:t>" COL="SALE_USER_ACCOUNT" FORMAT="" NULL="" DATASOURCE ="head"/&gt;</w:t>
            </w:r>
          </w:p>
          <w:p w14:paraId="0C9765E2" w14:textId="77777777" w:rsidR="00B97356" w:rsidRDefault="00B97356" w:rsidP="00F36554">
            <w:r>
              <w:rPr>
                <w:rFonts w:hint="eastAsia"/>
              </w:rPr>
              <w:t xml:space="preserve">  &lt;OUTITEM KEY="{SalesTel}" NAME="</w:t>
            </w:r>
            <w:r>
              <w:rPr>
                <w:rFonts w:hint="eastAsia"/>
              </w:rPr>
              <w:t>销售员电话</w:t>
            </w:r>
            <w:r>
              <w:rPr>
                <w:rFonts w:hint="eastAsia"/>
              </w:rPr>
              <w:t>" COL="SALE_USER_ACCOUNT" FORMAT="OrderExportFormatSalesPhone" NULL="" DATASOURCE ="head"/&gt;</w:t>
            </w:r>
          </w:p>
          <w:p w14:paraId="272C4A86" w14:textId="77777777" w:rsidR="00B97356" w:rsidRDefault="00B97356" w:rsidP="00F36554">
            <w:r>
              <w:rPr>
                <w:rFonts w:hint="eastAsia"/>
              </w:rPr>
              <w:t xml:space="preserve">  &lt;OUTITEM KEY="{SalesMAIL}" NAME="</w:t>
            </w:r>
            <w:r>
              <w:rPr>
                <w:rFonts w:hint="eastAsia"/>
              </w:rPr>
              <w:t>销售员邮箱</w:t>
            </w:r>
            <w:r>
              <w:rPr>
                <w:rFonts w:hint="eastAsia"/>
              </w:rPr>
              <w:t>" COL="SALE_USER_ACCOUNT" FORMAT="OrderExportFormatSalesEmail" NULL="" DATASOURCE ="head"/&gt;</w:t>
            </w:r>
          </w:p>
          <w:p w14:paraId="6933ABBA" w14:textId="77777777" w:rsidR="00B97356" w:rsidRDefault="00B97356" w:rsidP="00F36554"/>
          <w:p w14:paraId="7E4FEF7C" w14:textId="77777777" w:rsidR="00B97356" w:rsidRDefault="00B97356" w:rsidP="00F36554">
            <w:r>
              <w:rPr>
                <w:rFonts w:hint="eastAsia"/>
              </w:rPr>
              <w:t xml:space="preserve">  &lt;OUTITEM KEY="{Consignee}" NAME="</w:t>
            </w:r>
            <w:r>
              <w:rPr>
                <w:rFonts w:hint="eastAsia"/>
              </w:rPr>
              <w:t>货代</w:t>
            </w:r>
            <w:r>
              <w:rPr>
                <w:rFonts w:hint="eastAsia"/>
              </w:rPr>
              <w:t>" COL="COMP_GET" FORMAT="" NULL="" DATASOURCE ="head"/&gt;</w:t>
            </w:r>
          </w:p>
          <w:p w14:paraId="5BA35DFC" w14:textId="77777777" w:rsidR="00B97356" w:rsidRDefault="00B97356" w:rsidP="00F36554">
            <w:r>
              <w:rPr>
                <w:rFonts w:hint="eastAsia"/>
              </w:rPr>
              <w:t xml:space="preserve">  &lt;!--1.3C</w:t>
            </w:r>
            <w:r>
              <w:rPr>
                <w:rFonts w:hint="eastAsia"/>
              </w:rPr>
              <w:t>需求版本中新增的配置</w:t>
            </w:r>
            <w:r>
              <w:rPr>
                <w:rFonts w:hint="eastAsia"/>
              </w:rPr>
              <w:t>--&gt;</w:t>
            </w:r>
          </w:p>
          <w:p w14:paraId="255962CB" w14:textId="77777777" w:rsidR="00B97356" w:rsidRDefault="00B97356" w:rsidP="00F36554">
            <w:r>
              <w:rPr>
                <w:rFonts w:hint="eastAsia"/>
              </w:rPr>
              <w:t xml:space="preserve">  &lt;OUTITEM KEY="{Expiry_DateTime101}" NAME="</w:t>
            </w:r>
            <w:r>
              <w:rPr>
                <w:rFonts w:hint="eastAsia"/>
              </w:rPr>
              <w:t>截重时间</w:t>
            </w:r>
            <w:r>
              <w:rPr>
                <w:rFonts w:hint="eastAsia"/>
              </w:rPr>
              <w:t>" COL="EXPIRY_DATETIME" FORMAT="OrderExportFormatDate101" NULL="" DATASOURCE ="head"/&gt;</w:t>
            </w:r>
          </w:p>
          <w:p w14:paraId="712FBBD7" w14:textId="77777777" w:rsidR="00B97356" w:rsidRDefault="00B97356" w:rsidP="00F36554">
            <w:r>
              <w:rPr>
                <w:rFonts w:hint="eastAsia"/>
              </w:rPr>
              <w:t xml:space="preserve">  &lt;OUTITEM KEY="{Expiry_DateTime201}" NAME="</w:t>
            </w:r>
            <w:r>
              <w:rPr>
                <w:rFonts w:hint="eastAsia"/>
              </w:rPr>
              <w:t>截重时间</w:t>
            </w:r>
            <w:r>
              <w:rPr>
                <w:rFonts w:hint="eastAsia"/>
              </w:rPr>
              <w:t>" COL="EXPIRY_DATETIME" FORMAT="OrderExportFormatDate201" NULL="" DATASOURCE ="head"/&gt;</w:t>
            </w:r>
          </w:p>
          <w:p w14:paraId="4F462CDA" w14:textId="77777777" w:rsidR="00B97356" w:rsidRDefault="00B97356" w:rsidP="00F36554">
            <w:r>
              <w:rPr>
                <w:rFonts w:hint="eastAsia"/>
              </w:rPr>
              <w:t xml:space="preserve">  &lt;OUTITEM KEY="{Expiry_DateTime203}" NAME="</w:t>
            </w:r>
            <w:r>
              <w:rPr>
                <w:rFonts w:hint="eastAsia"/>
              </w:rPr>
              <w:t>截重时间</w:t>
            </w:r>
            <w:r>
              <w:rPr>
                <w:rFonts w:hint="eastAsia"/>
              </w:rPr>
              <w:t>" COL="EXPIRY_DATETIME" FORMAT="OrderExportFormatDate203" NULL="" DATASOURCE ="head"/&gt;</w:t>
            </w:r>
          </w:p>
          <w:p w14:paraId="523389E0" w14:textId="77777777" w:rsidR="00B97356" w:rsidRDefault="00B97356" w:rsidP="00F36554"/>
          <w:p w14:paraId="1E3D38AF" w14:textId="77777777" w:rsidR="00B97356" w:rsidRDefault="00B97356" w:rsidP="00F36554">
            <w:r>
              <w:rPr>
                <w:rFonts w:hint="eastAsia"/>
              </w:rPr>
              <w:t xml:space="preserve">  &lt;OUTITEM KEY="{DISCHARGE_TRAN_WAY}" NAME="</w:t>
            </w:r>
            <w:r>
              <w:rPr>
                <w:rFonts w:hint="eastAsia"/>
              </w:rPr>
              <w:t>二程运输方式</w:t>
            </w:r>
            <w:r>
              <w:rPr>
                <w:rFonts w:hint="eastAsia"/>
              </w:rPr>
              <w:t>" COL="DISCHARGE_TRAN_WAY" FORMAT="" NULL="" DATASOURCE ="head"/&gt;</w:t>
            </w:r>
          </w:p>
          <w:p w14:paraId="2DB4510A" w14:textId="77777777" w:rsidR="00B97356" w:rsidRDefault="00B97356" w:rsidP="00F36554">
            <w:r>
              <w:rPr>
                <w:rFonts w:hint="eastAsia"/>
              </w:rPr>
              <w:t xml:space="preserve">  &lt;OUTITEM KEY="{SHIP_CODE}" NAME="</w:t>
            </w:r>
            <w:r>
              <w:rPr>
                <w:rFonts w:hint="eastAsia"/>
              </w:rPr>
              <w:t>船舶代码</w:t>
            </w:r>
            <w:r>
              <w:rPr>
                <w:rFonts w:hint="eastAsia"/>
              </w:rPr>
              <w:t>" COL="SHIP_CODE" FORMAT="" NULL="" DATASOURCE ="head"/&gt;</w:t>
            </w:r>
          </w:p>
          <w:p w14:paraId="7995C0B3" w14:textId="77777777" w:rsidR="00B97356" w:rsidRDefault="00B97356" w:rsidP="00F36554"/>
          <w:p w14:paraId="010E8B97" w14:textId="77777777" w:rsidR="00B97356" w:rsidRDefault="00B97356" w:rsidP="00F36554">
            <w:r>
              <w:rPr>
                <w:rFonts w:hint="eastAsia"/>
              </w:rPr>
              <w:t xml:space="preserve">  &lt;OUTITEM KEY="{TransPort}" NAME="</w:t>
            </w:r>
            <w:r>
              <w:rPr>
                <w:rFonts w:hint="eastAsia"/>
              </w:rPr>
              <w:t>中转港代码</w:t>
            </w:r>
            <w:r>
              <w:rPr>
                <w:rFonts w:hint="eastAsia"/>
              </w:rPr>
              <w:t>" COL="TRANSFER_PORT" FORMAT="OrderExportGetTransPort" NULL="TRUE" DATASOURCE ="head"/&gt;</w:t>
            </w:r>
          </w:p>
          <w:p w14:paraId="260DDD60" w14:textId="77777777" w:rsidR="00B97356" w:rsidRDefault="00B97356" w:rsidP="00F36554">
            <w:r>
              <w:rPr>
                <w:rFonts w:hint="eastAsia"/>
              </w:rPr>
              <w:t xml:space="preserve">  &lt;OUTITEM KEY="{TransPortLocation}" NAME="</w:t>
            </w:r>
            <w:r>
              <w:rPr>
                <w:rFonts w:hint="eastAsia"/>
              </w:rPr>
              <w:t>中转港名称</w:t>
            </w:r>
            <w:r>
              <w:rPr>
                <w:rFonts w:hint="eastAsia"/>
              </w:rPr>
              <w:t>" COL="TRANSPORT_NAME_EN" FORMAT="OrderExportGetTransPortLocation" NULL="" DATASOURCE ="head"/&gt;</w:t>
            </w:r>
          </w:p>
          <w:p w14:paraId="7CF26438" w14:textId="77777777" w:rsidR="00B97356" w:rsidRDefault="00B97356" w:rsidP="00F36554">
            <w:r>
              <w:t xml:space="preserve">  </w:t>
            </w:r>
          </w:p>
          <w:p w14:paraId="79FBB476" w14:textId="77777777" w:rsidR="00B97356" w:rsidRDefault="00B97356" w:rsidP="00F36554">
            <w:r>
              <w:rPr>
                <w:rFonts w:hint="eastAsia"/>
              </w:rPr>
              <w:t xml:space="preserve">  &lt;OUTITEM KEY="{CONTA_NO}" NAME="</w:t>
            </w:r>
            <w:r>
              <w:rPr>
                <w:rFonts w:hint="eastAsia"/>
              </w:rPr>
              <w:t>箱号</w:t>
            </w:r>
            <w:r>
              <w:rPr>
                <w:rFonts w:hint="eastAsia"/>
              </w:rPr>
              <w:t>" COL="CONTA_NO" FORMAT="" NULL="" DATASOURCE ="body"/&gt;</w:t>
            </w:r>
          </w:p>
          <w:p w14:paraId="4846FBB1" w14:textId="77777777" w:rsidR="00B97356" w:rsidRDefault="00B97356" w:rsidP="00F36554">
            <w:r>
              <w:rPr>
                <w:rFonts w:hint="eastAsia"/>
              </w:rPr>
              <w:t xml:space="preserve">  &lt;OUTITEM KEY="{IS_SOC}" NAME="</w:t>
            </w:r>
            <w:r>
              <w:rPr>
                <w:rFonts w:hint="eastAsia"/>
              </w:rPr>
              <w:t>自用柜标记</w:t>
            </w:r>
            <w:r>
              <w:rPr>
                <w:rFonts w:hint="eastAsia"/>
              </w:rPr>
              <w:t>" COL="IS_SOC" FORMAT="OrderExportFormatSOC" NULL="" DATASOURCE ="body"/&gt;</w:t>
            </w:r>
          </w:p>
          <w:p w14:paraId="663293A2" w14:textId="77777777" w:rsidR="00B97356" w:rsidRDefault="00B97356" w:rsidP="00F36554">
            <w:r>
              <w:rPr>
                <w:rFonts w:hint="eastAsia"/>
              </w:rPr>
              <w:t xml:space="preserve">  &lt;OUTITEM KEY="{HAN}" NAME="</w:t>
            </w:r>
            <w:r>
              <w:rPr>
                <w:rFonts w:hint="eastAsia"/>
              </w:rPr>
              <w:t>特殊装载</w:t>
            </w:r>
            <w:r>
              <w:rPr>
                <w:rFonts w:hint="eastAsia"/>
              </w:rPr>
              <w:t>" COL="SPECIAL_LOAD" FORMAT="OrderExportFormatHAN130" NULL="TRUE" DATASOURCE ="head"/&gt;</w:t>
            </w:r>
          </w:p>
          <w:p w14:paraId="3D56A1FE" w14:textId="77777777" w:rsidR="00B97356" w:rsidRDefault="00B97356" w:rsidP="00F36554">
            <w:r>
              <w:rPr>
                <w:rFonts w:hint="eastAsia"/>
              </w:rPr>
              <w:lastRenderedPageBreak/>
              <w:t xml:space="preserve">  &lt;OUTITEM KEY="{TMD}" NAME="</w:t>
            </w:r>
            <w:r>
              <w:rPr>
                <w:rFonts w:hint="eastAsia"/>
              </w:rPr>
              <w:t>特殊备注</w:t>
            </w:r>
            <w:r>
              <w:rPr>
                <w:rFonts w:hint="eastAsia"/>
              </w:rPr>
              <w:t>" COL="SPECIAL_REMARK" FORMAT="OrderExportFormatTMD" NULL="TRUE" DATASOURCE ="head"/&gt;</w:t>
            </w:r>
          </w:p>
          <w:p w14:paraId="3F915594" w14:textId="77777777" w:rsidR="00B97356" w:rsidRDefault="00B97356" w:rsidP="00F36554">
            <w:r>
              <w:rPr>
                <w:rFonts w:hint="eastAsia"/>
              </w:rPr>
              <w:t xml:space="preserve">  &lt;OUTITEM KEY="{SHIP_OWNER}" NAME="</w:t>
            </w:r>
            <w:r>
              <w:rPr>
                <w:rFonts w:hint="eastAsia"/>
              </w:rPr>
              <w:t>船东代码</w:t>
            </w:r>
            <w:r>
              <w:rPr>
                <w:rFonts w:hint="eastAsia"/>
              </w:rPr>
              <w:t>" COL="SHIP_CODE" FORMAT="OrderExportFormatShipOwner" NULL="" DATASOURCE ="head"/&gt;</w:t>
            </w:r>
          </w:p>
          <w:p w14:paraId="458CF378" w14:textId="77777777" w:rsidR="00B97356" w:rsidRDefault="00B97356" w:rsidP="00F36554">
            <w:r>
              <w:t xml:space="preserve">    </w:t>
            </w:r>
          </w:p>
          <w:p w14:paraId="4B65213A" w14:textId="77777777" w:rsidR="00B97356" w:rsidRDefault="00B97356" w:rsidP="00F36554">
            <w:r>
              <w:t xml:space="preserve">  &lt;!-- </w:t>
            </w:r>
          </w:p>
          <w:p w14:paraId="01B897B9" w14:textId="77777777" w:rsidR="00B97356" w:rsidRDefault="00B97356" w:rsidP="00F36554">
            <w:r>
              <w:rPr>
                <w:rFonts w:hint="eastAsia"/>
              </w:rPr>
              <w:t xml:space="preserve">  Format </w:t>
            </w:r>
            <w:r>
              <w:rPr>
                <w:rFonts w:hint="eastAsia"/>
              </w:rPr>
              <w:t>报文输出内容处理接口，对应实现类功能概要说明</w:t>
            </w:r>
          </w:p>
          <w:p w14:paraId="21A14C08" w14:textId="77777777" w:rsidR="00B97356" w:rsidRDefault="00B97356" w:rsidP="00F36554"/>
          <w:p w14:paraId="43EE8EBF" w14:textId="77777777" w:rsidR="00B97356" w:rsidRDefault="00B97356" w:rsidP="00F36554">
            <w:r>
              <w:rPr>
                <w:rFonts w:hint="eastAsia"/>
              </w:rPr>
              <w:t xml:space="preserve">  OrderExportFormatDate203</w:t>
            </w:r>
            <w:r>
              <w:rPr>
                <w:rFonts w:hint="eastAsia"/>
              </w:rPr>
              <w:tab/>
            </w:r>
            <w:r>
              <w:rPr>
                <w:rFonts w:hint="eastAsia"/>
              </w:rPr>
              <w:t>将参数</w:t>
            </w:r>
            <w:r>
              <w:rPr>
                <w:rFonts w:hint="eastAsia"/>
              </w:rPr>
              <w:t>data</w:t>
            </w:r>
            <w:r>
              <w:rPr>
                <w:rFonts w:hint="eastAsia"/>
              </w:rPr>
              <w:t>转换成日期，并输出成报文的</w:t>
            </w:r>
            <w:r>
              <w:rPr>
                <w:rFonts w:hint="eastAsia"/>
              </w:rPr>
              <w:t>203</w:t>
            </w:r>
            <w:r>
              <w:rPr>
                <w:rFonts w:hint="eastAsia"/>
              </w:rPr>
              <w:t>标准格式</w:t>
            </w:r>
          </w:p>
          <w:p w14:paraId="31E71CF0" w14:textId="77777777" w:rsidR="00B97356" w:rsidRDefault="00B97356" w:rsidP="00F36554">
            <w:r>
              <w:rPr>
                <w:rFonts w:hint="eastAsia"/>
              </w:rPr>
              <w:t xml:space="preserve">  OrderExportFormatDate101</w:t>
            </w:r>
            <w:r>
              <w:rPr>
                <w:rFonts w:hint="eastAsia"/>
              </w:rPr>
              <w:tab/>
            </w:r>
            <w:r>
              <w:rPr>
                <w:rFonts w:hint="eastAsia"/>
              </w:rPr>
              <w:t>将参数</w:t>
            </w:r>
            <w:r>
              <w:rPr>
                <w:rFonts w:hint="eastAsia"/>
              </w:rPr>
              <w:t>data</w:t>
            </w:r>
            <w:r>
              <w:rPr>
                <w:rFonts w:hint="eastAsia"/>
              </w:rPr>
              <w:t>转换成日期，并输出成报文的</w:t>
            </w:r>
            <w:r>
              <w:rPr>
                <w:rFonts w:hint="eastAsia"/>
              </w:rPr>
              <w:t>101</w:t>
            </w:r>
            <w:r>
              <w:rPr>
                <w:rFonts w:hint="eastAsia"/>
              </w:rPr>
              <w:t>标准格式</w:t>
            </w:r>
          </w:p>
          <w:p w14:paraId="0A4DFE14" w14:textId="77777777" w:rsidR="00B97356" w:rsidRDefault="00B97356" w:rsidP="00F36554">
            <w:r>
              <w:rPr>
                <w:rFonts w:hint="eastAsia"/>
              </w:rPr>
              <w:t xml:space="preserve">  OrderExportRemarkCSCL</w:t>
            </w:r>
            <w:r>
              <w:rPr>
                <w:rFonts w:hint="eastAsia"/>
              </w:rPr>
              <w:tab/>
            </w:r>
            <w:r>
              <w:rPr>
                <w:rFonts w:hint="eastAsia"/>
              </w:rPr>
              <w:t>获取到的值在结尾追加</w:t>
            </w:r>
            <w:r>
              <w:rPr>
                <w:rFonts w:hint="eastAsia"/>
              </w:rPr>
              <w:t>?:FAX NO + LINKER_FAX</w:t>
            </w:r>
            <w:r>
              <w:rPr>
                <w:rFonts w:hint="eastAsia"/>
              </w:rPr>
              <w:t>（从</w:t>
            </w:r>
            <w:r>
              <w:rPr>
                <w:rFonts w:hint="eastAsia"/>
              </w:rPr>
              <w:t>parm</w:t>
            </w:r>
            <w:r>
              <w:rPr>
                <w:rFonts w:hint="eastAsia"/>
              </w:rPr>
              <w:t>中获取）</w:t>
            </w:r>
          </w:p>
          <w:p w14:paraId="6D190567" w14:textId="77777777" w:rsidR="00B97356" w:rsidRDefault="00B97356" w:rsidP="00F36554">
            <w:r>
              <w:rPr>
                <w:rFonts w:hint="eastAsia"/>
              </w:rPr>
              <w:t xml:space="preserve">  OrderExportChar512</w:t>
            </w:r>
            <w:r>
              <w:rPr>
                <w:rFonts w:hint="eastAsia"/>
              </w:rPr>
              <w:tab/>
            </w:r>
            <w:r>
              <w:rPr>
                <w:rFonts w:hint="eastAsia"/>
              </w:rPr>
              <w:t>传入的字符串按</w:t>
            </w:r>
            <w:r>
              <w:rPr>
                <w:rFonts w:hint="eastAsia"/>
              </w:rPr>
              <w:t>512</w:t>
            </w:r>
            <w:r>
              <w:rPr>
                <w:rFonts w:hint="eastAsia"/>
              </w:rPr>
              <w:t>长度切开，用半角的“：”间隔。</w:t>
            </w:r>
          </w:p>
          <w:p w14:paraId="73F12CD6" w14:textId="77777777" w:rsidR="00B97356" w:rsidRDefault="00B97356" w:rsidP="00F36554">
            <w:r>
              <w:rPr>
                <w:rFonts w:hint="eastAsia"/>
              </w:rPr>
              <w:t xml:space="preserve">  OrderExportFormatMoney</w:t>
            </w:r>
            <w:r>
              <w:rPr>
                <w:rFonts w:hint="eastAsia"/>
              </w:rPr>
              <w:tab/>
            </w:r>
            <w:r>
              <w:rPr>
                <w:rFonts w:hint="eastAsia"/>
              </w:rPr>
              <w:t>格式化金额输出，格式化为</w:t>
            </w:r>
            <w:r>
              <w:rPr>
                <w:rFonts w:hint="eastAsia"/>
              </w:rPr>
              <w:t>0.00</w:t>
            </w:r>
            <w:r>
              <w:rPr>
                <w:rFonts w:hint="eastAsia"/>
              </w:rPr>
              <w:t>格式</w:t>
            </w:r>
          </w:p>
          <w:p w14:paraId="065207A8" w14:textId="77777777" w:rsidR="00B97356" w:rsidRDefault="00B97356" w:rsidP="00F36554">
            <w:r>
              <w:rPr>
                <w:rFonts w:hint="eastAsia"/>
              </w:rPr>
              <w:t xml:space="preserve">  OrderExportFormatContaAmount</w:t>
            </w:r>
            <w:r>
              <w:rPr>
                <w:rFonts w:hint="eastAsia"/>
              </w:rPr>
              <w:tab/>
            </w:r>
            <w:r>
              <w:rPr>
                <w:rFonts w:hint="eastAsia"/>
              </w:rPr>
              <w:t>传入箱型，计算对应箱型的</w:t>
            </w:r>
            <w:r>
              <w:rPr>
                <w:rFonts w:hint="eastAsia"/>
              </w:rPr>
              <w:t xml:space="preserve"> </w:t>
            </w:r>
            <w:r>
              <w:rPr>
                <w:rFonts w:hint="eastAsia"/>
              </w:rPr>
              <w:t>金额</w:t>
            </w:r>
            <w:r>
              <w:rPr>
                <w:rFonts w:hint="eastAsia"/>
              </w:rPr>
              <w:t xml:space="preserve">= </w:t>
            </w:r>
            <w:r>
              <w:rPr>
                <w:rFonts w:hint="eastAsia"/>
              </w:rPr>
              <w:t>箱数量</w:t>
            </w:r>
            <w:r>
              <w:rPr>
                <w:rFonts w:hint="eastAsia"/>
              </w:rPr>
              <w:t>*</w:t>
            </w:r>
            <w:r>
              <w:rPr>
                <w:rFonts w:hint="eastAsia"/>
              </w:rPr>
              <w:t>金额</w:t>
            </w:r>
          </w:p>
          <w:p w14:paraId="13FC5987" w14:textId="77777777" w:rsidR="00B97356" w:rsidRDefault="00B97356" w:rsidP="00F36554">
            <w:r>
              <w:rPr>
                <w:rFonts w:hint="eastAsia"/>
              </w:rPr>
              <w:t xml:space="preserve">  OrderExportSpecialChar</w:t>
            </w:r>
            <w:r>
              <w:rPr>
                <w:rFonts w:hint="eastAsia"/>
              </w:rPr>
              <w:tab/>
            </w:r>
            <w:r>
              <w:rPr>
                <w:rFonts w:hint="eastAsia"/>
              </w:rPr>
              <w:t>通配符转换，报文中的保留字按照报文规范参考原有代码输出</w:t>
            </w:r>
          </w:p>
          <w:p w14:paraId="53034AF0" w14:textId="77777777" w:rsidR="00B97356" w:rsidRDefault="00B97356" w:rsidP="00F36554">
            <w:r>
              <w:rPr>
                <w:rFonts w:hint="eastAsia"/>
              </w:rPr>
              <w:t xml:space="preserve">  OrderExportFormatContaNoIsSoc</w:t>
            </w:r>
            <w:r>
              <w:rPr>
                <w:rFonts w:hint="eastAsia"/>
              </w:rPr>
              <w:tab/>
            </w:r>
            <w:r>
              <w:rPr>
                <w:rFonts w:hint="eastAsia"/>
              </w:rPr>
              <w:t>传入箱型，计算对应详细的箱数量</w:t>
            </w:r>
            <w:r>
              <w:rPr>
                <w:rFonts w:hint="eastAsia"/>
              </w:rPr>
              <w:t>,</w:t>
            </w:r>
            <w:r>
              <w:rPr>
                <w:rFonts w:hint="eastAsia"/>
              </w:rPr>
              <w:t>忽略</w:t>
            </w:r>
            <w:r>
              <w:rPr>
                <w:rFonts w:hint="eastAsia"/>
              </w:rPr>
              <w:t>IS_DOC</w:t>
            </w:r>
            <w:r>
              <w:rPr>
                <w:rFonts w:hint="eastAsia"/>
              </w:rPr>
              <w:t>的箱</w:t>
            </w:r>
          </w:p>
          <w:p w14:paraId="405EAA2F" w14:textId="77777777" w:rsidR="00B97356" w:rsidRDefault="00B97356" w:rsidP="00F36554">
            <w:r>
              <w:rPr>
                <w:rFonts w:hint="eastAsia"/>
              </w:rPr>
              <w:t xml:space="preserve">  OrderExportFormatGId</w:t>
            </w:r>
            <w:r>
              <w:rPr>
                <w:rFonts w:hint="eastAsia"/>
              </w:rPr>
              <w:tab/>
            </w:r>
            <w:r>
              <w:rPr>
                <w:rFonts w:hint="eastAsia"/>
              </w:rPr>
              <w:t>固定返回</w:t>
            </w:r>
            <w:r>
              <w:rPr>
                <w:rFonts w:hint="eastAsia"/>
              </w:rPr>
              <w:t>1</w:t>
            </w:r>
            <w:r>
              <w:rPr>
                <w:rFonts w:hint="eastAsia"/>
              </w:rPr>
              <w:t>即可，业务含义是本次仅实现一货多箱的订单</w:t>
            </w:r>
          </w:p>
          <w:p w14:paraId="0AB3B47B" w14:textId="77777777" w:rsidR="00B97356" w:rsidRDefault="00B97356" w:rsidP="00F36554">
            <w:r>
              <w:rPr>
                <w:rFonts w:hint="eastAsia"/>
              </w:rPr>
              <w:t xml:space="preserve">  OrderExportFormatConta</w:t>
            </w:r>
            <w:r>
              <w:rPr>
                <w:rFonts w:hint="eastAsia"/>
              </w:rPr>
              <w:tab/>
            </w:r>
            <w:r>
              <w:rPr>
                <w:rFonts w:hint="eastAsia"/>
              </w:rPr>
              <w:t>传入箱型，统计箱数量。根据</w:t>
            </w:r>
            <w:r>
              <w:rPr>
                <w:rFonts w:hint="eastAsia"/>
              </w:rPr>
              <w:t>data</w:t>
            </w:r>
            <w:r>
              <w:rPr>
                <w:rFonts w:hint="eastAsia"/>
              </w:rPr>
              <w:t>参数在</w:t>
            </w:r>
            <w:r>
              <w:rPr>
                <w:rFonts w:hint="eastAsia"/>
              </w:rPr>
              <w:t>sourceParm</w:t>
            </w:r>
            <w:r>
              <w:rPr>
                <w:rFonts w:hint="eastAsia"/>
              </w:rPr>
              <w:t>：</w:t>
            </w:r>
            <w:r>
              <w:rPr>
                <w:rFonts w:hint="eastAsia"/>
              </w:rPr>
              <w:t>orderDetail</w:t>
            </w:r>
            <w:r>
              <w:rPr>
                <w:rFonts w:hint="eastAsia"/>
              </w:rPr>
              <w:t>中统计对应箱型的数量，对应“</w:t>
            </w:r>
            <w:r>
              <w:rPr>
                <w:rFonts w:hint="eastAsia"/>
              </w:rPr>
              <w:t>CONTA_SIZE&lt;</w:t>
            </w:r>
            <w:r>
              <w:rPr>
                <w:rFonts w:hint="eastAsia"/>
              </w:rPr>
              <w:t>标准箱型</w:t>
            </w:r>
            <w:r>
              <w:rPr>
                <w:rFonts w:hint="eastAsia"/>
              </w:rPr>
              <w:t>&gt;</w:t>
            </w:r>
            <w:r>
              <w:rPr>
                <w:rFonts w:hint="eastAsia"/>
              </w:rPr>
              <w:t>”</w:t>
            </w:r>
          </w:p>
          <w:p w14:paraId="2B1F7946" w14:textId="77777777" w:rsidR="00B97356" w:rsidRDefault="00B97356" w:rsidP="00F36554">
            <w:r>
              <w:rPr>
                <w:rFonts w:hint="eastAsia"/>
              </w:rPr>
              <w:t xml:space="preserve">  OrderExportFormatTransType</w:t>
            </w:r>
            <w:r>
              <w:rPr>
                <w:rFonts w:hint="eastAsia"/>
              </w:rPr>
              <w:tab/>
            </w:r>
            <w:r>
              <w:rPr>
                <w:rFonts w:hint="eastAsia"/>
              </w:rPr>
              <w:t>中海“运输要求”代码转换，</w:t>
            </w:r>
            <w:r>
              <w:rPr>
                <w:rFonts w:hint="eastAsia"/>
              </w:rPr>
              <w:t xml:space="preserve">select t.dict_ext_field3, t.* from dict_code t  where t.owner_seq = 37 and t.status = '10' and t.dict_type ='TRAN_CLAUSE' and dict_code = '13'   </w:t>
            </w:r>
          </w:p>
          <w:p w14:paraId="717C3ACF" w14:textId="77777777" w:rsidR="00B97356" w:rsidRDefault="00B97356" w:rsidP="00F36554">
            <w:r>
              <w:t xml:space="preserve">  </w:t>
            </w:r>
          </w:p>
          <w:p w14:paraId="45E902DF" w14:textId="77777777" w:rsidR="00B97356" w:rsidRDefault="00B97356" w:rsidP="00F36554">
            <w:r>
              <w:rPr>
                <w:rFonts w:hint="eastAsia"/>
              </w:rPr>
              <w:t xml:space="preserve">  </w:t>
            </w:r>
            <w:r>
              <w:rPr>
                <w:rFonts w:hint="eastAsia"/>
              </w:rPr>
              <w:t>（</w:t>
            </w:r>
            <w:r>
              <w:rPr>
                <w:rFonts w:hint="eastAsia"/>
              </w:rPr>
              <w:t>2013-11-26 P9</w:t>
            </w:r>
            <w:r>
              <w:rPr>
                <w:rFonts w:hint="eastAsia"/>
              </w:rPr>
              <w:t>新增）</w:t>
            </w:r>
          </w:p>
          <w:p w14:paraId="171FFF9A" w14:textId="77777777" w:rsidR="00B97356" w:rsidRDefault="00B97356" w:rsidP="00F36554">
            <w:r>
              <w:rPr>
                <w:rFonts w:hint="eastAsia"/>
              </w:rPr>
              <w:t xml:space="preserve">  OrderExportCutChar20</w:t>
            </w:r>
            <w:r>
              <w:rPr>
                <w:rFonts w:hint="eastAsia"/>
              </w:rPr>
              <w:tab/>
              <w:t>20</w:t>
            </w:r>
            <w:r>
              <w:rPr>
                <w:rFonts w:hint="eastAsia"/>
              </w:rPr>
              <w:t>英文长度自动截断的处理，不考虑单词的完整性。</w:t>
            </w:r>
            <w:r>
              <w:rPr>
                <w:rFonts w:hint="eastAsia"/>
              </w:rPr>
              <w:t xml:space="preserve">  </w:t>
            </w:r>
          </w:p>
          <w:p w14:paraId="419D8193" w14:textId="77777777" w:rsidR="00B97356" w:rsidRDefault="00B97356" w:rsidP="00F36554">
            <w:r>
              <w:rPr>
                <w:rFonts w:hint="eastAsia"/>
              </w:rPr>
              <w:t xml:space="preserve">  OrderExportFormatDate201  </w:t>
            </w:r>
            <w:r>
              <w:rPr>
                <w:rFonts w:hint="eastAsia"/>
              </w:rPr>
              <w:t>将参数</w:t>
            </w:r>
            <w:r>
              <w:rPr>
                <w:rFonts w:hint="eastAsia"/>
              </w:rPr>
              <w:t>data</w:t>
            </w:r>
            <w:r>
              <w:rPr>
                <w:rFonts w:hint="eastAsia"/>
              </w:rPr>
              <w:t>转换成日期，并输出成报文的</w:t>
            </w:r>
            <w:r>
              <w:rPr>
                <w:rFonts w:hint="eastAsia"/>
              </w:rPr>
              <w:t>201</w:t>
            </w:r>
            <w:r>
              <w:rPr>
                <w:rFonts w:hint="eastAsia"/>
              </w:rPr>
              <w:t>标准格式</w:t>
            </w:r>
          </w:p>
          <w:p w14:paraId="5280BAF2" w14:textId="77777777" w:rsidR="00B97356" w:rsidRDefault="00B97356" w:rsidP="00F36554">
            <w:r>
              <w:rPr>
                <w:rFonts w:hint="eastAsia"/>
              </w:rPr>
              <w:t xml:space="preserve">  OrderExportGetTransPort  </w:t>
            </w:r>
            <w:r>
              <w:rPr>
                <w:rFonts w:hint="eastAsia"/>
              </w:rPr>
              <w:t>判定是否中转“</w:t>
            </w:r>
            <w:r>
              <w:rPr>
                <w:rFonts w:hint="eastAsia"/>
              </w:rPr>
              <w:t>IS_TRANSFER&lt;</w:t>
            </w:r>
            <w:r>
              <w:rPr>
                <w:rFonts w:hint="eastAsia"/>
              </w:rPr>
              <w:t>是否中转</w:t>
            </w:r>
            <w:r>
              <w:rPr>
                <w:rFonts w:hint="eastAsia"/>
              </w:rPr>
              <w:t>&gt;</w:t>
            </w:r>
            <w:r>
              <w:rPr>
                <w:rFonts w:hint="eastAsia"/>
              </w:rPr>
              <w:t>”，是的话输出传入的港口代码</w:t>
            </w:r>
          </w:p>
          <w:p w14:paraId="2F90A7E3" w14:textId="77777777" w:rsidR="00B97356" w:rsidRDefault="00B97356" w:rsidP="00F36554">
            <w:r>
              <w:rPr>
                <w:rFonts w:hint="eastAsia"/>
              </w:rPr>
              <w:t xml:space="preserve">  OrderExportGetTransPortLocation  </w:t>
            </w:r>
            <w:r>
              <w:rPr>
                <w:rFonts w:hint="eastAsia"/>
              </w:rPr>
              <w:t>判定是否中转“</w:t>
            </w:r>
            <w:r>
              <w:rPr>
                <w:rFonts w:hint="eastAsia"/>
              </w:rPr>
              <w:t>IS_TRANSFER&lt;</w:t>
            </w:r>
            <w:r>
              <w:rPr>
                <w:rFonts w:hint="eastAsia"/>
              </w:rPr>
              <w:t>是否中转</w:t>
            </w:r>
            <w:r>
              <w:rPr>
                <w:rFonts w:hint="eastAsia"/>
              </w:rPr>
              <w:t>&gt;</w:t>
            </w:r>
            <w:r>
              <w:rPr>
                <w:rFonts w:hint="eastAsia"/>
              </w:rPr>
              <w:t>”，是的话输出传入的港口名称</w:t>
            </w:r>
          </w:p>
          <w:p w14:paraId="5B857E5D" w14:textId="77777777" w:rsidR="00B97356" w:rsidRDefault="00B97356" w:rsidP="00F36554">
            <w:r>
              <w:rPr>
                <w:rFonts w:hint="eastAsia"/>
              </w:rPr>
              <w:t xml:space="preserve">  OrderExportFormatSOC  </w:t>
            </w:r>
            <w:r>
              <w:rPr>
                <w:rFonts w:hint="eastAsia"/>
              </w:rPr>
              <w:t>转换输出</w:t>
            </w:r>
            <w:r>
              <w:rPr>
                <w:rFonts w:hint="eastAsia"/>
              </w:rPr>
              <w:t>SOC</w:t>
            </w:r>
            <w:r>
              <w:rPr>
                <w:rFonts w:hint="eastAsia"/>
              </w:rPr>
              <w:t>标记，</w:t>
            </w:r>
            <w:r>
              <w:rPr>
                <w:rFonts w:hint="eastAsia"/>
              </w:rPr>
              <w:t xml:space="preserve">1=SCO </w:t>
            </w:r>
            <w:r>
              <w:rPr>
                <w:rFonts w:hint="eastAsia"/>
              </w:rPr>
              <w:t>其他</w:t>
            </w:r>
            <w:r>
              <w:rPr>
                <w:rFonts w:hint="eastAsia"/>
              </w:rPr>
              <w:t>=CSC</w:t>
            </w:r>
          </w:p>
          <w:p w14:paraId="2B4D99E4" w14:textId="77777777" w:rsidR="00B97356" w:rsidRDefault="00B97356" w:rsidP="00F36554">
            <w:r>
              <w:rPr>
                <w:rFonts w:hint="eastAsia"/>
              </w:rPr>
              <w:t xml:space="preserve">  OrderExportFormatHAN130 </w:t>
            </w:r>
            <w:r>
              <w:rPr>
                <w:rFonts w:hint="eastAsia"/>
              </w:rPr>
              <w:t>拆分多个标记，输出“</w:t>
            </w:r>
            <w:r>
              <w:rPr>
                <w:rFonts w:hint="eastAsia"/>
              </w:rPr>
              <w:t>HAN+OD:130:ZZZ'&lt;</w:t>
            </w:r>
            <w:r>
              <w:rPr>
                <w:rFonts w:hint="eastAsia"/>
              </w:rPr>
              <w:t>换行</w:t>
            </w:r>
            <w:r>
              <w:rPr>
                <w:rFonts w:hint="eastAsia"/>
              </w:rPr>
              <w:t>&gt;</w:t>
            </w:r>
            <w:r>
              <w:rPr>
                <w:rFonts w:hint="eastAsia"/>
              </w:rPr>
              <w:t>”格式</w:t>
            </w:r>
          </w:p>
          <w:p w14:paraId="5B158D14" w14:textId="77777777" w:rsidR="00B97356" w:rsidRDefault="00B97356" w:rsidP="00F36554">
            <w:r>
              <w:rPr>
                <w:rFonts w:hint="eastAsia"/>
              </w:rPr>
              <w:t xml:space="preserve">  OrderExportFormatTMD </w:t>
            </w:r>
            <w:r>
              <w:rPr>
                <w:rFonts w:hint="eastAsia"/>
              </w:rPr>
              <w:t>拆分多个标记，输出“</w:t>
            </w:r>
            <w:r>
              <w:rPr>
                <w:rFonts w:hint="eastAsia"/>
              </w:rPr>
              <w:t>TMD+C'&lt;</w:t>
            </w:r>
            <w:r>
              <w:rPr>
                <w:rFonts w:hint="eastAsia"/>
              </w:rPr>
              <w:t>换行</w:t>
            </w:r>
            <w:r>
              <w:rPr>
                <w:rFonts w:hint="eastAsia"/>
              </w:rPr>
              <w:t>&gt;</w:t>
            </w:r>
            <w:r>
              <w:rPr>
                <w:rFonts w:hint="eastAsia"/>
              </w:rPr>
              <w:t>”格式</w:t>
            </w:r>
            <w:r>
              <w:rPr>
                <w:rFonts w:hint="eastAsia"/>
              </w:rPr>
              <w:t xml:space="preserve"> </w:t>
            </w:r>
          </w:p>
          <w:p w14:paraId="64D21C85" w14:textId="77777777" w:rsidR="00B97356" w:rsidRDefault="00B97356" w:rsidP="00F36554">
            <w:r>
              <w:rPr>
                <w:rFonts w:hint="eastAsia"/>
              </w:rPr>
              <w:t xml:space="preserve">  OrderExportFormatCheckUserTel  </w:t>
            </w:r>
            <w:r>
              <w:rPr>
                <w:rFonts w:hint="eastAsia"/>
              </w:rPr>
              <w:t>获取审核人的电话，根据传入的“</w:t>
            </w:r>
            <w:r>
              <w:rPr>
                <w:rFonts w:hint="eastAsia"/>
              </w:rPr>
              <w:t>BUSINESS_ORDER</w:t>
            </w:r>
            <w:r>
              <w:rPr>
                <w:rFonts w:hint="eastAsia"/>
              </w:rPr>
              <w:t>：</w:t>
            </w:r>
            <w:r>
              <w:rPr>
                <w:rFonts w:hint="eastAsia"/>
              </w:rPr>
              <w:t>APPROVER&lt;</w:t>
            </w:r>
            <w:r>
              <w:rPr>
                <w:rFonts w:hint="eastAsia"/>
              </w:rPr>
              <w:t>放舱人</w:t>
            </w:r>
            <w:r>
              <w:rPr>
                <w:rFonts w:hint="eastAsia"/>
              </w:rPr>
              <w:t>&gt;</w:t>
            </w:r>
            <w:r>
              <w:rPr>
                <w:rFonts w:hint="eastAsia"/>
              </w:rPr>
              <w:t>”从“</w:t>
            </w:r>
            <w:r>
              <w:rPr>
                <w:rFonts w:hint="eastAsia"/>
              </w:rPr>
              <w:t>TUSERATTR&lt;</w:t>
            </w:r>
            <w:r>
              <w:rPr>
                <w:rFonts w:hint="eastAsia"/>
              </w:rPr>
              <w:t>用户附件信息表</w:t>
            </w:r>
            <w:r>
              <w:rPr>
                <w:rFonts w:hint="eastAsia"/>
              </w:rPr>
              <w:t>&gt;</w:t>
            </w:r>
            <w:r>
              <w:rPr>
                <w:rFonts w:hint="eastAsia"/>
              </w:rPr>
              <w:t>”中获取“</w:t>
            </w:r>
            <w:r>
              <w:rPr>
                <w:rFonts w:hint="eastAsia"/>
              </w:rPr>
              <w:t>TELEPHONE&lt;</w:t>
            </w:r>
            <w:r>
              <w:rPr>
                <w:rFonts w:hint="eastAsia"/>
              </w:rPr>
              <w:t>电话</w:t>
            </w:r>
            <w:r>
              <w:rPr>
                <w:rFonts w:hint="eastAsia"/>
              </w:rPr>
              <w:t>&gt;</w:t>
            </w:r>
            <w:r>
              <w:rPr>
                <w:rFonts w:hint="eastAsia"/>
              </w:rPr>
              <w:t>”</w:t>
            </w:r>
          </w:p>
          <w:p w14:paraId="6B9CF580" w14:textId="77777777" w:rsidR="00B97356" w:rsidRDefault="00B97356" w:rsidP="00F36554">
            <w:r>
              <w:rPr>
                <w:rFonts w:hint="eastAsia"/>
              </w:rPr>
              <w:t xml:space="preserve">  OrderExportFormatCheckUserMail  </w:t>
            </w:r>
            <w:r>
              <w:rPr>
                <w:rFonts w:hint="eastAsia"/>
              </w:rPr>
              <w:t>获取审核人的邮箱，根据传入的“</w:t>
            </w:r>
            <w:r>
              <w:rPr>
                <w:rFonts w:hint="eastAsia"/>
              </w:rPr>
              <w:t>BUSINESS_ORDER</w:t>
            </w:r>
            <w:r>
              <w:rPr>
                <w:rFonts w:hint="eastAsia"/>
              </w:rPr>
              <w:t>：</w:t>
            </w:r>
            <w:r>
              <w:rPr>
                <w:rFonts w:hint="eastAsia"/>
              </w:rPr>
              <w:t>APPROVER&lt;</w:t>
            </w:r>
            <w:r>
              <w:rPr>
                <w:rFonts w:hint="eastAsia"/>
              </w:rPr>
              <w:t>放舱人</w:t>
            </w:r>
            <w:r>
              <w:rPr>
                <w:rFonts w:hint="eastAsia"/>
              </w:rPr>
              <w:t>&gt;</w:t>
            </w:r>
            <w:r>
              <w:rPr>
                <w:rFonts w:hint="eastAsia"/>
              </w:rPr>
              <w:t>”从“</w:t>
            </w:r>
            <w:r>
              <w:rPr>
                <w:rFonts w:hint="eastAsia"/>
              </w:rPr>
              <w:t>TUSERATTR&lt;</w:t>
            </w:r>
            <w:r>
              <w:rPr>
                <w:rFonts w:hint="eastAsia"/>
              </w:rPr>
              <w:t>用户附件信息表</w:t>
            </w:r>
            <w:r>
              <w:rPr>
                <w:rFonts w:hint="eastAsia"/>
              </w:rPr>
              <w:t>&gt;</w:t>
            </w:r>
            <w:r>
              <w:rPr>
                <w:rFonts w:hint="eastAsia"/>
              </w:rPr>
              <w:t>”中获取“</w:t>
            </w:r>
            <w:r>
              <w:rPr>
                <w:rFonts w:hint="eastAsia"/>
              </w:rPr>
              <w:t>EMAIL&lt;</w:t>
            </w:r>
            <w:r>
              <w:rPr>
                <w:rFonts w:hint="eastAsia"/>
              </w:rPr>
              <w:t>邮箱</w:t>
            </w:r>
            <w:r>
              <w:rPr>
                <w:rFonts w:hint="eastAsia"/>
              </w:rPr>
              <w:t>&gt;</w:t>
            </w:r>
            <w:r>
              <w:rPr>
                <w:rFonts w:hint="eastAsia"/>
              </w:rPr>
              <w:t>”</w:t>
            </w:r>
          </w:p>
          <w:p w14:paraId="7F8331DF" w14:textId="77777777" w:rsidR="00B97356" w:rsidRDefault="00B97356" w:rsidP="00F36554">
            <w:r>
              <w:rPr>
                <w:rFonts w:hint="eastAsia"/>
              </w:rPr>
              <w:t xml:space="preserve">  OrderExportFormatSalesEDICode</w:t>
            </w:r>
            <w:r>
              <w:rPr>
                <w:rFonts w:hint="eastAsia"/>
              </w:rPr>
              <w:tab/>
            </w:r>
            <w:r>
              <w:rPr>
                <w:rFonts w:hint="eastAsia"/>
              </w:rPr>
              <w:t>根据销售的账户获取对应的</w:t>
            </w:r>
            <w:r>
              <w:rPr>
                <w:rFonts w:hint="eastAsia"/>
              </w:rPr>
              <w:t>EDI</w:t>
            </w:r>
            <w:r>
              <w:rPr>
                <w:rFonts w:hint="eastAsia"/>
              </w:rPr>
              <w:t>编码，根据传入的“</w:t>
            </w:r>
            <w:r>
              <w:rPr>
                <w:rFonts w:hint="eastAsia"/>
              </w:rPr>
              <w:t>SALE_USER_ACCOUNT&lt;</w:t>
            </w:r>
            <w:r>
              <w:rPr>
                <w:rFonts w:hint="eastAsia"/>
              </w:rPr>
              <w:t>航线销售员</w:t>
            </w:r>
            <w:r>
              <w:rPr>
                <w:rFonts w:hint="eastAsia"/>
              </w:rPr>
              <w:t>&gt;</w:t>
            </w:r>
            <w:r>
              <w:rPr>
                <w:rFonts w:hint="eastAsia"/>
              </w:rPr>
              <w:t>”从“</w:t>
            </w:r>
            <w:r>
              <w:rPr>
                <w:rFonts w:hint="eastAsia"/>
              </w:rPr>
              <w:t>TUSERATTR&lt;</w:t>
            </w:r>
            <w:r>
              <w:rPr>
                <w:rFonts w:hint="eastAsia"/>
              </w:rPr>
              <w:t>用户附件信息表</w:t>
            </w:r>
            <w:r>
              <w:rPr>
                <w:rFonts w:hint="eastAsia"/>
              </w:rPr>
              <w:t>&gt;</w:t>
            </w:r>
            <w:r>
              <w:rPr>
                <w:rFonts w:hint="eastAsia"/>
              </w:rPr>
              <w:t>”中获取“</w:t>
            </w:r>
            <w:r>
              <w:rPr>
                <w:rFonts w:hint="eastAsia"/>
              </w:rPr>
              <w:t>USER_CODE&lt;</w:t>
            </w:r>
            <w:r>
              <w:rPr>
                <w:rFonts w:hint="eastAsia"/>
              </w:rPr>
              <w:t>用户代码</w:t>
            </w:r>
            <w:r>
              <w:rPr>
                <w:rFonts w:hint="eastAsia"/>
              </w:rPr>
              <w:t>&gt;</w:t>
            </w:r>
            <w:r>
              <w:rPr>
                <w:rFonts w:hint="eastAsia"/>
              </w:rPr>
              <w:t>”</w:t>
            </w:r>
          </w:p>
          <w:p w14:paraId="671D3A4F" w14:textId="77777777" w:rsidR="00B97356" w:rsidRDefault="00B97356" w:rsidP="00F36554">
            <w:r>
              <w:rPr>
                <w:rFonts w:hint="eastAsia"/>
              </w:rPr>
              <w:t xml:space="preserve">  OrderExportFormatShipOwner</w:t>
            </w:r>
            <w:r>
              <w:rPr>
                <w:rFonts w:hint="eastAsia"/>
              </w:rPr>
              <w:tab/>
            </w:r>
            <w:r>
              <w:rPr>
                <w:rFonts w:hint="eastAsia"/>
              </w:rPr>
              <w:t>根据船信息获取船东，读取“</w:t>
            </w:r>
            <w:r>
              <w:rPr>
                <w:rFonts w:hint="eastAsia"/>
              </w:rPr>
              <w:t>SHIP_INFO&lt;</w:t>
            </w:r>
            <w:r>
              <w:rPr>
                <w:rFonts w:hint="eastAsia"/>
              </w:rPr>
              <w:t>船信息管理</w:t>
            </w:r>
            <w:r>
              <w:rPr>
                <w:rFonts w:hint="eastAsia"/>
              </w:rPr>
              <w:t>&gt;</w:t>
            </w:r>
            <w:r>
              <w:rPr>
                <w:rFonts w:hint="eastAsia"/>
              </w:rPr>
              <w:t>”中的“</w:t>
            </w:r>
            <w:r>
              <w:rPr>
                <w:rFonts w:hint="eastAsia"/>
              </w:rPr>
              <w:t>SHIP_OWNER&lt;</w:t>
            </w:r>
            <w:r>
              <w:rPr>
                <w:rFonts w:hint="eastAsia"/>
              </w:rPr>
              <w:t>船东</w:t>
            </w:r>
            <w:r>
              <w:rPr>
                <w:rFonts w:hint="eastAsia"/>
              </w:rPr>
              <w:t>&gt;</w:t>
            </w:r>
            <w:r>
              <w:rPr>
                <w:rFonts w:hint="eastAsia"/>
              </w:rPr>
              <w:t>”字段返回</w:t>
            </w:r>
          </w:p>
          <w:p w14:paraId="6752E41B" w14:textId="77777777" w:rsidR="00B97356" w:rsidRDefault="00B97356" w:rsidP="00F36554">
            <w:r>
              <w:t xml:space="preserve">  </w:t>
            </w:r>
          </w:p>
          <w:p w14:paraId="7205BFDD" w14:textId="77777777" w:rsidR="00B97356" w:rsidRDefault="00B97356" w:rsidP="00F36554">
            <w:r>
              <w:rPr>
                <w:rFonts w:hint="eastAsia"/>
              </w:rPr>
              <w:t xml:space="preserve">  </w:t>
            </w:r>
            <w:r>
              <w:rPr>
                <w:rFonts w:hint="eastAsia"/>
              </w:rPr>
              <w:t>（</w:t>
            </w:r>
            <w:r>
              <w:rPr>
                <w:rFonts w:hint="eastAsia"/>
              </w:rPr>
              <w:t>2013-11-26 P9</w:t>
            </w:r>
            <w:r>
              <w:rPr>
                <w:rFonts w:hint="eastAsia"/>
              </w:rPr>
              <w:t>逻辑重构）</w:t>
            </w:r>
          </w:p>
          <w:p w14:paraId="619E7C3E" w14:textId="77777777" w:rsidR="00B97356" w:rsidRDefault="00B97356" w:rsidP="00F36554">
            <w:r>
              <w:rPr>
                <w:rFonts w:hint="eastAsia"/>
              </w:rPr>
              <w:t xml:space="preserve">  OrderExportFormaCustomer</w:t>
            </w:r>
            <w:r>
              <w:rPr>
                <w:rFonts w:hint="eastAsia"/>
              </w:rPr>
              <w:tab/>
            </w:r>
            <w:r>
              <w:rPr>
                <w:rFonts w:hint="eastAsia"/>
              </w:rPr>
              <w:t>获取订舱公司的编码，根据订舱公司的</w:t>
            </w:r>
            <w:r>
              <w:rPr>
                <w:rFonts w:hint="eastAsia"/>
              </w:rPr>
              <w:t>SEQ</w:t>
            </w:r>
            <w:r>
              <w:rPr>
                <w:rFonts w:hint="eastAsia"/>
              </w:rPr>
              <w:t>从</w:t>
            </w:r>
            <w:r>
              <w:rPr>
                <w:rFonts w:hint="eastAsia"/>
              </w:rPr>
              <w:t>CUSTOMERS&lt;</w:t>
            </w:r>
            <w:r>
              <w:rPr>
                <w:rFonts w:hint="eastAsia"/>
              </w:rPr>
              <w:t>客户备案</w:t>
            </w:r>
            <w:r>
              <w:rPr>
                <w:rFonts w:hint="eastAsia"/>
              </w:rPr>
              <w:t>&gt;</w:t>
            </w:r>
            <w:r>
              <w:rPr>
                <w:rFonts w:hint="eastAsia"/>
              </w:rPr>
              <w:t>获取“</w:t>
            </w:r>
            <w:r>
              <w:rPr>
                <w:rFonts w:hint="eastAsia"/>
              </w:rPr>
              <w:t>EDI_CODE</w:t>
            </w:r>
            <w:r>
              <w:rPr>
                <w:rFonts w:hint="eastAsia"/>
              </w:rPr>
              <w:t>”。</w:t>
            </w:r>
          </w:p>
          <w:p w14:paraId="18113336" w14:textId="77777777" w:rsidR="00B97356" w:rsidRDefault="00B97356" w:rsidP="00F36554">
            <w:r>
              <w:rPr>
                <w:rFonts w:hint="eastAsia"/>
              </w:rPr>
              <w:lastRenderedPageBreak/>
              <w:t xml:space="preserve">  OrderExportFormatCheckUser</w:t>
            </w:r>
            <w:r>
              <w:rPr>
                <w:rFonts w:hint="eastAsia"/>
              </w:rPr>
              <w:tab/>
            </w:r>
            <w:r>
              <w:rPr>
                <w:rFonts w:hint="eastAsia"/>
              </w:rPr>
              <w:t>获取审核人的</w:t>
            </w:r>
            <w:r>
              <w:rPr>
                <w:rFonts w:hint="eastAsia"/>
              </w:rPr>
              <w:t>EDI</w:t>
            </w:r>
            <w:r>
              <w:rPr>
                <w:rFonts w:hint="eastAsia"/>
              </w:rPr>
              <w:t>编码，根据传入的“</w:t>
            </w:r>
            <w:r>
              <w:rPr>
                <w:rFonts w:hint="eastAsia"/>
              </w:rPr>
              <w:t>BUSINESS_ORDER</w:t>
            </w:r>
            <w:r>
              <w:rPr>
                <w:rFonts w:hint="eastAsia"/>
              </w:rPr>
              <w:t>：</w:t>
            </w:r>
            <w:r>
              <w:rPr>
                <w:rFonts w:hint="eastAsia"/>
              </w:rPr>
              <w:t>APPROVER&lt;</w:t>
            </w:r>
            <w:r>
              <w:rPr>
                <w:rFonts w:hint="eastAsia"/>
              </w:rPr>
              <w:t>放舱人</w:t>
            </w:r>
            <w:r>
              <w:rPr>
                <w:rFonts w:hint="eastAsia"/>
              </w:rPr>
              <w:t>&gt;</w:t>
            </w:r>
            <w:r>
              <w:rPr>
                <w:rFonts w:hint="eastAsia"/>
              </w:rPr>
              <w:t>”从“</w:t>
            </w:r>
            <w:r>
              <w:rPr>
                <w:rFonts w:hint="eastAsia"/>
              </w:rPr>
              <w:t>TUSERATTR&lt;</w:t>
            </w:r>
            <w:r>
              <w:rPr>
                <w:rFonts w:hint="eastAsia"/>
              </w:rPr>
              <w:t>用户附件信息表</w:t>
            </w:r>
            <w:r>
              <w:rPr>
                <w:rFonts w:hint="eastAsia"/>
              </w:rPr>
              <w:t>&gt;</w:t>
            </w:r>
            <w:r>
              <w:rPr>
                <w:rFonts w:hint="eastAsia"/>
              </w:rPr>
              <w:t>”中获取“</w:t>
            </w:r>
            <w:r>
              <w:rPr>
                <w:rFonts w:hint="eastAsia"/>
              </w:rPr>
              <w:t>USER_CODE&lt;</w:t>
            </w:r>
            <w:r>
              <w:rPr>
                <w:rFonts w:hint="eastAsia"/>
              </w:rPr>
              <w:t>用户代码</w:t>
            </w:r>
            <w:r>
              <w:rPr>
                <w:rFonts w:hint="eastAsia"/>
              </w:rPr>
              <w:t>&gt;</w:t>
            </w:r>
            <w:r>
              <w:rPr>
                <w:rFonts w:hint="eastAsia"/>
              </w:rPr>
              <w:t>”</w:t>
            </w:r>
          </w:p>
          <w:p w14:paraId="66E66C8A" w14:textId="77777777" w:rsidR="00B97356" w:rsidRDefault="00B97356" w:rsidP="00F36554">
            <w:r>
              <w:rPr>
                <w:rFonts w:hint="eastAsia"/>
              </w:rPr>
              <w:t xml:space="preserve">  OrderExportFormatSalesPhone</w:t>
            </w:r>
            <w:r>
              <w:rPr>
                <w:rFonts w:hint="eastAsia"/>
              </w:rPr>
              <w:tab/>
            </w:r>
            <w:r>
              <w:rPr>
                <w:rFonts w:hint="eastAsia"/>
              </w:rPr>
              <w:t>根据销售的账户获取对应的电话，根据传入的“</w:t>
            </w:r>
            <w:r>
              <w:rPr>
                <w:rFonts w:hint="eastAsia"/>
              </w:rPr>
              <w:t>SALE_USER_ACCOUNT&lt;</w:t>
            </w:r>
            <w:r>
              <w:rPr>
                <w:rFonts w:hint="eastAsia"/>
              </w:rPr>
              <w:t>航线销售员</w:t>
            </w:r>
            <w:r>
              <w:rPr>
                <w:rFonts w:hint="eastAsia"/>
              </w:rPr>
              <w:t>&gt;</w:t>
            </w:r>
            <w:r>
              <w:rPr>
                <w:rFonts w:hint="eastAsia"/>
              </w:rPr>
              <w:t>”从“</w:t>
            </w:r>
            <w:r>
              <w:rPr>
                <w:rFonts w:hint="eastAsia"/>
              </w:rPr>
              <w:t>TUSERATTR&lt;</w:t>
            </w:r>
            <w:r>
              <w:rPr>
                <w:rFonts w:hint="eastAsia"/>
              </w:rPr>
              <w:t>用户附件信息表</w:t>
            </w:r>
            <w:r>
              <w:rPr>
                <w:rFonts w:hint="eastAsia"/>
              </w:rPr>
              <w:t>&gt;</w:t>
            </w:r>
            <w:r>
              <w:rPr>
                <w:rFonts w:hint="eastAsia"/>
              </w:rPr>
              <w:t>”中获取“</w:t>
            </w:r>
            <w:r>
              <w:rPr>
                <w:rFonts w:hint="eastAsia"/>
              </w:rPr>
              <w:t>TELEPHONE&lt;</w:t>
            </w:r>
            <w:r>
              <w:rPr>
                <w:rFonts w:hint="eastAsia"/>
              </w:rPr>
              <w:t>电话</w:t>
            </w:r>
            <w:r>
              <w:rPr>
                <w:rFonts w:hint="eastAsia"/>
              </w:rPr>
              <w:t>&gt;</w:t>
            </w:r>
            <w:r>
              <w:rPr>
                <w:rFonts w:hint="eastAsia"/>
              </w:rPr>
              <w:t>”</w:t>
            </w:r>
          </w:p>
          <w:p w14:paraId="30DEE6BD" w14:textId="77777777" w:rsidR="00B97356" w:rsidRDefault="00B97356" w:rsidP="00F36554">
            <w:r>
              <w:rPr>
                <w:rFonts w:hint="eastAsia"/>
              </w:rPr>
              <w:t xml:space="preserve">  OrderExportFormatSalesEmail</w:t>
            </w:r>
            <w:r>
              <w:rPr>
                <w:rFonts w:hint="eastAsia"/>
              </w:rPr>
              <w:tab/>
            </w:r>
            <w:r>
              <w:rPr>
                <w:rFonts w:hint="eastAsia"/>
              </w:rPr>
              <w:t>根据销售的账户获取对应的邮箱，根据传入的“</w:t>
            </w:r>
            <w:r>
              <w:rPr>
                <w:rFonts w:hint="eastAsia"/>
              </w:rPr>
              <w:t>SALE_USER_ACCOUNT&lt;</w:t>
            </w:r>
            <w:r>
              <w:rPr>
                <w:rFonts w:hint="eastAsia"/>
              </w:rPr>
              <w:t>航线销售员</w:t>
            </w:r>
            <w:r>
              <w:rPr>
                <w:rFonts w:hint="eastAsia"/>
              </w:rPr>
              <w:t>&gt;</w:t>
            </w:r>
            <w:r>
              <w:rPr>
                <w:rFonts w:hint="eastAsia"/>
              </w:rPr>
              <w:t>”从“</w:t>
            </w:r>
            <w:r>
              <w:rPr>
                <w:rFonts w:hint="eastAsia"/>
              </w:rPr>
              <w:t>TUSERATTR&lt;</w:t>
            </w:r>
            <w:r>
              <w:rPr>
                <w:rFonts w:hint="eastAsia"/>
              </w:rPr>
              <w:t>用户附件信息表</w:t>
            </w:r>
            <w:r>
              <w:rPr>
                <w:rFonts w:hint="eastAsia"/>
              </w:rPr>
              <w:t>&gt;</w:t>
            </w:r>
            <w:r>
              <w:rPr>
                <w:rFonts w:hint="eastAsia"/>
              </w:rPr>
              <w:t>”中获取“</w:t>
            </w:r>
            <w:r>
              <w:rPr>
                <w:rFonts w:hint="eastAsia"/>
              </w:rPr>
              <w:t>EMAIL&lt;</w:t>
            </w:r>
            <w:r>
              <w:rPr>
                <w:rFonts w:hint="eastAsia"/>
              </w:rPr>
              <w:t>邮箱</w:t>
            </w:r>
            <w:r>
              <w:rPr>
                <w:rFonts w:hint="eastAsia"/>
              </w:rPr>
              <w:t>&gt;</w:t>
            </w:r>
            <w:r>
              <w:rPr>
                <w:rFonts w:hint="eastAsia"/>
              </w:rPr>
              <w:t>”</w:t>
            </w:r>
          </w:p>
          <w:p w14:paraId="7246BD1E" w14:textId="77777777" w:rsidR="00B97356" w:rsidRDefault="00B97356" w:rsidP="00F36554">
            <w:r>
              <w:t xml:space="preserve">  --&gt;</w:t>
            </w:r>
          </w:p>
          <w:p w14:paraId="1ED22DA6" w14:textId="77777777" w:rsidR="00B97356" w:rsidRDefault="00B97356" w:rsidP="00F36554">
            <w:r>
              <w:t xml:space="preserve">  </w:t>
            </w:r>
          </w:p>
          <w:p w14:paraId="002DF5A0" w14:textId="77777777" w:rsidR="00B97356" w:rsidRDefault="00B97356" w:rsidP="00F36554">
            <w:r>
              <w:t xml:space="preserve">  &lt;!-- </w:t>
            </w:r>
          </w:p>
          <w:p w14:paraId="7E34B710" w14:textId="77777777" w:rsidR="00B97356" w:rsidRDefault="00B97356" w:rsidP="00F36554">
            <w:r>
              <w:rPr>
                <w:rFonts w:hint="eastAsia"/>
              </w:rPr>
              <w:t xml:space="preserve">    </w:t>
            </w:r>
            <w:r>
              <w:rPr>
                <w:rFonts w:hint="eastAsia"/>
              </w:rPr>
              <w:t>以下参数使用指令表本身的数据替换，在</w:t>
            </w:r>
            <w:r>
              <w:rPr>
                <w:rFonts w:hint="eastAsia"/>
              </w:rPr>
              <w:t>EXE</w:t>
            </w:r>
            <w:r>
              <w:rPr>
                <w:rFonts w:hint="eastAsia"/>
              </w:rPr>
              <w:t>循环内部，不在接口内部处理</w:t>
            </w:r>
            <w:r>
              <w:rPr>
                <w:rFonts w:hint="eastAsia"/>
              </w:rPr>
              <w:t>/&gt;</w:t>
            </w:r>
          </w:p>
          <w:p w14:paraId="475FED01" w14:textId="77777777" w:rsidR="00B97356" w:rsidRDefault="00B97356" w:rsidP="00F36554">
            <w:r>
              <w:t xml:space="preserve">   --&gt;</w:t>
            </w:r>
          </w:p>
          <w:p w14:paraId="461421E5" w14:textId="77777777" w:rsidR="00B97356" w:rsidRDefault="00B97356" w:rsidP="00F36554">
            <w:r>
              <w:rPr>
                <w:rFonts w:hint="eastAsia"/>
              </w:rPr>
              <w:t xml:space="preserve">  &lt;!--OUTITEM KEY="{YYMMDD}" NAME="</w:t>
            </w:r>
            <w:r>
              <w:rPr>
                <w:rFonts w:hint="eastAsia"/>
              </w:rPr>
              <w:t>当前日期</w:t>
            </w:r>
            <w:r>
              <w:rPr>
                <w:rFonts w:hint="eastAsia"/>
              </w:rPr>
              <w:t>" COL="" FORMAT="" NULL=""/&gt;--&gt;</w:t>
            </w:r>
          </w:p>
          <w:p w14:paraId="0D652290" w14:textId="77777777" w:rsidR="00B97356" w:rsidRDefault="00B97356" w:rsidP="00F36554">
            <w:r>
              <w:rPr>
                <w:rFonts w:hint="eastAsia"/>
              </w:rPr>
              <w:t xml:space="preserve">  &lt;!--OUTITEM KEY="{HHMI}" NAME="</w:t>
            </w:r>
            <w:r>
              <w:rPr>
                <w:rFonts w:hint="eastAsia"/>
              </w:rPr>
              <w:t>当前时间</w:t>
            </w:r>
            <w:r>
              <w:rPr>
                <w:rFonts w:hint="eastAsia"/>
              </w:rPr>
              <w:t>" COL="" FORMAT="" NULL=""/&gt;--&gt;</w:t>
            </w:r>
          </w:p>
          <w:p w14:paraId="7BEBB604" w14:textId="77777777" w:rsidR="00B97356" w:rsidRDefault="00B97356" w:rsidP="00F36554">
            <w:r>
              <w:rPr>
                <w:rFonts w:hint="eastAsia"/>
              </w:rPr>
              <w:t xml:space="preserve">  &lt;!--OUTITEM KEY="{FunctionCode}" NAME="</w:t>
            </w:r>
            <w:r>
              <w:rPr>
                <w:rFonts w:hint="eastAsia"/>
              </w:rPr>
              <w:t>取指令表</w:t>
            </w:r>
            <w:r>
              <w:rPr>
                <w:rFonts w:hint="eastAsia"/>
              </w:rPr>
              <w:t>MSG_COMMAND.COMMAND_TYPE</w:t>
            </w:r>
            <w:r>
              <w:rPr>
                <w:rFonts w:hint="eastAsia"/>
              </w:rPr>
              <w:t>（</w:t>
            </w:r>
            <w:r>
              <w:rPr>
                <w:rFonts w:hint="eastAsia"/>
              </w:rPr>
              <w:t>1-</w:t>
            </w:r>
            <w:r>
              <w:rPr>
                <w:rFonts w:hint="eastAsia"/>
              </w:rPr>
              <w:t>撤销</w:t>
            </w:r>
            <w:r>
              <w:rPr>
                <w:rFonts w:hint="eastAsia"/>
              </w:rPr>
              <w:t xml:space="preserve"> 4-</w:t>
            </w:r>
            <w:r>
              <w:rPr>
                <w:rFonts w:hint="eastAsia"/>
              </w:rPr>
              <w:t>修改</w:t>
            </w:r>
            <w:r>
              <w:rPr>
                <w:rFonts w:hint="eastAsia"/>
              </w:rPr>
              <w:t>9-</w:t>
            </w:r>
            <w:r>
              <w:rPr>
                <w:rFonts w:hint="eastAsia"/>
              </w:rPr>
              <w:t>新增）</w:t>
            </w:r>
            <w:r>
              <w:rPr>
                <w:rFonts w:hint="eastAsia"/>
              </w:rPr>
              <w:t>" COL="" FORMAT="" NULL=""/&gt;--&gt;</w:t>
            </w:r>
          </w:p>
          <w:p w14:paraId="1CB2B124" w14:textId="77777777" w:rsidR="00B97356" w:rsidRDefault="00B97356" w:rsidP="00F36554">
            <w:r>
              <w:rPr>
                <w:rFonts w:hint="eastAsia"/>
              </w:rPr>
              <w:t xml:space="preserve">  &lt;!--OUTITEM KEY="{MsgId}" NAME="</w:t>
            </w:r>
            <w:r>
              <w:rPr>
                <w:rFonts w:hint="eastAsia"/>
              </w:rPr>
              <w:t>文件参考号</w:t>
            </w:r>
            <w:r>
              <w:rPr>
                <w:rFonts w:hint="eastAsia"/>
              </w:rPr>
              <w:t>" COL="" FORMAT="" NULL=""/&gt;--&gt;</w:t>
            </w:r>
          </w:p>
          <w:p w14:paraId="0E4264F5" w14:textId="77777777" w:rsidR="00B97356" w:rsidRDefault="00B97356" w:rsidP="00F36554">
            <w:r>
              <w:rPr>
                <w:rFonts w:hint="eastAsia"/>
              </w:rPr>
              <w:t xml:space="preserve">  &lt;!--OUTITEM KEY="{LINES}" NAME="</w:t>
            </w:r>
            <w:r>
              <w:rPr>
                <w:rFonts w:hint="eastAsia"/>
              </w:rPr>
              <w:t>报文行数</w:t>
            </w:r>
            <w:r>
              <w:rPr>
                <w:rFonts w:hint="eastAsia"/>
              </w:rPr>
              <w:t>" COL="" FORMAT="" NULL=""/&gt;--&gt;</w:t>
            </w:r>
          </w:p>
          <w:p w14:paraId="2427CB4B" w14:textId="77777777" w:rsidR="00B97356" w:rsidRDefault="00B97356" w:rsidP="00F36554">
            <w:r>
              <w:rPr>
                <w:rFonts w:hint="eastAsia"/>
              </w:rPr>
              <w:t xml:space="preserve">  &lt;!--OUTITEM KEY="{ROWS}" NAME="</w:t>
            </w:r>
            <w:r>
              <w:rPr>
                <w:rFonts w:hint="eastAsia"/>
              </w:rPr>
              <w:t>单数</w:t>
            </w:r>
            <w:r>
              <w:rPr>
                <w:rFonts w:hint="eastAsia"/>
              </w:rPr>
              <w:t>" COL="" FORMAT="" NULL=""/&gt;--&gt;</w:t>
            </w:r>
          </w:p>
          <w:p w14:paraId="25AED03E" w14:textId="77777777" w:rsidR="00B97356" w:rsidRDefault="00B97356" w:rsidP="00F36554">
            <w:r>
              <w:rPr>
                <w:rFonts w:hint="eastAsia"/>
              </w:rPr>
              <w:t xml:space="preserve">  &lt;!--OUTITEM KEY="{Recipient}" NAME="</w:t>
            </w:r>
            <w:r>
              <w:rPr>
                <w:rFonts w:hint="eastAsia"/>
              </w:rPr>
              <w:t>接收方</w:t>
            </w:r>
            <w:r>
              <w:rPr>
                <w:rFonts w:hint="eastAsia"/>
              </w:rPr>
              <w:t>" COL="" FORMAT="" NULL=""/&gt;--&gt;</w:t>
            </w:r>
          </w:p>
          <w:p w14:paraId="3E77A5C0" w14:textId="77777777" w:rsidR="00B97356" w:rsidRDefault="00B97356" w:rsidP="00F36554">
            <w:r>
              <w:t xml:space="preserve">  </w:t>
            </w:r>
          </w:p>
          <w:p w14:paraId="0F1E9EAE" w14:textId="77777777" w:rsidR="00B97356" w:rsidRDefault="00B97356" w:rsidP="00F36554">
            <w:r>
              <w:t xml:space="preserve">  &lt;!--</w:t>
            </w:r>
          </w:p>
          <w:p w14:paraId="24BA2A37" w14:textId="77777777" w:rsidR="00B97356" w:rsidRDefault="00B97356" w:rsidP="00F36554">
            <w:r>
              <w:rPr>
                <w:rFonts w:hint="eastAsia"/>
              </w:rPr>
              <w:t xml:space="preserve">  CSCL</w:t>
            </w:r>
            <w:r>
              <w:rPr>
                <w:rFonts w:hint="eastAsia"/>
              </w:rPr>
              <w:t>订舱报文模板样例</w:t>
            </w:r>
          </w:p>
          <w:p w14:paraId="14F251E1" w14:textId="77777777" w:rsidR="00B97356" w:rsidRDefault="00B97356" w:rsidP="00F36554">
            <w:r>
              <w:t xml:space="preserve">    </w:t>
            </w:r>
          </w:p>
          <w:p w14:paraId="2F3BECAC" w14:textId="77777777" w:rsidR="00B97356" w:rsidRDefault="00B97356" w:rsidP="00F36554">
            <w:r>
              <w:t xml:space="preserve">  UNA:+.? '</w:t>
            </w:r>
          </w:p>
          <w:p w14:paraId="28F34459" w14:textId="77777777" w:rsidR="00B97356" w:rsidRDefault="00B97356" w:rsidP="00F36554">
            <w:r>
              <w:t xml:space="preserve">  UNB+UNOC:2+SZEDI:ZZZ+{Recipient}:ZZZ+{YYMMDD}:{HHMI}+{MsgId}'</w:t>
            </w:r>
          </w:p>
          <w:p w14:paraId="1791D736" w14:textId="77777777" w:rsidR="00B97356" w:rsidRDefault="00B97356" w:rsidP="00F36554">
            <w:r>
              <w:t xml:space="preserve">  UNH+{MsgId}+IFTMBF:D:99B:UN'</w:t>
            </w:r>
          </w:p>
          <w:p w14:paraId="50F9F407" w14:textId="77777777" w:rsidR="00B97356" w:rsidRDefault="00B97356" w:rsidP="00F36554">
            <w:r>
              <w:t xml:space="preserve">  BGM+335+{MsgId}+{FunctionCode}'</w:t>
            </w:r>
          </w:p>
          <w:p w14:paraId="2013A057" w14:textId="77777777" w:rsidR="00B97356" w:rsidRDefault="00B97356" w:rsidP="00F36554">
            <w:r>
              <w:t xml:space="preserve">  CTA+IC+{ContactID}:{ContactInfo}'</w:t>
            </w:r>
          </w:p>
          <w:p w14:paraId="2BFADD62" w14:textId="77777777" w:rsidR="00B97356" w:rsidRDefault="00B97356" w:rsidP="00F36554">
            <w:r>
              <w:t xml:space="preserve">  COM+{Tel}:TE'</w:t>
            </w:r>
          </w:p>
          <w:p w14:paraId="520BBFC8" w14:textId="77777777" w:rsidR="00B97356" w:rsidRDefault="00B97356" w:rsidP="00F36554">
            <w:r>
              <w:t xml:space="preserve">  COM+{MAIL}:EM'</w:t>
            </w:r>
          </w:p>
          <w:p w14:paraId="27C94AED" w14:textId="77777777" w:rsidR="00B97356" w:rsidRDefault="00B97356" w:rsidP="00F36554">
            <w:r>
              <w:t xml:space="preserve">  DTM+137:{YYMMDD}{HHMI}:201'</w:t>
            </w:r>
          </w:p>
          <w:p w14:paraId="704C35D2" w14:textId="77777777" w:rsidR="00B97356" w:rsidRDefault="00B97356" w:rsidP="00F36554">
            <w:r>
              <w:t xml:space="preserve">  DTM+36:{Expiry_DateTime201}:201'</w:t>
            </w:r>
          </w:p>
          <w:p w14:paraId="36B99D52" w14:textId="77777777" w:rsidR="00B97356" w:rsidRDefault="00B97356" w:rsidP="00F36554">
            <w:r>
              <w:t xml:space="preserve">  TSR+{Condition_coded}+{DISCHARGE_TRAN_WAY}'</w:t>
            </w:r>
          </w:p>
          <w:p w14:paraId="09D51926" w14:textId="77777777" w:rsidR="00B97356" w:rsidRDefault="00B97356" w:rsidP="00F36554">
            <w:r>
              <w:t xml:space="preserve">  FTX+AAI+++{Remark}'</w:t>
            </w:r>
          </w:p>
          <w:p w14:paraId="4F328FC9" w14:textId="77777777" w:rsidR="00B97356" w:rsidRDefault="00B97356" w:rsidP="00F36554">
            <w:r>
              <w:t xml:space="preserve">  RFF+CT:{CT_ContractNo}'</w:t>
            </w:r>
          </w:p>
          <w:p w14:paraId="61C2E8B6" w14:textId="77777777" w:rsidR="00B97356" w:rsidRDefault="00B97356" w:rsidP="00F36554">
            <w:r>
              <w:t xml:space="preserve">  RFF+BN:{BookNo}'</w:t>
            </w:r>
          </w:p>
          <w:p w14:paraId="0D666E07" w14:textId="77777777" w:rsidR="00B97356" w:rsidRDefault="00B97356" w:rsidP="00F36554">
            <w:r>
              <w:t xml:space="preserve">  MOA+{Currency_Type}:{AmountValue}'</w:t>
            </w:r>
          </w:p>
          <w:p w14:paraId="2D97C934" w14:textId="77777777" w:rsidR="00B97356" w:rsidRDefault="00B97356" w:rsidP="00F36554">
            <w:r>
              <w:t xml:space="preserve">  {TCC}</w:t>
            </w:r>
          </w:p>
          <w:p w14:paraId="330E8E62" w14:textId="77777777" w:rsidR="00B97356" w:rsidRDefault="00B97356" w:rsidP="00F36554">
            <w:r>
              <w:t xml:space="preserve">  TDT+20+{Voyage}+1++{Carrier}:172+++{SHIP_CODE}:::{Vessel}'</w:t>
            </w:r>
          </w:p>
          <w:p w14:paraId="50790BCF" w14:textId="77777777" w:rsidR="00B97356" w:rsidRDefault="00B97356" w:rsidP="00F36554">
            <w:r>
              <w:t xml:space="preserve">  LOC+9+{LoadPort}:139:6:{LoadPortLocation}'</w:t>
            </w:r>
          </w:p>
          <w:p w14:paraId="4EC6E59B" w14:textId="77777777" w:rsidR="00B97356" w:rsidRDefault="00B97356" w:rsidP="00F36554">
            <w:r>
              <w:t xml:space="preserve">  LOC+88+{ReceiptPlace}:139:6:{ReceiptPlaceLocation}'</w:t>
            </w:r>
          </w:p>
          <w:p w14:paraId="3F634A3E" w14:textId="77777777" w:rsidR="00B97356" w:rsidRDefault="00B97356" w:rsidP="00F36554">
            <w:r>
              <w:t xml:space="preserve">  LOC+11+{UnLoadPort}:139:6:{UnLoadPortLocation}'</w:t>
            </w:r>
          </w:p>
          <w:p w14:paraId="5F240BAE" w14:textId="77777777" w:rsidR="00B97356" w:rsidRDefault="00B97356" w:rsidP="00F36554">
            <w:r>
              <w:t xml:space="preserve">  LOC+13+{TransPort}:139:6:{TransPortLocation}'</w:t>
            </w:r>
          </w:p>
          <w:p w14:paraId="04E10647" w14:textId="77777777" w:rsidR="00B97356" w:rsidRDefault="00B97356" w:rsidP="00F36554">
            <w:r>
              <w:t xml:space="preserve">  LOC+7+{Delivery}:139:6:{DeliveryLocation}'</w:t>
            </w:r>
          </w:p>
          <w:p w14:paraId="47BA9321" w14:textId="77777777" w:rsidR="00B97356" w:rsidRDefault="00B97356" w:rsidP="00F36554">
            <w:r>
              <w:lastRenderedPageBreak/>
              <w:t xml:space="preserve">  NAD+CA+{SHIP_OWNER}:160:86++{SHIP_OWNER}'</w:t>
            </w:r>
          </w:p>
          <w:p w14:paraId="5BAB41D0" w14:textId="77777777" w:rsidR="00B97356" w:rsidRDefault="00B97356" w:rsidP="00F36554">
            <w:r>
              <w:t xml:space="preserve">  NAD+FW+{BuyID}:160:86++{FreightName}'</w:t>
            </w:r>
          </w:p>
          <w:p w14:paraId="5408A6D2" w14:textId="77777777" w:rsidR="00B97356" w:rsidRDefault="00B97356" w:rsidP="00F36554">
            <w:r>
              <w:t xml:space="preserve">  CTA+IC+{SalesID}:{SalesName}'</w:t>
            </w:r>
          </w:p>
          <w:p w14:paraId="6AF4B375" w14:textId="77777777" w:rsidR="00B97356" w:rsidRDefault="00B97356" w:rsidP="00F36554">
            <w:r>
              <w:t xml:space="preserve">  COM+{SalesTel}:TE'</w:t>
            </w:r>
          </w:p>
          <w:p w14:paraId="4895824B" w14:textId="77777777" w:rsidR="00B97356" w:rsidRDefault="00B97356" w:rsidP="00F36554">
            <w:r>
              <w:t xml:space="preserve">  COM+{SalesMAIL}:EM'</w:t>
            </w:r>
          </w:p>
          <w:p w14:paraId="2AB45B94" w14:textId="77777777" w:rsidR="00B97356" w:rsidRDefault="00B97356" w:rsidP="00F36554">
            <w:r>
              <w:t xml:space="preserve">  NAD+CZ+++{Consignor}'</w:t>
            </w:r>
          </w:p>
          <w:p w14:paraId="6429F88E" w14:textId="77777777" w:rsidR="00B97356" w:rsidRDefault="00B97356" w:rsidP="00F36554">
            <w:r>
              <w:t xml:space="preserve">  NAD+CN+++{Consignee}'</w:t>
            </w:r>
          </w:p>
          <w:p w14:paraId="39315DD7" w14:textId="77777777" w:rsidR="00B97356" w:rsidRDefault="00B97356" w:rsidP="00F36554">
            <w:r>
              <w:t xml:space="preserve">  CPI+707+{C_PayCode}+{C_PayType}'</w:t>
            </w:r>
          </w:p>
          <w:p w14:paraId="35E9DD6B" w14:textId="77777777" w:rsidR="00B97356" w:rsidRDefault="00B97356" w:rsidP="00F36554">
            <w:r>
              <w:t xml:space="preserve">  GID+1'</w:t>
            </w:r>
          </w:p>
          <w:p w14:paraId="67E02351" w14:textId="77777777" w:rsidR="00B97356" w:rsidRDefault="00B97356" w:rsidP="00F36554">
            <w:r>
              <w:t xml:space="preserve">  FTX+AAA+++{GoodsName}'</w:t>
            </w:r>
          </w:p>
          <w:p w14:paraId="1CB7C547" w14:textId="77777777" w:rsidR="00B97356" w:rsidRDefault="00B97356" w:rsidP="00F36554">
            <w:r>
              <w:t xml:space="preserve">  {HAN}</w:t>
            </w:r>
          </w:p>
          <w:p w14:paraId="5117E904" w14:textId="77777777" w:rsidR="00B97356" w:rsidRDefault="00B97356" w:rsidP="00F36554">
            <w:r>
              <w:t xml:space="preserve">  {TMD}'</w:t>
            </w:r>
          </w:p>
          <w:p w14:paraId="1D532F73" w14:textId="77777777" w:rsidR="00B97356" w:rsidRDefault="00B97356" w:rsidP="00F36554">
            <w:r>
              <w:t xml:space="preserve">  {EQD}'</w:t>
            </w:r>
          </w:p>
          <w:p w14:paraId="1B4FFEF5" w14:textId="77777777" w:rsidR="00B97356" w:rsidRDefault="00B97356" w:rsidP="00F36554">
            <w:r>
              <w:t xml:space="preserve">  UNT+{LINES}+{MsgId}'</w:t>
            </w:r>
          </w:p>
          <w:p w14:paraId="66F4CEF9" w14:textId="77777777" w:rsidR="00B97356" w:rsidRDefault="00B97356" w:rsidP="00F36554">
            <w:r>
              <w:t xml:space="preserve">  UNZ+{ROWS}+{MsgId}'</w:t>
            </w:r>
          </w:p>
          <w:p w14:paraId="58B51BB8" w14:textId="77777777" w:rsidR="00B97356" w:rsidRDefault="00B97356" w:rsidP="00F36554">
            <w:r>
              <w:t xml:space="preserve"> </w:t>
            </w:r>
          </w:p>
          <w:p w14:paraId="36F545F3" w14:textId="77777777" w:rsidR="00B97356" w:rsidRDefault="00B97356" w:rsidP="00F36554">
            <w:r>
              <w:rPr>
                <w:rFonts w:hint="eastAsia"/>
              </w:rPr>
              <w:t xml:space="preserve"> {TCC}</w:t>
            </w:r>
            <w:r>
              <w:rPr>
                <w:rFonts w:hint="eastAsia"/>
              </w:rPr>
              <w:t>部分模版</w:t>
            </w:r>
          </w:p>
          <w:p w14:paraId="7A894886" w14:textId="77777777" w:rsidR="00B97356" w:rsidRDefault="00B97356" w:rsidP="00F36554">
            <w:r>
              <w:t xml:space="preserve"> TCC+{TCC_SIZETYPE}'</w:t>
            </w:r>
          </w:p>
          <w:p w14:paraId="7FB0474B" w14:textId="77777777" w:rsidR="00B97356" w:rsidRDefault="00B97356" w:rsidP="00F36554">
            <w:r>
              <w:t xml:space="preserve"> PRI+{Currency_Type}:{PRICE}'</w:t>
            </w:r>
          </w:p>
          <w:p w14:paraId="28AC09F3" w14:textId="77777777" w:rsidR="00B97356" w:rsidRDefault="00B97356" w:rsidP="00F36554">
            <w:r>
              <w:t xml:space="preserve"> EQN+{TCC_ContaQuantity}'</w:t>
            </w:r>
          </w:p>
          <w:p w14:paraId="6B0672EF" w14:textId="77777777" w:rsidR="00B97356" w:rsidRDefault="00B97356" w:rsidP="00F36554">
            <w:r>
              <w:t xml:space="preserve"> MOA+{Currency_Type}:{AmountValue}:{Price_Type}'</w:t>
            </w:r>
          </w:p>
          <w:p w14:paraId="71743BD9" w14:textId="77777777" w:rsidR="00B97356" w:rsidRDefault="00B97356" w:rsidP="00F36554">
            <w:r>
              <w:t xml:space="preserve"> </w:t>
            </w:r>
          </w:p>
          <w:p w14:paraId="1328EBF2" w14:textId="77777777" w:rsidR="00B97356" w:rsidRDefault="00B97356" w:rsidP="00F36554">
            <w:r>
              <w:rPr>
                <w:rFonts w:hint="eastAsia"/>
              </w:rPr>
              <w:t xml:space="preserve"> {EQD}</w:t>
            </w:r>
            <w:r>
              <w:rPr>
                <w:rFonts w:hint="eastAsia"/>
              </w:rPr>
              <w:t>部分模版</w:t>
            </w:r>
          </w:p>
          <w:p w14:paraId="23F05CFC" w14:textId="77777777" w:rsidR="00B97356" w:rsidRDefault="00B97356" w:rsidP="00F36554">
            <w:r>
              <w:t xml:space="preserve"> EQD+CN+{CONTA_NO}+{SizeType}+{IS_SOC}+E+F'</w:t>
            </w:r>
          </w:p>
          <w:p w14:paraId="572C009E" w14:textId="77777777" w:rsidR="00B97356" w:rsidRDefault="00B97356" w:rsidP="00F36554">
            <w:r>
              <w:t xml:space="preserve"> EQN+{ContaQuantity}'</w:t>
            </w:r>
          </w:p>
          <w:p w14:paraId="4E209BC4" w14:textId="77777777" w:rsidR="00B97356" w:rsidRDefault="00B97356" w:rsidP="00F36554">
            <w:r>
              <w:t xml:space="preserve"> --&gt;</w:t>
            </w:r>
          </w:p>
          <w:p w14:paraId="54049D65" w14:textId="77777777" w:rsidR="00B97356" w:rsidRDefault="00B97356" w:rsidP="00F36554">
            <w:r>
              <w:t>&lt;/ELEMENTS&gt;</w:t>
            </w:r>
          </w:p>
        </w:tc>
      </w:tr>
    </w:tbl>
    <w:p w14:paraId="216C5F5A" w14:textId="77777777" w:rsidR="00B97356" w:rsidRDefault="00B97356" w:rsidP="00B97356">
      <w:pPr>
        <w:pStyle w:val="2"/>
        <w:ind w:right="180"/>
      </w:pPr>
      <w:r>
        <w:rPr>
          <w:rFonts w:hint="eastAsia"/>
        </w:rPr>
        <w:lastRenderedPageBreak/>
        <w:t>数据权限配置文件</w:t>
      </w:r>
    </w:p>
    <w:p w14:paraId="5592C59A" w14:textId="77777777" w:rsidR="00B97356" w:rsidRPr="00E921A2" w:rsidRDefault="00B97356" w:rsidP="00B97356"/>
    <w:p w14:paraId="7AB390D7" w14:textId="77777777" w:rsidR="00B97356" w:rsidRDefault="00B97356" w:rsidP="00B97356"/>
    <w:p w14:paraId="7A3FEA2A" w14:textId="77777777" w:rsidR="007716DF" w:rsidRDefault="007716DF"/>
    <w:sectPr w:rsidR="007716DF">
      <w:headerReference w:type="even" r:id="rId88"/>
      <w:headerReference w:type="default" r:id="rId89"/>
      <w:footerReference w:type="default" r:id="rId90"/>
      <w:pgSz w:w="11906" w:h="16838"/>
      <w:pgMar w:top="1440" w:right="1797" w:bottom="1440" w:left="1797" w:header="851" w:footer="992" w:gutter="0"/>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 w:author="Gang Ruan" w:date="2014-05-21T10:08:00Z" w:initials="GR">
    <w:p w14:paraId="30E6793A" w14:textId="77777777" w:rsidR="00006204" w:rsidRDefault="00006204" w:rsidP="00B97356">
      <w:pPr>
        <w:pStyle w:val="af5"/>
      </w:pPr>
      <w:r>
        <w:rPr>
          <w:rStyle w:val="ad"/>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0E6793A"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899EE2" w14:textId="77777777" w:rsidR="00D62571" w:rsidRDefault="00D62571">
      <w:r>
        <w:separator/>
      </w:r>
    </w:p>
  </w:endnote>
  <w:endnote w:type="continuationSeparator" w:id="0">
    <w:p w14:paraId="2740CF30" w14:textId="77777777" w:rsidR="00D62571" w:rsidRDefault="00D625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Î¢ÈíÑÅºÚ">
    <w:altName w:val="宋体"/>
    <w:charset w:val="86"/>
    <w:family w:val="modern"/>
    <w:pitch w:val="default"/>
    <w:sig w:usb0="00000000" w:usb1="00000000" w:usb2="00000000" w:usb3="00000000" w:csb0="00040000" w:csb1="00000000"/>
  </w:font>
  <w:font w:name="MS Shell Dlg 2">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9AA0E" w14:textId="6E252AF7" w:rsidR="00006204" w:rsidRDefault="00006204">
    <w:pPr>
      <w:pStyle w:val="a5"/>
      <w:framePr w:h="0" w:wrap="around" w:vAnchor="text" w:hAnchor="margin" w:xAlign="right" w:yAlign="top"/>
      <w:widowControl w:val="0"/>
      <w:pBdr>
        <w:between w:val="none" w:sz="50" w:space="0" w:color="auto"/>
      </w:pBdr>
    </w:pPr>
    <w:r>
      <w:fldChar w:fldCharType="begin"/>
    </w:r>
    <w:r>
      <w:instrText xml:space="preserve"> PAGE  </w:instrText>
    </w:r>
    <w:r>
      <w:fldChar w:fldCharType="separate"/>
    </w:r>
    <w:r w:rsidR="00D83007">
      <w:rPr>
        <w:noProof/>
      </w:rPr>
      <w:t>9</w:t>
    </w:r>
    <w:r>
      <w:fldChar w:fldCharType="end"/>
    </w:r>
  </w:p>
  <w:p w14:paraId="4CED7FBA" w14:textId="77777777" w:rsidR="00006204" w:rsidRDefault="00006204">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A6A9F1" w14:textId="77777777" w:rsidR="00D62571" w:rsidRDefault="00D62571">
      <w:r>
        <w:separator/>
      </w:r>
    </w:p>
  </w:footnote>
  <w:footnote w:type="continuationSeparator" w:id="0">
    <w:p w14:paraId="7F64283D" w14:textId="77777777" w:rsidR="00D62571" w:rsidRDefault="00D625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C560AB" w14:textId="77777777" w:rsidR="00006204" w:rsidRDefault="00006204">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798368" w14:textId="77777777" w:rsidR="00006204" w:rsidRDefault="00006204">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0000002"/>
    <w:multiLevelType w:val="multilevel"/>
    <w:tmpl w:val="00000002"/>
    <w:lvl w:ilvl="0">
      <w:start w:val="1"/>
      <w:numFmt w:val="decimal"/>
      <w:suff w:val="nothing"/>
      <w:lvlText w:val="%1."/>
      <w:lvlJc w:val="left"/>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0000003"/>
    <w:multiLevelType w:val="multilevel"/>
    <w:tmpl w:val="0000000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0000004"/>
    <w:multiLevelType w:val="multilevel"/>
    <w:tmpl w:val="0000000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0000005"/>
    <w:multiLevelType w:val="multilevel"/>
    <w:tmpl w:val="00000005"/>
    <w:lvl w:ilvl="0">
      <w:start w:val="2013"/>
      <w:numFmt w:val="bullet"/>
      <w:lvlText w:val="-"/>
      <w:lvlJc w:val="left"/>
      <w:pPr>
        <w:ind w:left="360" w:hanging="360"/>
      </w:pPr>
      <w:rPr>
        <w:rFonts w:ascii="宋体" w:eastAsia="宋体" w:hAnsi="宋体"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00000006"/>
    <w:multiLevelType w:val="singleLevel"/>
    <w:tmpl w:val="00000006"/>
    <w:lvl w:ilvl="0">
      <w:start w:val="1"/>
      <w:numFmt w:val="decimal"/>
      <w:suff w:val="nothing"/>
      <w:lvlText w:val="%1."/>
      <w:lvlJc w:val="left"/>
    </w:lvl>
  </w:abstractNum>
  <w:abstractNum w:abstractNumId="6" w15:restartNumberingAfterBreak="0">
    <w:nsid w:val="00000007"/>
    <w:multiLevelType w:val="multilevel"/>
    <w:tmpl w:val="0000000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00000008"/>
    <w:multiLevelType w:val="multilevel"/>
    <w:tmpl w:val="0000000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00000009"/>
    <w:multiLevelType w:val="multilevel"/>
    <w:tmpl w:val="0000000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0000000A"/>
    <w:multiLevelType w:val="multilevel"/>
    <w:tmpl w:val="0000000A"/>
    <w:lvl w:ilvl="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0000000B"/>
    <w:multiLevelType w:val="multilevel"/>
    <w:tmpl w:val="0000000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0000000C"/>
    <w:multiLevelType w:val="singleLevel"/>
    <w:tmpl w:val="0000000C"/>
    <w:lvl w:ilvl="0">
      <w:start w:val="1"/>
      <w:numFmt w:val="decimal"/>
      <w:suff w:val="nothing"/>
      <w:lvlText w:val="%1."/>
      <w:lvlJc w:val="left"/>
    </w:lvl>
  </w:abstractNum>
  <w:abstractNum w:abstractNumId="12" w15:restartNumberingAfterBreak="0">
    <w:nsid w:val="0000000D"/>
    <w:multiLevelType w:val="multilevel"/>
    <w:tmpl w:val="0000000D"/>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0000000E"/>
    <w:multiLevelType w:val="singleLevel"/>
    <w:tmpl w:val="0000000E"/>
    <w:lvl w:ilvl="0">
      <w:start w:val="1"/>
      <w:numFmt w:val="decimal"/>
      <w:suff w:val="nothing"/>
      <w:lvlText w:val="%1."/>
      <w:lvlJc w:val="left"/>
    </w:lvl>
  </w:abstractNum>
  <w:abstractNum w:abstractNumId="14" w15:restartNumberingAfterBreak="0">
    <w:nsid w:val="0000000F"/>
    <w:multiLevelType w:val="multilevel"/>
    <w:tmpl w:val="0000000F"/>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00000010"/>
    <w:multiLevelType w:val="singleLevel"/>
    <w:tmpl w:val="00000010"/>
    <w:lvl w:ilvl="0">
      <w:start w:val="1"/>
      <w:numFmt w:val="decimal"/>
      <w:suff w:val="nothing"/>
      <w:lvlText w:val="%1."/>
      <w:lvlJc w:val="left"/>
    </w:lvl>
  </w:abstractNum>
  <w:abstractNum w:abstractNumId="16" w15:restartNumberingAfterBreak="0">
    <w:nsid w:val="00000011"/>
    <w:multiLevelType w:val="multilevel"/>
    <w:tmpl w:val="00000011"/>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7" w15:restartNumberingAfterBreak="0">
    <w:nsid w:val="00000013"/>
    <w:multiLevelType w:val="multilevel"/>
    <w:tmpl w:val="0000001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00000014"/>
    <w:multiLevelType w:val="multilevel"/>
    <w:tmpl w:val="0000001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00000015"/>
    <w:multiLevelType w:val="multilevel"/>
    <w:tmpl w:val="00000015"/>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00000016"/>
    <w:multiLevelType w:val="multilevel"/>
    <w:tmpl w:val="00000016"/>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1" w15:restartNumberingAfterBreak="0">
    <w:nsid w:val="00000017"/>
    <w:multiLevelType w:val="multilevel"/>
    <w:tmpl w:val="00000017"/>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00000018"/>
    <w:multiLevelType w:val="multilevel"/>
    <w:tmpl w:val="00000018"/>
    <w:lvl w:ilvl="0">
      <w:start w:val="4"/>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15:restartNumberingAfterBreak="0">
    <w:nsid w:val="00000019"/>
    <w:multiLevelType w:val="multilevel"/>
    <w:tmpl w:val="00000019"/>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0000001A"/>
    <w:multiLevelType w:val="multilevel"/>
    <w:tmpl w:val="0000001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0000001B"/>
    <w:multiLevelType w:val="multilevel"/>
    <w:tmpl w:val="0000001B"/>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6" w15:restartNumberingAfterBreak="0">
    <w:nsid w:val="0000001C"/>
    <w:multiLevelType w:val="multilevel"/>
    <w:tmpl w:val="0000001C"/>
    <w:lvl w:ilvl="0">
      <w:start w:val="1"/>
      <w:numFmt w:val="decimal"/>
      <w:pStyle w:val="1"/>
      <w:lvlText w:val="%1."/>
      <w:lvlJc w:val="left"/>
      <w:pPr>
        <w:tabs>
          <w:tab w:val="num" w:pos="432"/>
        </w:tabs>
        <w:ind w:left="432" w:hanging="432"/>
      </w:pPr>
      <w:rPr>
        <w:rFonts w:hint="default"/>
      </w:rPr>
    </w:lvl>
    <w:lvl w:ilvl="1">
      <w:start w:val="1"/>
      <w:numFmt w:val="decimal"/>
      <w:pStyle w:val="2"/>
      <w:lvlText w:val="%1.%2."/>
      <w:lvlJc w:val="left"/>
      <w:pPr>
        <w:tabs>
          <w:tab w:val="num" w:pos="575"/>
        </w:tabs>
        <w:ind w:left="575" w:hanging="575"/>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1.%2.%3.%4."/>
      <w:lvlJc w:val="left"/>
      <w:pPr>
        <w:tabs>
          <w:tab w:val="num" w:pos="1006"/>
        </w:tabs>
        <w:ind w:left="1006"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1"/>
        </w:tabs>
        <w:ind w:left="1151" w:hanging="1151"/>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3"/>
        </w:tabs>
        <w:ind w:left="1583" w:hanging="1583"/>
      </w:pPr>
      <w:rPr>
        <w:rFonts w:hint="default"/>
      </w:rPr>
    </w:lvl>
  </w:abstractNum>
  <w:abstractNum w:abstractNumId="27" w15:restartNumberingAfterBreak="0">
    <w:nsid w:val="0000001D"/>
    <w:multiLevelType w:val="multilevel"/>
    <w:tmpl w:val="0000001D"/>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8" w15:restartNumberingAfterBreak="0">
    <w:nsid w:val="0000001E"/>
    <w:multiLevelType w:val="singleLevel"/>
    <w:tmpl w:val="0000001E"/>
    <w:lvl w:ilvl="0">
      <w:start w:val="1"/>
      <w:numFmt w:val="bullet"/>
      <w:lvlText w:val="‒"/>
      <w:lvlJc w:val="left"/>
      <w:pPr>
        <w:tabs>
          <w:tab w:val="num" w:pos="420"/>
        </w:tabs>
        <w:ind w:left="420" w:hanging="420"/>
      </w:pPr>
      <w:rPr>
        <w:rFonts w:ascii="Arial" w:hAnsi="Arial" w:hint="default"/>
      </w:rPr>
    </w:lvl>
  </w:abstractNum>
  <w:abstractNum w:abstractNumId="29" w15:restartNumberingAfterBreak="0">
    <w:nsid w:val="0000001F"/>
    <w:multiLevelType w:val="multilevel"/>
    <w:tmpl w:val="0000001F"/>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upperLetter"/>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00000020"/>
    <w:multiLevelType w:val="multilevel"/>
    <w:tmpl w:val="0000002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1" w15:restartNumberingAfterBreak="0">
    <w:nsid w:val="00000021"/>
    <w:multiLevelType w:val="multilevel"/>
    <w:tmpl w:val="0000002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00000022"/>
    <w:multiLevelType w:val="singleLevel"/>
    <w:tmpl w:val="00000022"/>
    <w:lvl w:ilvl="0">
      <w:start w:val="1"/>
      <w:numFmt w:val="decimal"/>
      <w:suff w:val="nothing"/>
      <w:lvlText w:val="%1."/>
      <w:lvlJc w:val="left"/>
    </w:lvl>
  </w:abstractNum>
  <w:abstractNum w:abstractNumId="33" w15:restartNumberingAfterBreak="0">
    <w:nsid w:val="00000023"/>
    <w:multiLevelType w:val="multilevel"/>
    <w:tmpl w:val="00000023"/>
    <w:lvl w:ilvl="0">
      <w:start w:val="1"/>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4" w15:restartNumberingAfterBreak="0">
    <w:nsid w:val="00000024"/>
    <w:multiLevelType w:val="multilevel"/>
    <w:tmpl w:val="0000002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00000025"/>
    <w:multiLevelType w:val="multilevel"/>
    <w:tmpl w:val="0000002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00000026"/>
    <w:multiLevelType w:val="multilevel"/>
    <w:tmpl w:val="00000026"/>
    <w:lvl w:ilvl="0">
      <w:start w:val="1"/>
      <w:numFmt w:val="decimal"/>
      <w:lvlText w:val="%1）"/>
      <w:lvlJc w:val="left"/>
      <w:pPr>
        <w:ind w:left="792" w:hanging="360"/>
      </w:pPr>
      <w:rPr>
        <w:rFonts w:hint="default"/>
      </w:rPr>
    </w:lvl>
    <w:lvl w:ilvl="1">
      <w:start w:val="1"/>
      <w:numFmt w:val="lowerLetter"/>
      <w:lvlText w:val="%2)"/>
      <w:lvlJc w:val="left"/>
      <w:pPr>
        <w:ind w:left="1272" w:hanging="420"/>
      </w:pPr>
    </w:lvl>
    <w:lvl w:ilvl="2">
      <w:start w:val="1"/>
      <w:numFmt w:val="lowerRoman"/>
      <w:lvlText w:val="%3."/>
      <w:lvlJc w:val="right"/>
      <w:pPr>
        <w:ind w:left="1692" w:hanging="420"/>
      </w:pPr>
    </w:lvl>
    <w:lvl w:ilvl="3">
      <w:start w:val="1"/>
      <w:numFmt w:val="decimal"/>
      <w:lvlText w:val="%4."/>
      <w:lvlJc w:val="left"/>
      <w:pPr>
        <w:ind w:left="2112" w:hanging="420"/>
      </w:p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37" w15:restartNumberingAfterBreak="0">
    <w:nsid w:val="00000027"/>
    <w:multiLevelType w:val="multilevel"/>
    <w:tmpl w:val="00000027"/>
    <w:lvl w:ilvl="0">
      <w:start w:val="1"/>
      <w:numFmt w:val="decimal"/>
      <w:lvlText w:val="%1）"/>
      <w:lvlJc w:val="left"/>
      <w:pPr>
        <w:ind w:left="450" w:hanging="360"/>
      </w:pPr>
      <w:rPr>
        <w:rFonts w:hint="default"/>
      </w:rPr>
    </w:lvl>
    <w:lvl w:ilvl="1">
      <w:start w:val="1"/>
      <w:numFmt w:val="lowerLetter"/>
      <w:lvlText w:val="%2)"/>
      <w:lvlJc w:val="left"/>
      <w:pPr>
        <w:ind w:left="930" w:hanging="420"/>
      </w:pPr>
    </w:lvl>
    <w:lvl w:ilvl="2">
      <w:start w:val="1"/>
      <w:numFmt w:val="lowerRoman"/>
      <w:lvlText w:val="%3."/>
      <w:lvlJc w:val="right"/>
      <w:pPr>
        <w:ind w:left="1350" w:hanging="420"/>
      </w:pPr>
    </w:lvl>
    <w:lvl w:ilvl="3">
      <w:start w:val="1"/>
      <w:numFmt w:val="decimal"/>
      <w:lvlText w:val="%4."/>
      <w:lvlJc w:val="left"/>
      <w:pPr>
        <w:ind w:left="1770" w:hanging="420"/>
      </w:pPr>
    </w:lvl>
    <w:lvl w:ilvl="4">
      <w:start w:val="1"/>
      <w:numFmt w:val="lowerLetter"/>
      <w:lvlText w:val="%5)"/>
      <w:lvlJc w:val="left"/>
      <w:pPr>
        <w:ind w:left="2190" w:hanging="420"/>
      </w:pPr>
    </w:lvl>
    <w:lvl w:ilvl="5">
      <w:start w:val="1"/>
      <w:numFmt w:val="lowerRoman"/>
      <w:lvlText w:val="%6."/>
      <w:lvlJc w:val="right"/>
      <w:pPr>
        <w:ind w:left="2610" w:hanging="420"/>
      </w:pPr>
    </w:lvl>
    <w:lvl w:ilvl="6">
      <w:start w:val="1"/>
      <w:numFmt w:val="decimal"/>
      <w:lvlText w:val="%7."/>
      <w:lvlJc w:val="left"/>
      <w:pPr>
        <w:ind w:left="3030" w:hanging="420"/>
      </w:pPr>
    </w:lvl>
    <w:lvl w:ilvl="7">
      <w:start w:val="1"/>
      <w:numFmt w:val="lowerLetter"/>
      <w:lvlText w:val="%8)"/>
      <w:lvlJc w:val="left"/>
      <w:pPr>
        <w:ind w:left="3450" w:hanging="420"/>
      </w:pPr>
    </w:lvl>
    <w:lvl w:ilvl="8">
      <w:start w:val="1"/>
      <w:numFmt w:val="lowerRoman"/>
      <w:lvlText w:val="%9."/>
      <w:lvlJc w:val="right"/>
      <w:pPr>
        <w:ind w:left="3870" w:hanging="420"/>
      </w:pPr>
    </w:lvl>
  </w:abstractNum>
  <w:abstractNum w:abstractNumId="38" w15:restartNumberingAfterBreak="0">
    <w:nsid w:val="00000028"/>
    <w:multiLevelType w:val="multilevel"/>
    <w:tmpl w:val="00000028"/>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9" w15:restartNumberingAfterBreak="0">
    <w:nsid w:val="00000029"/>
    <w:multiLevelType w:val="singleLevel"/>
    <w:tmpl w:val="00000029"/>
    <w:lvl w:ilvl="0">
      <w:start w:val="1"/>
      <w:numFmt w:val="decimal"/>
      <w:suff w:val="nothing"/>
      <w:lvlText w:val="%1."/>
      <w:lvlJc w:val="left"/>
    </w:lvl>
  </w:abstractNum>
  <w:abstractNum w:abstractNumId="40" w15:restartNumberingAfterBreak="0">
    <w:nsid w:val="0000002A"/>
    <w:multiLevelType w:val="singleLevel"/>
    <w:tmpl w:val="0000002A"/>
    <w:lvl w:ilvl="0">
      <w:start w:val="1"/>
      <w:numFmt w:val="decimal"/>
      <w:suff w:val="nothing"/>
      <w:lvlText w:val="%1."/>
      <w:lvlJc w:val="left"/>
    </w:lvl>
  </w:abstractNum>
  <w:abstractNum w:abstractNumId="41" w15:restartNumberingAfterBreak="0">
    <w:nsid w:val="0000002C"/>
    <w:multiLevelType w:val="singleLevel"/>
    <w:tmpl w:val="0000002C"/>
    <w:lvl w:ilvl="0">
      <w:start w:val="1"/>
      <w:numFmt w:val="decimal"/>
      <w:suff w:val="nothing"/>
      <w:lvlText w:val="%1."/>
      <w:lvlJc w:val="left"/>
    </w:lvl>
  </w:abstractNum>
  <w:abstractNum w:abstractNumId="42" w15:restartNumberingAfterBreak="0">
    <w:nsid w:val="0000002D"/>
    <w:multiLevelType w:val="multilevel"/>
    <w:tmpl w:val="0000002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3" w15:restartNumberingAfterBreak="0">
    <w:nsid w:val="0000002E"/>
    <w:multiLevelType w:val="multilevel"/>
    <w:tmpl w:val="0000002E"/>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44" w15:restartNumberingAfterBreak="0">
    <w:nsid w:val="0000002F"/>
    <w:multiLevelType w:val="multilevel"/>
    <w:tmpl w:val="0000002F"/>
    <w:lvl w:ilvl="0">
      <w:start w:val="1"/>
      <w:numFmt w:val="decimal"/>
      <w:lvlText w:val="%1）"/>
      <w:lvlJc w:val="left"/>
      <w:pPr>
        <w:ind w:left="792" w:hanging="360"/>
      </w:pPr>
      <w:rPr>
        <w:rFonts w:hint="default"/>
      </w:rPr>
    </w:lvl>
    <w:lvl w:ilvl="1">
      <w:start w:val="1"/>
      <w:numFmt w:val="lowerLetter"/>
      <w:lvlText w:val="%2)"/>
      <w:lvlJc w:val="left"/>
      <w:pPr>
        <w:ind w:left="1272" w:hanging="420"/>
      </w:pPr>
    </w:lvl>
    <w:lvl w:ilvl="2">
      <w:start w:val="1"/>
      <w:numFmt w:val="lowerRoman"/>
      <w:lvlText w:val="%3."/>
      <w:lvlJc w:val="right"/>
      <w:pPr>
        <w:ind w:left="1692" w:hanging="420"/>
      </w:pPr>
    </w:lvl>
    <w:lvl w:ilvl="3">
      <w:start w:val="1"/>
      <w:numFmt w:val="decimal"/>
      <w:lvlText w:val="%4."/>
      <w:lvlJc w:val="left"/>
      <w:pPr>
        <w:ind w:left="2112" w:hanging="420"/>
      </w:p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45" w15:restartNumberingAfterBreak="0">
    <w:nsid w:val="00000030"/>
    <w:multiLevelType w:val="multilevel"/>
    <w:tmpl w:val="00000030"/>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46" w15:restartNumberingAfterBreak="0">
    <w:nsid w:val="00000031"/>
    <w:multiLevelType w:val="singleLevel"/>
    <w:tmpl w:val="00000031"/>
    <w:lvl w:ilvl="0">
      <w:start w:val="1"/>
      <w:numFmt w:val="decimal"/>
      <w:suff w:val="nothing"/>
      <w:lvlText w:val="%1."/>
      <w:lvlJc w:val="left"/>
    </w:lvl>
  </w:abstractNum>
  <w:abstractNum w:abstractNumId="47" w15:restartNumberingAfterBreak="0">
    <w:nsid w:val="00000032"/>
    <w:multiLevelType w:val="multilevel"/>
    <w:tmpl w:val="0000003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8" w15:restartNumberingAfterBreak="0">
    <w:nsid w:val="00000033"/>
    <w:multiLevelType w:val="singleLevel"/>
    <w:tmpl w:val="00000033"/>
    <w:lvl w:ilvl="0">
      <w:start w:val="1"/>
      <w:numFmt w:val="upperLetter"/>
      <w:suff w:val="space"/>
      <w:lvlText w:val="%1."/>
      <w:lvlJc w:val="left"/>
    </w:lvl>
  </w:abstractNum>
  <w:abstractNum w:abstractNumId="49" w15:restartNumberingAfterBreak="0">
    <w:nsid w:val="00000034"/>
    <w:multiLevelType w:val="multilevel"/>
    <w:tmpl w:val="0000003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0" w15:restartNumberingAfterBreak="0">
    <w:nsid w:val="00000035"/>
    <w:multiLevelType w:val="singleLevel"/>
    <w:tmpl w:val="00000035"/>
    <w:lvl w:ilvl="0">
      <w:start w:val="1"/>
      <w:numFmt w:val="decimal"/>
      <w:suff w:val="nothing"/>
      <w:lvlText w:val="%1."/>
      <w:lvlJc w:val="left"/>
    </w:lvl>
  </w:abstractNum>
  <w:abstractNum w:abstractNumId="51" w15:restartNumberingAfterBreak="0">
    <w:nsid w:val="00000036"/>
    <w:multiLevelType w:val="multilevel"/>
    <w:tmpl w:val="0000003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2" w15:restartNumberingAfterBreak="0">
    <w:nsid w:val="00000037"/>
    <w:multiLevelType w:val="multilevel"/>
    <w:tmpl w:val="0000003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3" w15:restartNumberingAfterBreak="0">
    <w:nsid w:val="00000038"/>
    <w:multiLevelType w:val="multilevel"/>
    <w:tmpl w:val="00000038"/>
    <w:lvl w:ilvl="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4" w15:restartNumberingAfterBreak="0">
    <w:nsid w:val="00000039"/>
    <w:multiLevelType w:val="multilevel"/>
    <w:tmpl w:val="00000039"/>
    <w:lvl w:ilvl="0">
      <w:start w:val="1"/>
      <w:numFmt w:val="upperLetter"/>
      <w:lvlText w:val="%1."/>
      <w:lvlJc w:val="left"/>
      <w:pPr>
        <w:ind w:left="1259" w:hanging="420"/>
      </w:pPr>
    </w:lvl>
    <w:lvl w:ilvl="1">
      <w:start w:val="1"/>
      <w:numFmt w:val="lowerLetter"/>
      <w:lvlText w:val="%2)"/>
      <w:lvlJc w:val="left"/>
      <w:pPr>
        <w:ind w:left="1679" w:hanging="420"/>
      </w:pPr>
    </w:lvl>
    <w:lvl w:ilvl="2">
      <w:start w:val="1"/>
      <w:numFmt w:val="lowerRoman"/>
      <w:lvlText w:val="%3."/>
      <w:lvlJc w:val="right"/>
      <w:pPr>
        <w:ind w:left="2099" w:hanging="420"/>
      </w:pPr>
    </w:lvl>
    <w:lvl w:ilvl="3">
      <w:start w:val="1"/>
      <w:numFmt w:val="decimal"/>
      <w:lvlText w:val="%4."/>
      <w:lvlJc w:val="left"/>
      <w:pPr>
        <w:ind w:left="2519" w:hanging="420"/>
      </w:pPr>
    </w:lvl>
    <w:lvl w:ilvl="4">
      <w:start w:val="1"/>
      <w:numFmt w:val="lowerLetter"/>
      <w:lvlText w:val="%5)"/>
      <w:lvlJc w:val="left"/>
      <w:pPr>
        <w:ind w:left="2939" w:hanging="420"/>
      </w:pPr>
    </w:lvl>
    <w:lvl w:ilvl="5">
      <w:start w:val="1"/>
      <w:numFmt w:val="lowerRoman"/>
      <w:lvlText w:val="%6."/>
      <w:lvlJc w:val="right"/>
      <w:pPr>
        <w:ind w:left="3359" w:hanging="420"/>
      </w:pPr>
    </w:lvl>
    <w:lvl w:ilvl="6">
      <w:start w:val="1"/>
      <w:numFmt w:val="decimal"/>
      <w:lvlText w:val="%7."/>
      <w:lvlJc w:val="left"/>
      <w:pPr>
        <w:ind w:left="3779" w:hanging="420"/>
      </w:pPr>
    </w:lvl>
    <w:lvl w:ilvl="7">
      <w:start w:val="1"/>
      <w:numFmt w:val="lowerLetter"/>
      <w:lvlText w:val="%8)"/>
      <w:lvlJc w:val="left"/>
      <w:pPr>
        <w:ind w:left="4199" w:hanging="420"/>
      </w:pPr>
    </w:lvl>
    <w:lvl w:ilvl="8">
      <w:start w:val="1"/>
      <w:numFmt w:val="lowerRoman"/>
      <w:lvlText w:val="%9."/>
      <w:lvlJc w:val="right"/>
      <w:pPr>
        <w:ind w:left="4619" w:hanging="420"/>
      </w:pPr>
    </w:lvl>
  </w:abstractNum>
  <w:abstractNum w:abstractNumId="55" w15:restartNumberingAfterBreak="0">
    <w:nsid w:val="0000003A"/>
    <w:multiLevelType w:val="singleLevel"/>
    <w:tmpl w:val="0000003A"/>
    <w:lvl w:ilvl="0">
      <w:start w:val="1"/>
      <w:numFmt w:val="decimal"/>
      <w:suff w:val="nothing"/>
      <w:lvlText w:val="%1."/>
      <w:lvlJc w:val="left"/>
    </w:lvl>
  </w:abstractNum>
  <w:abstractNum w:abstractNumId="56" w15:restartNumberingAfterBreak="0">
    <w:nsid w:val="0000003B"/>
    <w:multiLevelType w:val="multilevel"/>
    <w:tmpl w:val="0000003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7" w15:restartNumberingAfterBreak="0">
    <w:nsid w:val="0000003C"/>
    <w:multiLevelType w:val="singleLevel"/>
    <w:tmpl w:val="0000003C"/>
    <w:lvl w:ilvl="0">
      <w:start w:val="1"/>
      <w:numFmt w:val="decimal"/>
      <w:suff w:val="nothing"/>
      <w:lvlText w:val="%1."/>
      <w:lvlJc w:val="left"/>
    </w:lvl>
  </w:abstractNum>
  <w:abstractNum w:abstractNumId="58" w15:restartNumberingAfterBreak="0">
    <w:nsid w:val="0000003D"/>
    <w:multiLevelType w:val="multilevel"/>
    <w:tmpl w:val="000000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9" w15:restartNumberingAfterBreak="0">
    <w:nsid w:val="0000003E"/>
    <w:multiLevelType w:val="multilevel"/>
    <w:tmpl w:val="0000003E"/>
    <w:lvl w:ilvl="0">
      <w:start w:val="1"/>
      <w:numFmt w:val="decimal"/>
      <w:lvlText w:val="%1)"/>
      <w:lvlJc w:val="left"/>
      <w:pPr>
        <w:ind w:left="839" w:hanging="420"/>
      </w:pPr>
    </w:lvl>
    <w:lvl w:ilvl="1">
      <w:start w:val="1"/>
      <w:numFmt w:val="lowerLetter"/>
      <w:lvlText w:val="%2)"/>
      <w:lvlJc w:val="left"/>
      <w:pPr>
        <w:ind w:left="1259" w:hanging="420"/>
      </w:pPr>
    </w:lvl>
    <w:lvl w:ilvl="2">
      <w:start w:val="1"/>
      <w:numFmt w:val="lowerRoman"/>
      <w:lvlText w:val="%3."/>
      <w:lvlJc w:val="right"/>
      <w:pPr>
        <w:ind w:left="1679" w:hanging="420"/>
      </w:pPr>
    </w:lvl>
    <w:lvl w:ilvl="3">
      <w:start w:val="1"/>
      <w:numFmt w:val="decimal"/>
      <w:lvlText w:val="%4."/>
      <w:lvlJc w:val="left"/>
      <w:pPr>
        <w:ind w:left="2099" w:hanging="420"/>
      </w:pPr>
    </w:lvl>
    <w:lvl w:ilvl="4">
      <w:start w:val="1"/>
      <w:numFmt w:val="lowerLetter"/>
      <w:lvlText w:val="%5)"/>
      <w:lvlJc w:val="left"/>
      <w:pPr>
        <w:ind w:left="2519" w:hanging="420"/>
      </w:pPr>
    </w:lvl>
    <w:lvl w:ilvl="5">
      <w:start w:val="1"/>
      <w:numFmt w:val="lowerRoman"/>
      <w:lvlText w:val="%6."/>
      <w:lvlJc w:val="right"/>
      <w:pPr>
        <w:ind w:left="2939" w:hanging="420"/>
      </w:pPr>
    </w:lvl>
    <w:lvl w:ilvl="6">
      <w:start w:val="1"/>
      <w:numFmt w:val="decimal"/>
      <w:lvlText w:val="%7."/>
      <w:lvlJc w:val="left"/>
      <w:pPr>
        <w:ind w:left="3359" w:hanging="420"/>
      </w:pPr>
    </w:lvl>
    <w:lvl w:ilvl="7">
      <w:start w:val="1"/>
      <w:numFmt w:val="lowerLetter"/>
      <w:lvlText w:val="%8)"/>
      <w:lvlJc w:val="left"/>
      <w:pPr>
        <w:ind w:left="3779" w:hanging="420"/>
      </w:pPr>
    </w:lvl>
    <w:lvl w:ilvl="8">
      <w:start w:val="1"/>
      <w:numFmt w:val="lowerRoman"/>
      <w:lvlText w:val="%9."/>
      <w:lvlJc w:val="right"/>
      <w:pPr>
        <w:ind w:left="4199" w:hanging="420"/>
      </w:pPr>
    </w:lvl>
  </w:abstractNum>
  <w:abstractNum w:abstractNumId="60" w15:restartNumberingAfterBreak="0">
    <w:nsid w:val="0000003F"/>
    <w:multiLevelType w:val="multilevel"/>
    <w:tmpl w:val="0000003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1" w15:restartNumberingAfterBreak="0">
    <w:nsid w:val="00000040"/>
    <w:multiLevelType w:val="multilevel"/>
    <w:tmpl w:val="0000004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2" w15:restartNumberingAfterBreak="0">
    <w:nsid w:val="00000041"/>
    <w:multiLevelType w:val="multilevel"/>
    <w:tmpl w:val="0000004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3" w15:restartNumberingAfterBreak="0">
    <w:nsid w:val="00000042"/>
    <w:multiLevelType w:val="multilevel"/>
    <w:tmpl w:val="00000042"/>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4" w15:restartNumberingAfterBreak="0">
    <w:nsid w:val="00000043"/>
    <w:multiLevelType w:val="multilevel"/>
    <w:tmpl w:val="0000004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5" w15:restartNumberingAfterBreak="0">
    <w:nsid w:val="00000044"/>
    <w:multiLevelType w:val="multilevel"/>
    <w:tmpl w:val="0000004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6" w15:restartNumberingAfterBreak="0">
    <w:nsid w:val="00000045"/>
    <w:multiLevelType w:val="multilevel"/>
    <w:tmpl w:val="00000045"/>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7" w15:restartNumberingAfterBreak="0">
    <w:nsid w:val="00000046"/>
    <w:multiLevelType w:val="multilevel"/>
    <w:tmpl w:val="00000046"/>
    <w:lvl w:ilvl="0">
      <w:start w:val="1"/>
      <w:numFmt w:val="decimal"/>
      <w:lvlText w:val="%1)"/>
      <w:lvlJc w:val="left"/>
      <w:pPr>
        <w:ind w:left="839" w:hanging="420"/>
      </w:pPr>
      <w:rPr>
        <w:rFonts w:hint="eastAsia"/>
      </w:rPr>
    </w:lvl>
    <w:lvl w:ilvl="1">
      <w:start w:val="1"/>
      <w:numFmt w:val="lowerLetter"/>
      <w:lvlText w:val="%2)"/>
      <w:lvlJc w:val="left"/>
      <w:pPr>
        <w:ind w:left="1259" w:hanging="420"/>
      </w:pPr>
    </w:lvl>
    <w:lvl w:ilvl="2">
      <w:start w:val="1"/>
      <w:numFmt w:val="lowerRoman"/>
      <w:lvlText w:val="%3."/>
      <w:lvlJc w:val="right"/>
      <w:pPr>
        <w:ind w:left="1679" w:hanging="420"/>
      </w:pPr>
    </w:lvl>
    <w:lvl w:ilvl="3">
      <w:start w:val="1"/>
      <w:numFmt w:val="decimal"/>
      <w:lvlText w:val="%4."/>
      <w:lvlJc w:val="left"/>
      <w:pPr>
        <w:ind w:left="2099" w:hanging="420"/>
      </w:pPr>
    </w:lvl>
    <w:lvl w:ilvl="4">
      <w:start w:val="1"/>
      <w:numFmt w:val="lowerLetter"/>
      <w:lvlText w:val="%5)"/>
      <w:lvlJc w:val="left"/>
      <w:pPr>
        <w:ind w:left="2519" w:hanging="420"/>
      </w:pPr>
    </w:lvl>
    <w:lvl w:ilvl="5">
      <w:start w:val="1"/>
      <w:numFmt w:val="lowerRoman"/>
      <w:lvlText w:val="%6."/>
      <w:lvlJc w:val="right"/>
      <w:pPr>
        <w:ind w:left="2939" w:hanging="420"/>
      </w:pPr>
    </w:lvl>
    <w:lvl w:ilvl="6">
      <w:start w:val="1"/>
      <w:numFmt w:val="decimal"/>
      <w:lvlText w:val="%7."/>
      <w:lvlJc w:val="left"/>
      <w:pPr>
        <w:ind w:left="3359" w:hanging="420"/>
      </w:pPr>
    </w:lvl>
    <w:lvl w:ilvl="7">
      <w:start w:val="1"/>
      <w:numFmt w:val="lowerLetter"/>
      <w:lvlText w:val="%8)"/>
      <w:lvlJc w:val="left"/>
      <w:pPr>
        <w:ind w:left="3779" w:hanging="420"/>
      </w:pPr>
    </w:lvl>
    <w:lvl w:ilvl="8">
      <w:start w:val="1"/>
      <w:numFmt w:val="lowerRoman"/>
      <w:lvlText w:val="%9."/>
      <w:lvlJc w:val="right"/>
      <w:pPr>
        <w:ind w:left="4199" w:hanging="420"/>
      </w:pPr>
    </w:lvl>
  </w:abstractNum>
  <w:abstractNum w:abstractNumId="68" w15:restartNumberingAfterBreak="0">
    <w:nsid w:val="00000048"/>
    <w:multiLevelType w:val="singleLevel"/>
    <w:tmpl w:val="00000048"/>
    <w:lvl w:ilvl="0">
      <w:start w:val="1"/>
      <w:numFmt w:val="decimal"/>
      <w:suff w:val="nothing"/>
      <w:lvlText w:val="%1."/>
      <w:lvlJc w:val="left"/>
    </w:lvl>
  </w:abstractNum>
  <w:abstractNum w:abstractNumId="69" w15:restartNumberingAfterBreak="0">
    <w:nsid w:val="00000049"/>
    <w:multiLevelType w:val="singleLevel"/>
    <w:tmpl w:val="00000049"/>
    <w:lvl w:ilvl="0">
      <w:start w:val="1"/>
      <w:numFmt w:val="decimal"/>
      <w:lvlText w:val="%1."/>
      <w:lvlJc w:val="left"/>
      <w:pPr>
        <w:tabs>
          <w:tab w:val="num" w:pos="425"/>
        </w:tabs>
        <w:ind w:left="425" w:hanging="425"/>
      </w:pPr>
      <w:rPr>
        <w:rFonts w:hint="default"/>
      </w:rPr>
    </w:lvl>
  </w:abstractNum>
  <w:abstractNum w:abstractNumId="70" w15:restartNumberingAfterBreak="0">
    <w:nsid w:val="0000004A"/>
    <w:multiLevelType w:val="multilevel"/>
    <w:tmpl w:val="0000004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1" w15:restartNumberingAfterBreak="0">
    <w:nsid w:val="0000004B"/>
    <w:multiLevelType w:val="multilevel"/>
    <w:tmpl w:val="0000004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2" w15:restartNumberingAfterBreak="0">
    <w:nsid w:val="0000004C"/>
    <w:multiLevelType w:val="multilevel"/>
    <w:tmpl w:val="0000004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3" w15:restartNumberingAfterBreak="0">
    <w:nsid w:val="0000004D"/>
    <w:multiLevelType w:val="singleLevel"/>
    <w:tmpl w:val="0000004D"/>
    <w:lvl w:ilvl="0">
      <w:start w:val="1"/>
      <w:numFmt w:val="decimal"/>
      <w:suff w:val="nothing"/>
      <w:lvlText w:val="%1."/>
      <w:lvlJc w:val="left"/>
    </w:lvl>
  </w:abstractNum>
  <w:abstractNum w:abstractNumId="74" w15:restartNumberingAfterBreak="0">
    <w:nsid w:val="0000004E"/>
    <w:multiLevelType w:val="multilevel"/>
    <w:tmpl w:val="0000004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5" w15:restartNumberingAfterBreak="0">
    <w:nsid w:val="0000004F"/>
    <w:multiLevelType w:val="multilevel"/>
    <w:tmpl w:val="0000004F"/>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6" w15:restartNumberingAfterBreak="0">
    <w:nsid w:val="00000050"/>
    <w:multiLevelType w:val="multilevel"/>
    <w:tmpl w:val="00000050"/>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7" w15:restartNumberingAfterBreak="0">
    <w:nsid w:val="00000051"/>
    <w:multiLevelType w:val="multilevel"/>
    <w:tmpl w:val="00000051"/>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8" w15:restartNumberingAfterBreak="0">
    <w:nsid w:val="00000052"/>
    <w:multiLevelType w:val="multilevel"/>
    <w:tmpl w:val="0000005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9" w15:restartNumberingAfterBreak="0">
    <w:nsid w:val="00000054"/>
    <w:multiLevelType w:val="multilevel"/>
    <w:tmpl w:val="0000005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0" w15:restartNumberingAfterBreak="0">
    <w:nsid w:val="00000055"/>
    <w:multiLevelType w:val="singleLevel"/>
    <w:tmpl w:val="00000055"/>
    <w:lvl w:ilvl="0">
      <w:start w:val="1"/>
      <w:numFmt w:val="decimal"/>
      <w:suff w:val="nothing"/>
      <w:lvlText w:val="%1."/>
      <w:lvlJc w:val="left"/>
    </w:lvl>
  </w:abstractNum>
  <w:abstractNum w:abstractNumId="81" w15:restartNumberingAfterBreak="0">
    <w:nsid w:val="00000056"/>
    <w:multiLevelType w:val="singleLevel"/>
    <w:tmpl w:val="00000056"/>
    <w:lvl w:ilvl="0">
      <w:start w:val="1"/>
      <w:numFmt w:val="decimal"/>
      <w:suff w:val="nothing"/>
      <w:lvlText w:val="%1."/>
      <w:lvlJc w:val="left"/>
    </w:lvl>
  </w:abstractNum>
  <w:abstractNum w:abstractNumId="82" w15:restartNumberingAfterBreak="0">
    <w:nsid w:val="00000057"/>
    <w:multiLevelType w:val="multilevel"/>
    <w:tmpl w:val="0000005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3" w15:restartNumberingAfterBreak="0">
    <w:nsid w:val="00000058"/>
    <w:multiLevelType w:val="multilevel"/>
    <w:tmpl w:val="0000005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4" w15:restartNumberingAfterBreak="0">
    <w:nsid w:val="00000059"/>
    <w:multiLevelType w:val="multilevel"/>
    <w:tmpl w:val="0000005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5" w15:restartNumberingAfterBreak="0">
    <w:nsid w:val="0000005A"/>
    <w:multiLevelType w:val="multilevel"/>
    <w:tmpl w:val="0000005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6" w15:restartNumberingAfterBreak="0">
    <w:nsid w:val="0000005B"/>
    <w:multiLevelType w:val="multilevel"/>
    <w:tmpl w:val="0000005B"/>
    <w:lvl w:ilvl="0">
      <w:start w:val="1"/>
      <w:numFmt w:val="decimal"/>
      <w:lvlText w:val="%1）"/>
      <w:lvlJc w:val="left"/>
      <w:pPr>
        <w:ind w:left="792" w:hanging="360"/>
      </w:pPr>
      <w:rPr>
        <w:rFonts w:hint="default"/>
      </w:rPr>
    </w:lvl>
    <w:lvl w:ilvl="1">
      <w:start w:val="1"/>
      <w:numFmt w:val="lowerLetter"/>
      <w:lvlText w:val="%2)"/>
      <w:lvlJc w:val="left"/>
      <w:pPr>
        <w:ind w:left="1272" w:hanging="420"/>
      </w:pPr>
    </w:lvl>
    <w:lvl w:ilvl="2">
      <w:start w:val="1"/>
      <w:numFmt w:val="lowerRoman"/>
      <w:lvlText w:val="%3."/>
      <w:lvlJc w:val="right"/>
      <w:pPr>
        <w:ind w:left="1692" w:hanging="420"/>
      </w:pPr>
    </w:lvl>
    <w:lvl w:ilvl="3">
      <w:start w:val="1"/>
      <w:numFmt w:val="decimal"/>
      <w:lvlText w:val="%4."/>
      <w:lvlJc w:val="left"/>
      <w:pPr>
        <w:ind w:left="2112" w:hanging="420"/>
      </w:p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87" w15:restartNumberingAfterBreak="0">
    <w:nsid w:val="0000005C"/>
    <w:multiLevelType w:val="singleLevel"/>
    <w:tmpl w:val="0000005C"/>
    <w:lvl w:ilvl="0">
      <w:start w:val="1"/>
      <w:numFmt w:val="bullet"/>
      <w:lvlText w:val=""/>
      <w:lvlJc w:val="left"/>
      <w:pPr>
        <w:tabs>
          <w:tab w:val="num" w:pos="420"/>
        </w:tabs>
        <w:ind w:left="420" w:hanging="420"/>
      </w:pPr>
      <w:rPr>
        <w:rFonts w:ascii="Wingdings" w:hAnsi="Wingdings" w:hint="default"/>
      </w:rPr>
    </w:lvl>
  </w:abstractNum>
  <w:abstractNum w:abstractNumId="88" w15:restartNumberingAfterBreak="0">
    <w:nsid w:val="0000005D"/>
    <w:multiLevelType w:val="multilevel"/>
    <w:tmpl w:val="0000005D"/>
    <w:lvl w:ilvl="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9" w15:restartNumberingAfterBreak="0">
    <w:nsid w:val="0000005E"/>
    <w:multiLevelType w:val="multilevel"/>
    <w:tmpl w:val="0000005E"/>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0" w15:restartNumberingAfterBreak="0">
    <w:nsid w:val="0000005F"/>
    <w:multiLevelType w:val="singleLevel"/>
    <w:tmpl w:val="0000005F"/>
    <w:lvl w:ilvl="0">
      <w:start w:val="1"/>
      <w:numFmt w:val="decimal"/>
      <w:suff w:val="nothing"/>
      <w:lvlText w:val="%1."/>
      <w:lvlJc w:val="left"/>
    </w:lvl>
  </w:abstractNum>
  <w:abstractNum w:abstractNumId="91" w15:restartNumberingAfterBreak="0">
    <w:nsid w:val="00000060"/>
    <w:multiLevelType w:val="multilevel"/>
    <w:tmpl w:val="0000006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2" w15:restartNumberingAfterBreak="0">
    <w:nsid w:val="00000061"/>
    <w:multiLevelType w:val="multilevel"/>
    <w:tmpl w:val="0000006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3" w15:restartNumberingAfterBreak="0">
    <w:nsid w:val="00000062"/>
    <w:multiLevelType w:val="multilevel"/>
    <w:tmpl w:val="0000006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4" w15:restartNumberingAfterBreak="0">
    <w:nsid w:val="00000063"/>
    <w:multiLevelType w:val="singleLevel"/>
    <w:tmpl w:val="00000063"/>
    <w:lvl w:ilvl="0">
      <w:start w:val="1"/>
      <w:numFmt w:val="decimal"/>
      <w:lvlText w:val="%1."/>
      <w:lvlJc w:val="left"/>
      <w:pPr>
        <w:tabs>
          <w:tab w:val="num" w:pos="425"/>
        </w:tabs>
        <w:ind w:left="425" w:hanging="425"/>
      </w:pPr>
      <w:rPr>
        <w:rFonts w:hint="default"/>
      </w:rPr>
    </w:lvl>
  </w:abstractNum>
  <w:abstractNum w:abstractNumId="95" w15:restartNumberingAfterBreak="0">
    <w:nsid w:val="00000064"/>
    <w:multiLevelType w:val="multilevel"/>
    <w:tmpl w:val="0000006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decimal"/>
      <w:lvlText w:val="%3）"/>
      <w:lvlJc w:val="left"/>
      <w:pPr>
        <w:ind w:left="1560" w:hanging="360"/>
      </w:pPr>
      <w:rPr>
        <w:rFonts w:hint="default"/>
      </w:rPr>
    </w:lvl>
    <w:lvl w:ilvl="3">
      <w:start w:val="1"/>
      <w:numFmt w:val="lowerRoman"/>
      <w:lvlText w:val="%4）"/>
      <w:lvlJc w:val="left"/>
      <w:pPr>
        <w:ind w:left="2340" w:hanging="720"/>
      </w:pPr>
      <w:rPr>
        <w:rFonts w:hint="default"/>
      </w:r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96" w15:restartNumberingAfterBreak="0">
    <w:nsid w:val="00000065"/>
    <w:multiLevelType w:val="singleLevel"/>
    <w:tmpl w:val="00000065"/>
    <w:lvl w:ilvl="0">
      <w:start w:val="1"/>
      <w:numFmt w:val="decimal"/>
      <w:suff w:val="nothing"/>
      <w:lvlText w:val="%1."/>
      <w:lvlJc w:val="left"/>
    </w:lvl>
  </w:abstractNum>
  <w:abstractNum w:abstractNumId="97" w15:restartNumberingAfterBreak="0">
    <w:nsid w:val="00000066"/>
    <w:multiLevelType w:val="multilevel"/>
    <w:tmpl w:val="00000066"/>
    <w:lvl w:ilvl="0">
      <w:start w:val="1"/>
      <w:numFmt w:val="decimal"/>
      <w:lvlText w:val="%1."/>
      <w:lvlJc w:val="left"/>
      <w:pPr>
        <w:ind w:left="360" w:hanging="36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8" w15:restartNumberingAfterBreak="0">
    <w:nsid w:val="00000067"/>
    <w:multiLevelType w:val="singleLevel"/>
    <w:tmpl w:val="00000067"/>
    <w:lvl w:ilvl="0">
      <w:start w:val="1"/>
      <w:numFmt w:val="decimal"/>
      <w:suff w:val="nothing"/>
      <w:lvlText w:val="%1."/>
      <w:lvlJc w:val="left"/>
    </w:lvl>
  </w:abstractNum>
  <w:abstractNum w:abstractNumId="99" w15:restartNumberingAfterBreak="0">
    <w:nsid w:val="00000068"/>
    <w:multiLevelType w:val="multilevel"/>
    <w:tmpl w:val="0000006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0" w15:restartNumberingAfterBreak="0">
    <w:nsid w:val="00000069"/>
    <w:multiLevelType w:val="multilevel"/>
    <w:tmpl w:val="00000069"/>
    <w:lvl w:ilvl="0">
      <w:start w:val="1"/>
      <w:numFmt w:val="decimal"/>
      <w:suff w:val="nothing"/>
      <w:lvlText w:val="%1."/>
      <w:lvlJc w:val="left"/>
    </w:lvl>
    <w:lvl w:ilvl="1">
      <w:start w:val="1"/>
      <w:numFmt w:val="decimal"/>
      <w:lvlText w:val="%1.%2."/>
      <w:lvlJc w:val="left"/>
      <w:pPr>
        <w:tabs>
          <w:tab w:val="num" w:pos="575"/>
        </w:tabs>
        <w:ind w:left="575" w:hanging="5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1"/>
        </w:tabs>
        <w:ind w:left="1151" w:hanging="1151"/>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3"/>
        </w:tabs>
        <w:ind w:left="1583" w:hanging="1583"/>
      </w:pPr>
      <w:rPr>
        <w:rFonts w:hint="default"/>
      </w:rPr>
    </w:lvl>
  </w:abstractNum>
  <w:abstractNum w:abstractNumId="101" w15:restartNumberingAfterBreak="0">
    <w:nsid w:val="0000006A"/>
    <w:multiLevelType w:val="multilevel"/>
    <w:tmpl w:val="0000006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2" w15:restartNumberingAfterBreak="0">
    <w:nsid w:val="0000006B"/>
    <w:multiLevelType w:val="singleLevel"/>
    <w:tmpl w:val="0000006B"/>
    <w:lvl w:ilvl="0">
      <w:start w:val="1"/>
      <w:numFmt w:val="decimal"/>
      <w:suff w:val="nothing"/>
      <w:lvlText w:val="%1."/>
      <w:lvlJc w:val="left"/>
    </w:lvl>
  </w:abstractNum>
  <w:abstractNum w:abstractNumId="103" w15:restartNumberingAfterBreak="0">
    <w:nsid w:val="0000006C"/>
    <w:multiLevelType w:val="singleLevel"/>
    <w:tmpl w:val="0000006C"/>
    <w:lvl w:ilvl="0">
      <w:start w:val="1"/>
      <w:numFmt w:val="decimal"/>
      <w:suff w:val="nothing"/>
      <w:lvlText w:val="%1."/>
      <w:lvlJc w:val="left"/>
    </w:lvl>
  </w:abstractNum>
  <w:abstractNum w:abstractNumId="104" w15:restartNumberingAfterBreak="0">
    <w:nsid w:val="0000006E"/>
    <w:multiLevelType w:val="multilevel"/>
    <w:tmpl w:val="0000006E"/>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5" w15:restartNumberingAfterBreak="0">
    <w:nsid w:val="0000006F"/>
    <w:multiLevelType w:val="multilevel"/>
    <w:tmpl w:val="0000006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6" w15:restartNumberingAfterBreak="0">
    <w:nsid w:val="00000070"/>
    <w:multiLevelType w:val="multilevel"/>
    <w:tmpl w:val="00000070"/>
    <w:lvl w:ilvl="0">
      <w:start w:val="1"/>
      <w:numFmt w:val="decimal"/>
      <w:suff w:val="nothing"/>
      <w:lvlText w:val="%1."/>
      <w:lvlJc w:val="left"/>
    </w:lvl>
    <w:lvl w:ilvl="1">
      <w:start w:val="1"/>
      <w:numFmt w:val="decimal"/>
      <w:lvlText w:val="%1.%2."/>
      <w:lvlJc w:val="left"/>
      <w:pPr>
        <w:tabs>
          <w:tab w:val="num" w:pos="575"/>
        </w:tabs>
        <w:ind w:left="575" w:hanging="5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1"/>
        </w:tabs>
        <w:ind w:left="1151" w:hanging="1151"/>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3"/>
        </w:tabs>
        <w:ind w:left="1583" w:hanging="1583"/>
      </w:pPr>
      <w:rPr>
        <w:rFonts w:hint="default"/>
      </w:rPr>
    </w:lvl>
  </w:abstractNum>
  <w:abstractNum w:abstractNumId="107" w15:restartNumberingAfterBreak="0">
    <w:nsid w:val="00000071"/>
    <w:multiLevelType w:val="multilevel"/>
    <w:tmpl w:val="0000007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8" w15:restartNumberingAfterBreak="0">
    <w:nsid w:val="00000072"/>
    <w:multiLevelType w:val="multilevel"/>
    <w:tmpl w:val="0000007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9" w15:restartNumberingAfterBreak="0">
    <w:nsid w:val="00000073"/>
    <w:multiLevelType w:val="multilevel"/>
    <w:tmpl w:val="0000007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0" w15:restartNumberingAfterBreak="0">
    <w:nsid w:val="00000074"/>
    <w:multiLevelType w:val="multilevel"/>
    <w:tmpl w:val="00000074"/>
    <w:lvl w:ilvl="0">
      <w:start w:val="1"/>
      <w:numFmt w:val="decimal"/>
      <w:suff w:val="nothing"/>
      <w:lvlText w:val="%1."/>
      <w:lvlJc w:val="left"/>
    </w:lvl>
    <w:lvl w:ilvl="1">
      <w:start w:val="1"/>
      <w:numFmt w:val="decimal"/>
      <w:lvlText w:val="%1.%2."/>
      <w:lvlJc w:val="left"/>
      <w:pPr>
        <w:tabs>
          <w:tab w:val="num" w:pos="575"/>
        </w:tabs>
        <w:ind w:left="575" w:hanging="5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1"/>
        </w:tabs>
        <w:ind w:left="1151" w:hanging="1151"/>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3"/>
        </w:tabs>
        <w:ind w:left="1583" w:hanging="1583"/>
      </w:pPr>
      <w:rPr>
        <w:rFonts w:hint="default"/>
      </w:rPr>
    </w:lvl>
  </w:abstractNum>
  <w:abstractNum w:abstractNumId="111" w15:restartNumberingAfterBreak="0">
    <w:nsid w:val="00000075"/>
    <w:multiLevelType w:val="singleLevel"/>
    <w:tmpl w:val="00000075"/>
    <w:lvl w:ilvl="0">
      <w:start w:val="1"/>
      <w:numFmt w:val="decimal"/>
      <w:suff w:val="nothing"/>
      <w:lvlText w:val="%1."/>
      <w:lvlJc w:val="left"/>
    </w:lvl>
  </w:abstractNum>
  <w:abstractNum w:abstractNumId="112" w15:restartNumberingAfterBreak="0">
    <w:nsid w:val="00000076"/>
    <w:multiLevelType w:val="multilevel"/>
    <w:tmpl w:val="0000007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3" w15:restartNumberingAfterBreak="0">
    <w:nsid w:val="00000077"/>
    <w:multiLevelType w:val="multilevel"/>
    <w:tmpl w:val="00000077"/>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14" w15:restartNumberingAfterBreak="0">
    <w:nsid w:val="00000078"/>
    <w:multiLevelType w:val="multilevel"/>
    <w:tmpl w:val="0000007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5" w15:restartNumberingAfterBreak="0">
    <w:nsid w:val="0000007A"/>
    <w:multiLevelType w:val="multilevel"/>
    <w:tmpl w:val="0000007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6" w15:restartNumberingAfterBreak="0">
    <w:nsid w:val="0000007B"/>
    <w:multiLevelType w:val="multilevel"/>
    <w:tmpl w:val="0000007B"/>
    <w:lvl w:ilvl="0">
      <w:start w:val="4"/>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7" w15:restartNumberingAfterBreak="0">
    <w:nsid w:val="0000007C"/>
    <w:multiLevelType w:val="singleLevel"/>
    <w:tmpl w:val="0000007C"/>
    <w:lvl w:ilvl="0">
      <w:start w:val="1"/>
      <w:numFmt w:val="decimal"/>
      <w:suff w:val="nothing"/>
      <w:lvlText w:val="%1."/>
      <w:lvlJc w:val="left"/>
    </w:lvl>
  </w:abstractNum>
  <w:abstractNum w:abstractNumId="118" w15:restartNumberingAfterBreak="0">
    <w:nsid w:val="0000007D"/>
    <w:multiLevelType w:val="multilevel"/>
    <w:tmpl w:val="0000007D"/>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9" w15:restartNumberingAfterBreak="0">
    <w:nsid w:val="0000007E"/>
    <w:multiLevelType w:val="multilevel"/>
    <w:tmpl w:val="0000007E"/>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0" w15:restartNumberingAfterBreak="0">
    <w:nsid w:val="0000007F"/>
    <w:multiLevelType w:val="singleLevel"/>
    <w:tmpl w:val="0000007F"/>
    <w:lvl w:ilvl="0">
      <w:start w:val="1"/>
      <w:numFmt w:val="decimal"/>
      <w:suff w:val="nothing"/>
      <w:lvlText w:val="%1."/>
      <w:lvlJc w:val="left"/>
    </w:lvl>
  </w:abstractNum>
  <w:abstractNum w:abstractNumId="121" w15:restartNumberingAfterBreak="0">
    <w:nsid w:val="00000080"/>
    <w:multiLevelType w:val="multilevel"/>
    <w:tmpl w:val="0000008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2" w15:restartNumberingAfterBreak="0">
    <w:nsid w:val="00000081"/>
    <w:multiLevelType w:val="multilevel"/>
    <w:tmpl w:val="0000008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3" w15:restartNumberingAfterBreak="0">
    <w:nsid w:val="00000082"/>
    <w:multiLevelType w:val="multilevel"/>
    <w:tmpl w:val="0000008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4" w15:restartNumberingAfterBreak="0">
    <w:nsid w:val="00000083"/>
    <w:multiLevelType w:val="multilevel"/>
    <w:tmpl w:val="00000083"/>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25" w15:restartNumberingAfterBreak="0">
    <w:nsid w:val="00000084"/>
    <w:multiLevelType w:val="multilevel"/>
    <w:tmpl w:val="00000084"/>
    <w:lvl w:ilvl="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6" w15:restartNumberingAfterBreak="0">
    <w:nsid w:val="00000085"/>
    <w:multiLevelType w:val="multilevel"/>
    <w:tmpl w:val="0000008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7" w15:restartNumberingAfterBreak="0">
    <w:nsid w:val="00000086"/>
    <w:multiLevelType w:val="multilevel"/>
    <w:tmpl w:val="000000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8" w15:restartNumberingAfterBreak="0">
    <w:nsid w:val="00000088"/>
    <w:multiLevelType w:val="multilevel"/>
    <w:tmpl w:val="00000088"/>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29" w15:restartNumberingAfterBreak="0">
    <w:nsid w:val="00000089"/>
    <w:multiLevelType w:val="multilevel"/>
    <w:tmpl w:val="00000089"/>
    <w:lvl w:ilvl="0">
      <w:start w:val="1"/>
      <w:numFmt w:val="decimal"/>
      <w:suff w:val="nothing"/>
      <w:lvlText w:val="%1."/>
      <w:lvlJc w:val="left"/>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0" w15:restartNumberingAfterBreak="0">
    <w:nsid w:val="0000008A"/>
    <w:multiLevelType w:val="multilevel"/>
    <w:tmpl w:val="0000008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1" w15:restartNumberingAfterBreak="0">
    <w:nsid w:val="0000008B"/>
    <w:multiLevelType w:val="multilevel"/>
    <w:tmpl w:val="0000008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2" w15:restartNumberingAfterBreak="0">
    <w:nsid w:val="0000008C"/>
    <w:multiLevelType w:val="multilevel"/>
    <w:tmpl w:val="0000008C"/>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3" w15:restartNumberingAfterBreak="0">
    <w:nsid w:val="0000008D"/>
    <w:multiLevelType w:val="singleLevel"/>
    <w:tmpl w:val="0000008D"/>
    <w:lvl w:ilvl="0">
      <w:start w:val="1"/>
      <w:numFmt w:val="decimal"/>
      <w:suff w:val="nothing"/>
      <w:lvlText w:val="%1."/>
      <w:lvlJc w:val="left"/>
    </w:lvl>
  </w:abstractNum>
  <w:abstractNum w:abstractNumId="134" w15:restartNumberingAfterBreak="0">
    <w:nsid w:val="0000008E"/>
    <w:multiLevelType w:val="multilevel"/>
    <w:tmpl w:val="0000008E"/>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5" w15:restartNumberingAfterBreak="0">
    <w:nsid w:val="0000008F"/>
    <w:multiLevelType w:val="singleLevel"/>
    <w:tmpl w:val="0000008F"/>
    <w:lvl w:ilvl="0">
      <w:start w:val="1"/>
      <w:numFmt w:val="upperLetter"/>
      <w:suff w:val="space"/>
      <w:lvlText w:val="%1."/>
      <w:lvlJc w:val="left"/>
    </w:lvl>
  </w:abstractNum>
  <w:abstractNum w:abstractNumId="136" w15:restartNumberingAfterBreak="0">
    <w:nsid w:val="00000090"/>
    <w:multiLevelType w:val="multilevel"/>
    <w:tmpl w:val="00000090"/>
    <w:lvl w:ilvl="0">
      <w:start w:val="2013"/>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7" w15:restartNumberingAfterBreak="0">
    <w:nsid w:val="00000091"/>
    <w:multiLevelType w:val="multilevel"/>
    <w:tmpl w:val="00000091"/>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8" w15:restartNumberingAfterBreak="0">
    <w:nsid w:val="00000092"/>
    <w:multiLevelType w:val="multilevel"/>
    <w:tmpl w:val="00000092"/>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9" w15:restartNumberingAfterBreak="0">
    <w:nsid w:val="00000093"/>
    <w:multiLevelType w:val="singleLevel"/>
    <w:tmpl w:val="00000093"/>
    <w:lvl w:ilvl="0">
      <w:start w:val="1"/>
      <w:numFmt w:val="decimal"/>
      <w:suff w:val="nothing"/>
      <w:lvlText w:val="%1."/>
      <w:lvlJc w:val="left"/>
    </w:lvl>
  </w:abstractNum>
  <w:abstractNum w:abstractNumId="140" w15:restartNumberingAfterBreak="0">
    <w:nsid w:val="00000094"/>
    <w:multiLevelType w:val="multilevel"/>
    <w:tmpl w:val="00000094"/>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41" w15:restartNumberingAfterBreak="0">
    <w:nsid w:val="00000095"/>
    <w:multiLevelType w:val="multilevel"/>
    <w:tmpl w:val="0000009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2" w15:restartNumberingAfterBreak="0">
    <w:nsid w:val="00000096"/>
    <w:multiLevelType w:val="singleLevel"/>
    <w:tmpl w:val="00000096"/>
    <w:lvl w:ilvl="0">
      <w:start w:val="1"/>
      <w:numFmt w:val="decimal"/>
      <w:suff w:val="nothing"/>
      <w:lvlText w:val="%1."/>
      <w:lvlJc w:val="left"/>
    </w:lvl>
  </w:abstractNum>
  <w:abstractNum w:abstractNumId="143" w15:restartNumberingAfterBreak="0">
    <w:nsid w:val="00000097"/>
    <w:multiLevelType w:val="singleLevel"/>
    <w:tmpl w:val="00000097"/>
    <w:lvl w:ilvl="0">
      <w:start w:val="1"/>
      <w:numFmt w:val="decimal"/>
      <w:suff w:val="nothing"/>
      <w:lvlText w:val="%1."/>
      <w:lvlJc w:val="left"/>
    </w:lvl>
  </w:abstractNum>
  <w:abstractNum w:abstractNumId="144" w15:restartNumberingAfterBreak="0">
    <w:nsid w:val="00000098"/>
    <w:multiLevelType w:val="multilevel"/>
    <w:tmpl w:val="00000098"/>
    <w:lvl w:ilvl="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5" w15:restartNumberingAfterBreak="0">
    <w:nsid w:val="00000099"/>
    <w:multiLevelType w:val="multilevel"/>
    <w:tmpl w:val="0000009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6" w15:restartNumberingAfterBreak="0">
    <w:nsid w:val="0000009A"/>
    <w:multiLevelType w:val="multilevel"/>
    <w:tmpl w:val="0000009A"/>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7" w15:restartNumberingAfterBreak="0">
    <w:nsid w:val="0000009B"/>
    <w:multiLevelType w:val="multilevel"/>
    <w:tmpl w:val="0000009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8" w15:restartNumberingAfterBreak="0">
    <w:nsid w:val="0000009C"/>
    <w:multiLevelType w:val="multilevel"/>
    <w:tmpl w:val="0000009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49" w15:restartNumberingAfterBreak="0">
    <w:nsid w:val="0000009D"/>
    <w:multiLevelType w:val="multilevel"/>
    <w:tmpl w:val="0000009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0" w15:restartNumberingAfterBreak="0">
    <w:nsid w:val="0000009E"/>
    <w:multiLevelType w:val="multilevel"/>
    <w:tmpl w:val="0000009E"/>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1" w15:restartNumberingAfterBreak="0">
    <w:nsid w:val="0000009F"/>
    <w:multiLevelType w:val="multilevel"/>
    <w:tmpl w:val="0000009F"/>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2" w15:restartNumberingAfterBreak="0">
    <w:nsid w:val="000000A0"/>
    <w:multiLevelType w:val="multilevel"/>
    <w:tmpl w:val="000000A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3" w15:restartNumberingAfterBreak="0">
    <w:nsid w:val="000000A1"/>
    <w:multiLevelType w:val="multilevel"/>
    <w:tmpl w:val="000000A1"/>
    <w:lvl w:ilvl="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4" w15:restartNumberingAfterBreak="0">
    <w:nsid w:val="000000A2"/>
    <w:multiLevelType w:val="multilevel"/>
    <w:tmpl w:val="000000A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5" w15:restartNumberingAfterBreak="0">
    <w:nsid w:val="000000A3"/>
    <w:multiLevelType w:val="multilevel"/>
    <w:tmpl w:val="000000A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6" w15:restartNumberingAfterBreak="0">
    <w:nsid w:val="000000A4"/>
    <w:multiLevelType w:val="multilevel"/>
    <w:tmpl w:val="000000A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7" w15:restartNumberingAfterBreak="0">
    <w:nsid w:val="000000A5"/>
    <w:multiLevelType w:val="multilevel"/>
    <w:tmpl w:val="000000A5"/>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8" w15:restartNumberingAfterBreak="0">
    <w:nsid w:val="000000A6"/>
    <w:multiLevelType w:val="singleLevel"/>
    <w:tmpl w:val="000000A6"/>
    <w:lvl w:ilvl="0">
      <w:start w:val="1"/>
      <w:numFmt w:val="decimal"/>
      <w:suff w:val="nothing"/>
      <w:lvlText w:val="%1."/>
      <w:lvlJc w:val="left"/>
    </w:lvl>
  </w:abstractNum>
  <w:abstractNum w:abstractNumId="159" w15:restartNumberingAfterBreak="0">
    <w:nsid w:val="000000A7"/>
    <w:multiLevelType w:val="multilevel"/>
    <w:tmpl w:val="000000A7"/>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60" w15:restartNumberingAfterBreak="0">
    <w:nsid w:val="000000A8"/>
    <w:multiLevelType w:val="singleLevel"/>
    <w:tmpl w:val="000000A8"/>
    <w:lvl w:ilvl="0">
      <w:start w:val="1"/>
      <w:numFmt w:val="decimal"/>
      <w:suff w:val="nothing"/>
      <w:lvlText w:val="%1."/>
      <w:lvlJc w:val="left"/>
    </w:lvl>
  </w:abstractNum>
  <w:abstractNum w:abstractNumId="161" w15:restartNumberingAfterBreak="0">
    <w:nsid w:val="000000A9"/>
    <w:multiLevelType w:val="multilevel"/>
    <w:tmpl w:val="000000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2" w15:restartNumberingAfterBreak="0">
    <w:nsid w:val="000000AA"/>
    <w:multiLevelType w:val="multilevel"/>
    <w:tmpl w:val="000000AA"/>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3" w15:restartNumberingAfterBreak="0">
    <w:nsid w:val="000000AB"/>
    <w:multiLevelType w:val="singleLevel"/>
    <w:tmpl w:val="000000AB"/>
    <w:lvl w:ilvl="0">
      <w:start w:val="1"/>
      <w:numFmt w:val="decimal"/>
      <w:suff w:val="nothing"/>
      <w:lvlText w:val="%1."/>
      <w:lvlJc w:val="left"/>
    </w:lvl>
  </w:abstractNum>
  <w:abstractNum w:abstractNumId="164" w15:restartNumberingAfterBreak="0">
    <w:nsid w:val="000000AC"/>
    <w:multiLevelType w:val="multilevel"/>
    <w:tmpl w:val="000000AC"/>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65" w15:restartNumberingAfterBreak="0">
    <w:nsid w:val="000000AE"/>
    <w:multiLevelType w:val="multilevel"/>
    <w:tmpl w:val="000000AE"/>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6" w15:restartNumberingAfterBreak="0">
    <w:nsid w:val="000000AF"/>
    <w:multiLevelType w:val="multilevel"/>
    <w:tmpl w:val="000000A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7" w15:restartNumberingAfterBreak="0">
    <w:nsid w:val="000000B0"/>
    <w:multiLevelType w:val="multilevel"/>
    <w:tmpl w:val="000000B0"/>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8" w15:restartNumberingAfterBreak="0">
    <w:nsid w:val="000000B1"/>
    <w:multiLevelType w:val="multilevel"/>
    <w:tmpl w:val="000000B1"/>
    <w:lvl w:ilvl="0">
      <w:start w:val="1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9" w15:restartNumberingAfterBreak="0">
    <w:nsid w:val="000000B2"/>
    <w:multiLevelType w:val="multilevel"/>
    <w:tmpl w:val="000000B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0" w15:restartNumberingAfterBreak="0">
    <w:nsid w:val="000000B3"/>
    <w:multiLevelType w:val="singleLevel"/>
    <w:tmpl w:val="000000B3"/>
    <w:lvl w:ilvl="0">
      <w:start w:val="1"/>
      <w:numFmt w:val="decimal"/>
      <w:suff w:val="nothing"/>
      <w:lvlText w:val="%1."/>
      <w:lvlJc w:val="left"/>
    </w:lvl>
  </w:abstractNum>
  <w:abstractNum w:abstractNumId="171" w15:restartNumberingAfterBreak="0">
    <w:nsid w:val="000000B4"/>
    <w:multiLevelType w:val="multilevel"/>
    <w:tmpl w:val="000000B4"/>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2" w15:restartNumberingAfterBreak="0">
    <w:nsid w:val="000000B5"/>
    <w:multiLevelType w:val="singleLevel"/>
    <w:tmpl w:val="000000B5"/>
    <w:lvl w:ilvl="0">
      <w:start w:val="1"/>
      <w:numFmt w:val="decimal"/>
      <w:suff w:val="nothing"/>
      <w:lvlText w:val="%1."/>
      <w:lvlJc w:val="left"/>
    </w:lvl>
  </w:abstractNum>
  <w:abstractNum w:abstractNumId="173" w15:restartNumberingAfterBreak="0">
    <w:nsid w:val="000000B6"/>
    <w:multiLevelType w:val="multilevel"/>
    <w:tmpl w:val="000000B6"/>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74" w15:restartNumberingAfterBreak="0">
    <w:nsid w:val="05943DD4"/>
    <w:multiLevelType w:val="hybridMultilevel"/>
    <w:tmpl w:val="2B4A3994"/>
    <w:lvl w:ilvl="0" w:tplc="43D23D46">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5" w15:restartNumberingAfterBreak="0">
    <w:nsid w:val="0C49045B"/>
    <w:multiLevelType w:val="hybridMultilevel"/>
    <w:tmpl w:val="DEAE5A7E"/>
    <w:lvl w:ilvl="0" w:tplc="02467E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6" w15:restartNumberingAfterBreak="0">
    <w:nsid w:val="27A065EB"/>
    <w:multiLevelType w:val="singleLevel"/>
    <w:tmpl w:val="00000000"/>
    <w:lvl w:ilvl="0">
      <w:start w:val="1"/>
      <w:numFmt w:val="decimal"/>
      <w:suff w:val="nothing"/>
      <w:lvlText w:val="%1."/>
      <w:lvlJc w:val="left"/>
    </w:lvl>
  </w:abstractNum>
  <w:abstractNum w:abstractNumId="177" w15:restartNumberingAfterBreak="0">
    <w:nsid w:val="48AC4500"/>
    <w:multiLevelType w:val="hybridMultilevel"/>
    <w:tmpl w:val="30B2884E"/>
    <w:lvl w:ilvl="0" w:tplc="416E8A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8" w15:restartNumberingAfterBreak="0">
    <w:nsid w:val="6B5B4C5E"/>
    <w:multiLevelType w:val="hybridMultilevel"/>
    <w:tmpl w:val="09185C3E"/>
    <w:lvl w:ilvl="0" w:tplc="FBD0FCBA">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6"/>
  </w:num>
  <w:num w:numId="2">
    <w:abstractNumId w:val="4"/>
  </w:num>
  <w:num w:numId="3">
    <w:abstractNumId w:val="123"/>
  </w:num>
  <w:num w:numId="4">
    <w:abstractNumId w:val="62"/>
  </w:num>
  <w:num w:numId="5">
    <w:abstractNumId w:val="16"/>
  </w:num>
  <w:num w:numId="6">
    <w:abstractNumId w:val="17"/>
  </w:num>
  <w:num w:numId="7">
    <w:abstractNumId w:val="83"/>
  </w:num>
  <w:num w:numId="8">
    <w:abstractNumId w:val="36"/>
  </w:num>
  <w:num w:numId="9">
    <w:abstractNumId w:val="44"/>
  </w:num>
  <w:num w:numId="10">
    <w:abstractNumId w:val="86"/>
  </w:num>
  <w:num w:numId="11">
    <w:abstractNumId w:val="10"/>
  </w:num>
  <w:num w:numId="12">
    <w:abstractNumId w:val="149"/>
  </w:num>
  <w:num w:numId="13">
    <w:abstractNumId w:val="169"/>
  </w:num>
  <w:num w:numId="14">
    <w:abstractNumId w:val="114"/>
  </w:num>
  <w:num w:numId="15">
    <w:abstractNumId w:val="167"/>
  </w:num>
  <w:num w:numId="16">
    <w:abstractNumId w:val="19"/>
  </w:num>
  <w:num w:numId="17">
    <w:abstractNumId w:val="14"/>
  </w:num>
  <w:num w:numId="18">
    <w:abstractNumId w:val="37"/>
  </w:num>
  <w:num w:numId="19">
    <w:abstractNumId w:val="104"/>
  </w:num>
  <w:num w:numId="20">
    <w:abstractNumId w:val="132"/>
  </w:num>
  <w:num w:numId="21">
    <w:abstractNumId w:val="171"/>
  </w:num>
  <w:num w:numId="22">
    <w:abstractNumId w:val="119"/>
  </w:num>
  <w:num w:numId="23">
    <w:abstractNumId w:val="148"/>
  </w:num>
  <w:num w:numId="24">
    <w:abstractNumId w:val="9"/>
  </w:num>
  <w:num w:numId="25">
    <w:abstractNumId w:val="76"/>
  </w:num>
  <w:num w:numId="26">
    <w:abstractNumId w:val="127"/>
  </w:num>
  <w:num w:numId="27">
    <w:abstractNumId w:val="158"/>
  </w:num>
  <w:num w:numId="28">
    <w:abstractNumId w:val="63"/>
    <w:lvlOverride w:ilvl="0">
      <w:startOverride w:val="1"/>
    </w:lvlOverride>
  </w:num>
  <w:num w:numId="29">
    <w:abstractNumId w:val="116"/>
  </w:num>
  <w:num w:numId="30">
    <w:abstractNumId w:val="138"/>
  </w:num>
  <w:num w:numId="31">
    <w:abstractNumId w:val="129"/>
  </w:num>
  <w:num w:numId="32">
    <w:abstractNumId w:val="22"/>
  </w:num>
  <w:num w:numId="33">
    <w:abstractNumId w:val="75"/>
  </w:num>
  <w:num w:numId="34">
    <w:abstractNumId w:val="92"/>
  </w:num>
  <w:num w:numId="35">
    <w:abstractNumId w:val="57"/>
  </w:num>
  <w:num w:numId="36">
    <w:abstractNumId w:val="15"/>
  </w:num>
  <w:num w:numId="37">
    <w:abstractNumId w:val="152"/>
  </w:num>
  <w:num w:numId="38">
    <w:abstractNumId w:val="168"/>
  </w:num>
  <w:num w:numId="39">
    <w:abstractNumId w:val="39"/>
  </w:num>
  <w:num w:numId="40">
    <w:abstractNumId w:val="154"/>
  </w:num>
  <w:num w:numId="41">
    <w:abstractNumId w:val="55"/>
  </w:num>
  <w:num w:numId="42">
    <w:abstractNumId w:val="87"/>
  </w:num>
  <w:num w:numId="43">
    <w:abstractNumId w:val="89"/>
  </w:num>
  <w:num w:numId="44">
    <w:abstractNumId w:val="121"/>
  </w:num>
  <w:num w:numId="45">
    <w:abstractNumId w:val="115"/>
  </w:num>
  <w:num w:numId="46">
    <w:abstractNumId w:val="42"/>
  </w:num>
  <w:num w:numId="47">
    <w:abstractNumId w:val="165"/>
  </w:num>
  <w:num w:numId="48">
    <w:abstractNumId w:val="142"/>
  </w:num>
  <w:num w:numId="49">
    <w:abstractNumId w:val="40"/>
  </w:num>
  <w:num w:numId="50">
    <w:abstractNumId w:val="11"/>
  </w:num>
  <w:num w:numId="51">
    <w:abstractNumId w:val="31"/>
  </w:num>
  <w:num w:numId="52">
    <w:abstractNumId w:val="160"/>
  </w:num>
  <w:num w:numId="53">
    <w:abstractNumId w:val="172"/>
  </w:num>
  <w:num w:numId="54">
    <w:abstractNumId w:val="81"/>
  </w:num>
  <w:num w:numId="55">
    <w:abstractNumId w:val="155"/>
  </w:num>
  <w:num w:numId="56">
    <w:abstractNumId w:val="97"/>
  </w:num>
  <w:num w:numId="57">
    <w:abstractNumId w:val="136"/>
  </w:num>
  <w:num w:numId="58">
    <w:abstractNumId w:val="65"/>
  </w:num>
  <w:num w:numId="59">
    <w:abstractNumId w:val="1"/>
  </w:num>
  <w:num w:numId="60">
    <w:abstractNumId w:val="13"/>
  </w:num>
  <w:num w:numId="61">
    <w:abstractNumId w:val="51"/>
  </w:num>
  <w:num w:numId="62">
    <w:abstractNumId w:val="85"/>
  </w:num>
  <w:num w:numId="63">
    <w:abstractNumId w:val="30"/>
  </w:num>
  <w:num w:numId="64">
    <w:abstractNumId w:val="130"/>
  </w:num>
  <w:num w:numId="65">
    <w:abstractNumId w:val="133"/>
  </w:num>
  <w:num w:numId="66">
    <w:abstractNumId w:val="106"/>
  </w:num>
  <w:num w:numId="67">
    <w:abstractNumId w:val="110"/>
  </w:num>
  <w:num w:numId="68">
    <w:abstractNumId w:val="12"/>
  </w:num>
  <w:num w:numId="69">
    <w:abstractNumId w:val="20"/>
  </w:num>
  <w:num w:numId="70">
    <w:abstractNumId w:val="139"/>
  </w:num>
  <w:num w:numId="71">
    <w:abstractNumId w:val="80"/>
  </w:num>
  <w:num w:numId="72">
    <w:abstractNumId w:val="28"/>
  </w:num>
  <w:num w:numId="73">
    <w:abstractNumId w:val="48"/>
  </w:num>
  <w:num w:numId="74">
    <w:abstractNumId w:val="96"/>
  </w:num>
  <w:num w:numId="75">
    <w:abstractNumId w:val="68"/>
  </w:num>
  <w:num w:numId="76">
    <w:abstractNumId w:val="105"/>
  </w:num>
  <w:num w:numId="77">
    <w:abstractNumId w:val="99"/>
  </w:num>
  <w:num w:numId="78">
    <w:abstractNumId w:val="157"/>
  </w:num>
  <w:num w:numId="79">
    <w:abstractNumId w:val="156"/>
  </w:num>
  <w:num w:numId="80">
    <w:abstractNumId w:val="61"/>
  </w:num>
  <w:num w:numId="81">
    <w:abstractNumId w:val="145"/>
  </w:num>
  <w:num w:numId="82">
    <w:abstractNumId w:val="5"/>
  </w:num>
  <w:num w:numId="83">
    <w:abstractNumId w:val="103"/>
  </w:num>
  <w:num w:numId="84">
    <w:abstractNumId w:val="170"/>
  </w:num>
  <w:num w:numId="85">
    <w:abstractNumId w:val="134"/>
  </w:num>
  <w:num w:numId="86">
    <w:abstractNumId w:val="176"/>
  </w:num>
  <w:num w:numId="87">
    <w:abstractNumId w:val="100"/>
  </w:num>
  <w:num w:numId="88">
    <w:abstractNumId w:val="35"/>
  </w:num>
  <w:num w:numId="89">
    <w:abstractNumId w:val="125"/>
  </w:num>
  <w:num w:numId="90">
    <w:abstractNumId w:val="162"/>
  </w:num>
  <w:num w:numId="91">
    <w:abstractNumId w:val="56"/>
  </w:num>
  <w:num w:numId="92">
    <w:abstractNumId w:val="52"/>
  </w:num>
  <w:num w:numId="93">
    <w:abstractNumId w:val="0"/>
  </w:num>
  <w:num w:numId="94">
    <w:abstractNumId w:val="109"/>
  </w:num>
  <w:num w:numId="95">
    <w:abstractNumId w:val="173"/>
  </w:num>
  <w:num w:numId="96">
    <w:abstractNumId w:val="29"/>
  </w:num>
  <w:num w:numId="97">
    <w:abstractNumId w:val="102"/>
  </w:num>
  <w:num w:numId="98">
    <w:abstractNumId w:val="38"/>
  </w:num>
  <w:num w:numId="99">
    <w:abstractNumId w:val="78"/>
  </w:num>
  <w:num w:numId="100">
    <w:abstractNumId w:val="21"/>
  </w:num>
  <w:num w:numId="101">
    <w:abstractNumId w:val="67"/>
  </w:num>
  <w:num w:numId="102">
    <w:abstractNumId w:val="18"/>
  </w:num>
  <w:num w:numId="103">
    <w:abstractNumId w:val="27"/>
  </w:num>
  <w:num w:numId="104">
    <w:abstractNumId w:val="101"/>
  </w:num>
  <w:num w:numId="105">
    <w:abstractNumId w:val="64"/>
  </w:num>
  <w:num w:numId="106">
    <w:abstractNumId w:val="74"/>
  </w:num>
  <w:num w:numId="107">
    <w:abstractNumId w:val="70"/>
  </w:num>
  <w:num w:numId="108">
    <w:abstractNumId w:val="141"/>
  </w:num>
  <w:num w:numId="109">
    <w:abstractNumId w:val="71"/>
  </w:num>
  <w:num w:numId="110">
    <w:abstractNumId w:val="91"/>
  </w:num>
  <w:num w:numId="111">
    <w:abstractNumId w:val="118"/>
  </w:num>
  <w:num w:numId="112">
    <w:abstractNumId w:val="2"/>
  </w:num>
  <w:num w:numId="113">
    <w:abstractNumId w:val="88"/>
  </w:num>
  <w:num w:numId="114">
    <w:abstractNumId w:val="46"/>
  </w:num>
  <w:num w:numId="115">
    <w:abstractNumId w:val="50"/>
  </w:num>
  <w:num w:numId="116">
    <w:abstractNumId w:val="32"/>
  </w:num>
  <w:num w:numId="117">
    <w:abstractNumId w:val="126"/>
  </w:num>
  <w:num w:numId="118">
    <w:abstractNumId w:val="66"/>
  </w:num>
  <w:num w:numId="119">
    <w:abstractNumId w:val="108"/>
  </w:num>
  <w:num w:numId="120">
    <w:abstractNumId w:val="6"/>
  </w:num>
  <w:num w:numId="121">
    <w:abstractNumId w:val="147"/>
  </w:num>
  <w:num w:numId="122">
    <w:abstractNumId w:val="72"/>
  </w:num>
  <w:num w:numId="123">
    <w:abstractNumId w:val="144"/>
  </w:num>
  <w:num w:numId="124">
    <w:abstractNumId w:val="120"/>
  </w:num>
  <w:num w:numId="125">
    <w:abstractNumId w:val="49"/>
  </w:num>
  <w:num w:numId="126">
    <w:abstractNumId w:val="95"/>
  </w:num>
  <w:num w:numId="127">
    <w:abstractNumId w:val="8"/>
  </w:num>
  <w:num w:numId="128">
    <w:abstractNumId w:val="93"/>
  </w:num>
  <w:num w:numId="129">
    <w:abstractNumId w:val="25"/>
  </w:num>
  <w:num w:numId="130">
    <w:abstractNumId w:val="113"/>
  </w:num>
  <w:num w:numId="131">
    <w:abstractNumId w:val="43"/>
  </w:num>
  <w:num w:numId="132">
    <w:abstractNumId w:val="131"/>
  </w:num>
  <w:num w:numId="133">
    <w:abstractNumId w:val="60"/>
  </w:num>
  <w:num w:numId="134">
    <w:abstractNumId w:val="159"/>
  </w:num>
  <w:num w:numId="135">
    <w:abstractNumId w:val="128"/>
  </w:num>
  <w:num w:numId="136">
    <w:abstractNumId w:val="150"/>
  </w:num>
  <w:num w:numId="137">
    <w:abstractNumId w:val="84"/>
  </w:num>
  <w:num w:numId="138">
    <w:abstractNumId w:val="112"/>
  </w:num>
  <w:num w:numId="139">
    <w:abstractNumId w:val="82"/>
  </w:num>
  <w:num w:numId="140">
    <w:abstractNumId w:val="34"/>
  </w:num>
  <w:num w:numId="141">
    <w:abstractNumId w:val="23"/>
  </w:num>
  <w:num w:numId="142">
    <w:abstractNumId w:val="24"/>
  </w:num>
  <w:num w:numId="143">
    <w:abstractNumId w:val="166"/>
  </w:num>
  <w:num w:numId="144">
    <w:abstractNumId w:val="161"/>
  </w:num>
  <w:num w:numId="145">
    <w:abstractNumId w:val="58"/>
  </w:num>
  <w:num w:numId="146">
    <w:abstractNumId w:val="7"/>
  </w:num>
  <w:num w:numId="147">
    <w:abstractNumId w:val="79"/>
  </w:num>
  <w:num w:numId="148">
    <w:abstractNumId w:val="124"/>
  </w:num>
  <w:num w:numId="149">
    <w:abstractNumId w:val="47"/>
  </w:num>
  <w:num w:numId="150">
    <w:abstractNumId w:val="45"/>
  </w:num>
  <w:num w:numId="151">
    <w:abstractNumId w:val="135"/>
  </w:num>
  <w:num w:numId="152">
    <w:abstractNumId w:val="122"/>
  </w:num>
  <w:num w:numId="153">
    <w:abstractNumId w:val="107"/>
  </w:num>
  <w:num w:numId="154">
    <w:abstractNumId w:val="164"/>
  </w:num>
  <w:num w:numId="155">
    <w:abstractNumId w:val="140"/>
  </w:num>
  <w:num w:numId="156">
    <w:abstractNumId w:val="143"/>
  </w:num>
  <w:num w:numId="157">
    <w:abstractNumId w:val="33"/>
  </w:num>
  <w:num w:numId="158">
    <w:abstractNumId w:val="41"/>
  </w:num>
  <w:num w:numId="159">
    <w:abstractNumId w:val="153"/>
  </w:num>
  <w:num w:numId="160">
    <w:abstractNumId w:val="117"/>
  </w:num>
  <w:num w:numId="161">
    <w:abstractNumId w:val="98"/>
  </w:num>
  <w:num w:numId="162">
    <w:abstractNumId w:val="90"/>
  </w:num>
  <w:num w:numId="163">
    <w:abstractNumId w:val="163"/>
  </w:num>
  <w:num w:numId="164">
    <w:abstractNumId w:val="73"/>
  </w:num>
  <w:num w:numId="165">
    <w:abstractNumId w:val="137"/>
  </w:num>
  <w:num w:numId="166">
    <w:abstractNumId w:val="146"/>
  </w:num>
  <w:num w:numId="167">
    <w:abstractNumId w:val="111"/>
  </w:num>
  <w:num w:numId="168">
    <w:abstractNumId w:val="94"/>
  </w:num>
  <w:num w:numId="169">
    <w:abstractNumId w:val="69"/>
  </w:num>
  <w:num w:numId="170">
    <w:abstractNumId w:val="151"/>
  </w:num>
  <w:num w:numId="171">
    <w:abstractNumId w:val="77"/>
  </w:num>
  <w:num w:numId="172">
    <w:abstractNumId w:val="59"/>
  </w:num>
  <w:num w:numId="173">
    <w:abstractNumId w:val="54"/>
  </w:num>
  <w:num w:numId="174">
    <w:abstractNumId w:val="39"/>
    <w:lvlOverride w:ilvl="0">
      <w:startOverride w:val="1"/>
    </w:lvlOverride>
  </w:num>
  <w:num w:numId="175">
    <w:abstractNumId w:val="3"/>
  </w:num>
  <w:num w:numId="176">
    <w:abstractNumId w:val="1"/>
    <w:lvlOverride w:ilvl="0">
      <w:startOverride w:val="1"/>
    </w:lvlOverride>
  </w:num>
  <w:num w:numId="177">
    <w:abstractNumId w:val="53"/>
  </w:num>
  <w:num w:numId="178">
    <w:abstractNumId w:val="178"/>
  </w:num>
  <w:num w:numId="179">
    <w:abstractNumId w:val="174"/>
  </w:num>
  <w:num w:numId="180">
    <w:abstractNumId w:val="175"/>
  </w:num>
  <w:num w:numId="181">
    <w:abstractNumId w:val="177"/>
  </w:num>
  <w:num w:numId="182">
    <w:abstractNumId w:val="1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hideSpelling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EBE"/>
    <w:rsid w:val="00004992"/>
    <w:rsid w:val="00006204"/>
    <w:rsid w:val="0001194D"/>
    <w:rsid w:val="00015B9B"/>
    <w:rsid w:val="00042459"/>
    <w:rsid w:val="00044F86"/>
    <w:rsid w:val="000458B3"/>
    <w:rsid w:val="00051A4C"/>
    <w:rsid w:val="0006474D"/>
    <w:rsid w:val="0008004E"/>
    <w:rsid w:val="00096B32"/>
    <w:rsid w:val="000A2521"/>
    <w:rsid w:val="000A7ED4"/>
    <w:rsid w:val="000B1AF4"/>
    <w:rsid w:val="000D1EEA"/>
    <w:rsid w:val="00116C4F"/>
    <w:rsid w:val="001235D7"/>
    <w:rsid w:val="001248F3"/>
    <w:rsid w:val="00160CDD"/>
    <w:rsid w:val="001677BD"/>
    <w:rsid w:val="00187345"/>
    <w:rsid w:val="00187EA3"/>
    <w:rsid w:val="00197D72"/>
    <w:rsid w:val="001A67B9"/>
    <w:rsid w:val="001D67AC"/>
    <w:rsid w:val="001E453B"/>
    <w:rsid w:val="001F3F1A"/>
    <w:rsid w:val="002027D5"/>
    <w:rsid w:val="0020624A"/>
    <w:rsid w:val="00214E00"/>
    <w:rsid w:val="00220059"/>
    <w:rsid w:val="002347CE"/>
    <w:rsid w:val="00254D85"/>
    <w:rsid w:val="002641C2"/>
    <w:rsid w:val="002A7541"/>
    <w:rsid w:val="002B18FB"/>
    <w:rsid w:val="002D090E"/>
    <w:rsid w:val="003340B0"/>
    <w:rsid w:val="00343AEC"/>
    <w:rsid w:val="00364BD5"/>
    <w:rsid w:val="00382507"/>
    <w:rsid w:val="003830CF"/>
    <w:rsid w:val="003860A2"/>
    <w:rsid w:val="003C1A21"/>
    <w:rsid w:val="003F734D"/>
    <w:rsid w:val="00403938"/>
    <w:rsid w:val="004075BC"/>
    <w:rsid w:val="00426BB0"/>
    <w:rsid w:val="004311F9"/>
    <w:rsid w:val="00437C5D"/>
    <w:rsid w:val="00460FA2"/>
    <w:rsid w:val="00461412"/>
    <w:rsid w:val="00462176"/>
    <w:rsid w:val="00464D2C"/>
    <w:rsid w:val="0047191E"/>
    <w:rsid w:val="00472D0B"/>
    <w:rsid w:val="00474EB8"/>
    <w:rsid w:val="004816BD"/>
    <w:rsid w:val="0049779E"/>
    <w:rsid w:val="004B2658"/>
    <w:rsid w:val="004B43AB"/>
    <w:rsid w:val="004D1CC8"/>
    <w:rsid w:val="004E7096"/>
    <w:rsid w:val="004F4069"/>
    <w:rsid w:val="004F76C3"/>
    <w:rsid w:val="005001A0"/>
    <w:rsid w:val="005021EE"/>
    <w:rsid w:val="00505DA3"/>
    <w:rsid w:val="00515EAC"/>
    <w:rsid w:val="005307C3"/>
    <w:rsid w:val="0055771E"/>
    <w:rsid w:val="00573070"/>
    <w:rsid w:val="00577952"/>
    <w:rsid w:val="0058199C"/>
    <w:rsid w:val="00586FE8"/>
    <w:rsid w:val="005908CE"/>
    <w:rsid w:val="00597E60"/>
    <w:rsid w:val="005A1920"/>
    <w:rsid w:val="005A3CB1"/>
    <w:rsid w:val="005F20D0"/>
    <w:rsid w:val="00615377"/>
    <w:rsid w:val="0063512C"/>
    <w:rsid w:val="0064226D"/>
    <w:rsid w:val="00646B3E"/>
    <w:rsid w:val="00666EB5"/>
    <w:rsid w:val="00676715"/>
    <w:rsid w:val="006E1F3B"/>
    <w:rsid w:val="006E4D07"/>
    <w:rsid w:val="006F4D3A"/>
    <w:rsid w:val="006F7E1A"/>
    <w:rsid w:val="007032E4"/>
    <w:rsid w:val="00716A09"/>
    <w:rsid w:val="00720129"/>
    <w:rsid w:val="00724AD3"/>
    <w:rsid w:val="0073644B"/>
    <w:rsid w:val="007424C8"/>
    <w:rsid w:val="0077060D"/>
    <w:rsid w:val="007716DF"/>
    <w:rsid w:val="007A0A6A"/>
    <w:rsid w:val="007A6C6E"/>
    <w:rsid w:val="007B63EC"/>
    <w:rsid w:val="007F292A"/>
    <w:rsid w:val="00875D90"/>
    <w:rsid w:val="00880CA3"/>
    <w:rsid w:val="00880D45"/>
    <w:rsid w:val="008823CE"/>
    <w:rsid w:val="00885EBE"/>
    <w:rsid w:val="008A4E59"/>
    <w:rsid w:val="008A7EF1"/>
    <w:rsid w:val="008B176D"/>
    <w:rsid w:val="008E29D5"/>
    <w:rsid w:val="008F3B20"/>
    <w:rsid w:val="00905466"/>
    <w:rsid w:val="00924166"/>
    <w:rsid w:val="00930156"/>
    <w:rsid w:val="00943035"/>
    <w:rsid w:val="00954E37"/>
    <w:rsid w:val="00974D24"/>
    <w:rsid w:val="00976E6D"/>
    <w:rsid w:val="00980782"/>
    <w:rsid w:val="00997811"/>
    <w:rsid w:val="009A1928"/>
    <w:rsid w:val="009E7AAC"/>
    <w:rsid w:val="009F701A"/>
    <w:rsid w:val="00A141A6"/>
    <w:rsid w:val="00A36A3E"/>
    <w:rsid w:val="00A36FFC"/>
    <w:rsid w:val="00A43B4C"/>
    <w:rsid w:val="00A50603"/>
    <w:rsid w:val="00A57232"/>
    <w:rsid w:val="00A7445F"/>
    <w:rsid w:val="00A823BF"/>
    <w:rsid w:val="00A838A0"/>
    <w:rsid w:val="00A86463"/>
    <w:rsid w:val="00A86785"/>
    <w:rsid w:val="00A91EAE"/>
    <w:rsid w:val="00A95557"/>
    <w:rsid w:val="00AA363D"/>
    <w:rsid w:val="00AB66B2"/>
    <w:rsid w:val="00AC121A"/>
    <w:rsid w:val="00AC1A71"/>
    <w:rsid w:val="00AC2F2A"/>
    <w:rsid w:val="00AC63F2"/>
    <w:rsid w:val="00AC6D27"/>
    <w:rsid w:val="00AD59E5"/>
    <w:rsid w:val="00AE55BC"/>
    <w:rsid w:val="00AF3282"/>
    <w:rsid w:val="00AF6496"/>
    <w:rsid w:val="00B1530F"/>
    <w:rsid w:val="00B54AA4"/>
    <w:rsid w:val="00B77BE9"/>
    <w:rsid w:val="00B817E2"/>
    <w:rsid w:val="00B8203E"/>
    <w:rsid w:val="00B92D2C"/>
    <w:rsid w:val="00B956B4"/>
    <w:rsid w:val="00B97356"/>
    <w:rsid w:val="00BA4246"/>
    <w:rsid w:val="00BB2185"/>
    <w:rsid w:val="00BD06D1"/>
    <w:rsid w:val="00BE4E74"/>
    <w:rsid w:val="00BF1E68"/>
    <w:rsid w:val="00C149B5"/>
    <w:rsid w:val="00C22F5C"/>
    <w:rsid w:val="00C65F8F"/>
    <w:rsid w:val="00C673D1"/>
    <w:rsid w:val="00C7401D"/>
    <w:rsid w:val="00C90FD0"/>
    <w:rsid w:val="00C943A8"/>
    <w:rsid w:val="00CA5713"/>
    <w:rsid w:val="00CF1A4B"/>
    <w:rsid w:val="00CF27DA"/>
    <w:rsid w:val="00D22E47"/>
    <w:rsid w:val="00D402EA"/>
    <w:rsid w:val="00D61C6D"/>
    <w:rsid w:val="00D62571"/>
    <w:rsid w:val="00D83007"/>
    <w:rsid w:val="00D94721"/>
    <w:rsid w:val="00DA0928"/>
    <w:rsid w:val="00DA0BE1"/>
    <w:rsid w:val="00DA7B6D"/>
    <w:rsid w:val="00DD4FDF"/>
    <w:rsid w:val="00DE69A6"/>
    <w:rsid w:val="00E030EB"/>
    <w:rsid w:val="00E3189B"/>
    <w:rsid w:val="00E31E60"/>
    <w:rsid w:val="00E32F91"/>
    <w:rsid w:val="00E33175"/>
    <w:rsid w:val="00E74554"/>
    <w:rsid w:val="00EB2664"/>
    <w:rsid w:val="00EC219A"/>
    <w:rsid w:val="00EC23AE"/>
    <w:rsid w:val="00ED2C87"/>
    <w:rsid w:val="00ED71A0"/>
    <w:rsid w:val="00F16088"/>
    <w:rsid w:val="00F21B26"/>
    <w:rsid w:val="00F253F3"/>
    <w:rsid w:val="00F36554"/>
    <w:rsid w:val="00F3743B"/>
    <w:rsid w:val="00F40157"/>
    <w:rsid w:val="00F61337"/>
    <w:rsid w:val="00F651FD"/>
    <w:rsid w:val="00F67AAB"/>
    <w:rsid w:val="00F77EB3"/>
    <w:rsid w:val="00F91D89"/>
    <w:rsid w:val="00FC4B51"/>
    <w:rsid w:val="00FE5F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E8D46"/>
  <w15:chartTrackingRefBased/>
  <w15:docId w15:val="{437602AB-99D6-444B-987A-80CD2D1A1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B97356"/>
    <w:pPr>
      <w:jc w:val="both"/>
    </w:pPr>
    <w:rPr>
      <w:rFonts w:ascii="Times New Roman" w:eastAsia="宋体" w:hAnsi="Times New Roman" w:cs="Times New Roman"/>
      <w:sz w:val="18"/>
      <w:szCs w:val="20"/>
    </w:rPr>
  </w:style>
  <w:style w:type="paragraph" w:styleId="1">
    <w:name w:val="heading 1"/>
    <w:basedOn w:val="a"/>
    <w:next w:val="a"/>
    <w:link w:val="10"/>
    <w:qFormat/>
    <w:rsid w:val="00B97356"/>
    <w:pPr>
      <w:keepNext/>
      <w:keepLines/>
      <w:numPr>
        <w:numId w:val="1"/>
      </w:numPr>
      <w:tabs>
        <w:tab w:val="left" w:pos="432"/>
      </w:tabs>
      <w:outlineLvl w:val="0"/>
    </w:pPr>
    <w:rPr>
      <w:b/>
      <w:kern w:val="44"/>
      <w:sz w:val="28"/>
    </w:rPr>
  </w:style>
  <w:style w:type="paragraph" w:styleId="2">
    <w:name w:val="heading 2"/>
    <w:basedOn w:val="a"/>
    <w:next w:val="a"/>
    <w:link w:val="20"/>
    <w:qFormat/>
    <w:rsid w:val="00B97356"/>
    <w:pPr>
      <w:keepNext/>
      <w:keepLines/>
      <w:numPr>
        <w:ilvl w:val="1"/>
        <w:numId w:val="1"/>
      </w:numPr>
      <w:tabs>
        <w:tab w:val="clear" w:pos="575"/>
        <w:tab w:val="left" w:pos="210"/>
      </w:tabs>
      <w:spacing w:before="140" w:after="140"/>
      <w:ind w:rightChars="100" w:right="100"/>
      <w:outlineLvl w:val="1"/>
    </w:pPr>
    <w:rPr>
      <w:rFonts w:ascii="宋体" w:hAnsi="宋体"/>
      <w:b/>
      <w:sz w:val="21"/>
    </w:rPr>
  </w:style>
  <w:style w:type="paragraph" w:styleId="3">
    <w:name w:val="heading 3"/>
    <w:basedOn w:val="a"/>
    <w:next w:val="a"/>
    <w:link w:val="30"/>
    <w:qFormat/>
    <w:rsid w:val="00B97356"/>
    <w:pPr>
      <w:keepNext/>
      <w:keepLines/>
      <w:numPr>
        <w:ilvl w:val="2"/>
        <w:numId w:val="1"/>
      </w:numPr>
      <w:tabs>
        <w:tab w:val="clear" w:pos="720"/>
        <w:tab w:val="left" w:pos="210"/>
      </w:tabs>
      <w:spacing w:before="20" w:after="20"/>
      <w:ind w:rightChars="100" w:right="100"/>
      <w:jc w:val="left"/>
      <w:outlineLvl w:val="2"/>
    </w:pPr>
    <w:rPr>
      <w:b/>
    </w:rPr>
  </w:style>
  <w:style w:type="paragraph" w:styleId="4">
    <w:name w:val="heading 4"/>
    <w:basedOn w:val="a"/>
    <w:next w:val="a"/>
    <w:link w:val="40"/>
    <w:qFormat/>
    <w:rsid w:val="00B97356"/>
    <w:pPr>
      <w:keepNext/>
      <w:keepLines/>
      <w:numPr>
        <w:ilvl w:val="3"/>
        <w:numId w:val="1"/>
      </w:numPr>
      <w:tabs>
        <w:tab w:val="left" w:pos="864"/>
      </w:tabs>
      <w:spacing w:before="40" w:after="50" w:line="360" w:lineRule="auto"/>
      <w:ind w:leftChars="100" w:left="1044" w:rightChars="100" w:right="100"/>
      <w:outlineLvl w:val="3"/>
    </w:pPr>
    <w:rPr>
      <w:rFonts w:ascii="Arial" w:eastAsia="新宋体" w:hAnsi="Arial"/>
      <w:b/>
    </w:rPr>
  </w:style>
  <w:style w:type="paragraph" w:styleId="5">
    <w:name w:val="heading 5"/>
    <w:basedOn w:val="a"/>
    <w:next w:val="a"/>
    <w:link w:val="50"/>
    <w:qFormat/>
    <w:rsid w:val="00B97356"/>
    <w:pPr>
      <w:keepNext/>
      <w:keepLines/>
      <w:numPr>
        <w:ilvl w:val="4"/>
        <w:numId w:val="1"/>
      </w:numPr>
      <w:tabs>
        <w:tab w:val="left" w:pos="1008"/>
      </w:tabs>
      <w:spacing w:before="280" w:after="290" w:line="372" w:lineRule="auto"/>
      <w:outlineLvl w:val="4"/>
    </w:pPr>
    <w:rPr>
      <w:b/>
      <w:sz w:val="28"/>
    </w:rPr>
  </w:style>
  <w:style w:type="paragraph" w:styleId="6">
    <w:name w:val="heading 6"/>
    <w:basedOn w:val="a"/>
    <w:next w:val="a"/>
    <w:link w:val="60"/>
    <w:qFormat/>
    <w:rsid w:val="00B97356"/>
    <w:pPr>
      <w:keepNext/>
      <w:keepLines/>
      <w:numPr>
        <w:ilvl w:val="5"/>
        <w:numId w:val="1"/>
      </w:numPr>
      <w:tabs>
        <w:tab w:val="left" w:pos="1151"/>
      </w:tabs>
      <w:spacing w:before="240" w:after="64" w:line="317" w:lineRule="auto"/>
      <w:outlineLvl w:val="5"/>
    </w:pPr>
    <w:rPr>
      <w:rFonts w:ascii="Arial" w:eastAsia="黑体" w:hAnsi="Arial"/>
      <w:b/>
      <w:sz w:val="24"/>
    </w:rPr>
  </w:style>
  <w:style w:type="paragraph" w:styleId="7">
    <w:name w:val="heading 7"/>
    <w:basedOn w:val="a"/>
    <w:next w:val="a"/>
    <w:link w:val="70"/>
    <w:qFormat/>
    <w:rsid w:val="00B97356"/>
    <w:pPr>
      <w:keepNext/>
      <w:keepLines/>
      <w:numPr>
        <w:ilvl w:val="6"/>
        <w:numId w:val="1"/>
      </w:numPr>
      <w:tabs>
        <w:tab w:val="left" w:pos="1296"/>
      </w:tabs>
      <w:spacing w:before="240" w:after="64" w:line="317" w:lineRule="auto"/>
      <w:outlineLvl w:val="6"/>
    </w:pPr>
    <w:rPr>
      <w:b/>
      <w:sz w:val="24"/>
    </w:rPr>
  </w:style>
  <w:style w:type="paragraph" w:styleId="8">
    <w:name w:val="heading 8"/>
    <w:basedOn w:val="a"/>
    <w:next w:val="a"/>
    <w:link w:val="80"/>
    <w:qFormat/>
    <w:rsid w:val="00B97356"/>
    <w:pPr>
      <w:keepNext/>
      <w:keepLines/>
      <w:numPr>
        <w:ilvl w:val="7"/>
        <w:numId w:val="1"/>
      </w:numPr>
      <w:tabs>
        <w:tab w:val="left" w:pos="1440"/>
      </w:tabs>
      <w:spacing w:before="240" w:after="64" w:line="317" w:lineRule="auto"/>
      <w:outlineLvl w:val="7"/>
    </w:pPr>
    <w:rPr>
      <w:rFonts w:ascii="Arial" w:eastAsia="黑体" w:hAnsi="Arial"/>
      <w:sz w:val="24"/>
    </w:rPr>
  </w:style>
  <w:style w:type="paragraph" w:styleId="9">
    <w:name w:val="heading 9"/>
    <w:basedOn w:val="a"/>
    <w:next w:val="a"/>
    <w:link w:val="90"/>
    <w:qFormat/>
    <w:rsid w:val="00B97356"/>
    <w:pPr>
      <w:keepNext/>
      <w:keepLines/>
      <w:numPr>
        <w:ilvl w:val="8"/>
        <w:numId w:val="1"/>
      </w:numPr>
      <w:tabs>
        <w:tab w:val="left" w:pos="1583"/>
      </w:tabs>
      <w:spacing w:before="240" w:after="64" w:line="317" w:lineRule="auto"/>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B97356"/>
    <w:rPr>
      <w:rFonts w:ascii="Times New Roman" w:eastAsia="宋体" w:hAnsi="Times New Roman" w:cs="Times New Roman"/>
      <w:b/>
      <w:kern w:val="44"/>
      <w:sz w:val="28"/>
      <w:szCs w:val="20"/>
    </w:rPr>
  </w:style>
  <w:style w:type="character" w:customStyle="1" w:styleId="20">
    <w:name w:val="标题 2 字符"/>
    <w:basedOn w:val="a0"/>
    <w:link w:val="2"/>
    <w:rsid w:val="00B97356"/>
    <w:rPr>
      <w:rFonts w:ascii="宋体" w:eastAsia="宋体" w:hAnsi="宋体" w:cs="Times New Roman"/>
      <w:b/>
      <w:szCs w:val="20"/>
    </w:rPr>
  </w:style>
  <w:style w:type="character" w:customStyle="1" w:styleId="30">
    <w:name w:val="标题 3 字符"/>
    <w:basedOn w:val="a0"/>
    <w:link w:val="3"/>
    <w:rsid w:val="00B97356"/>
    <w:rPr>
      <w:rFonts w:ascii="Times New Roman" w:eastAsia="宋体" w:hAnsi="Times New Roman" w:cs="Times New Roman"/>
      <w:b/>
      <w:sz w:val="18"/>
      <w:szCs w:val="20"/>
    </w:rPr>
  </w:style>
  <w:style w:type="character" w:customStyle="1" w:styleId="40">
    <w:name w:val="标题 4 字符"/>
    <w:basedOn w:val="a0"/>
    <w:link w:val="4"/>
    <w:rsid w:val="00B97356"/>
    <w:rPr>
      <w:rFonts w:ascii="Arial" w:eastAsia="新宋体" w:hAnsi="Arial" w:cs="Times New Roman"/>
      <w:b/>
      <w:sz w:val="18"/>
      <w:szCs w:val="20"/>
    </w:rPr>
  </w:style>
  <w:style w:type="character" w:customStyle="1" w:styleId="50">
    <w:name w:val="标题 5 字符"/>
    <w:basedOn w:val="a0"/>
    <w:link w:val="5"/>
    <w:rsid w:val="00B97356"/>
    <w:rPr>
      <w:rFonts w:ascii="Times New Roman" w:eastAsia="宋体" w:hAnsi="Times New Roman" w:cs="Times New Roman"/>
      <w:b/>
      <w:sz w:val="28"/>
      <w:szCs w:val="20"/>
    </w:rPr>
  </w:style>
  <w:style w:type="character" w:customStyle="1" w:styleId="60">
    <w:name w:val="标题 6 字符"/>
    <w:basedOn w:val="a0"/>
    <w:link w:val="6"/>
    <w:rsid w:val="00B97356"/>
    <w:rPr>
      <w:rFonts w:ascii="Arial" w:eastAsia="黑体" w:hAnsi="Arial" w:cs="Times New Roman"/>
      <w:b/>
      <w:sz w:val="24"/>
      <w:szCs w:val="20"/>
    </w:rPr>
  </w:style>
  <w:style w:type="character" w:customStyle="1" w:styleId="70">
    <w:name w:val="标题 7 字符"/>
    <w:basedOn w:val="a0"/>
    <w:link w:val="7"/>
    <w:rsid w:val="00B97356"/>
    <w:rPr>
      <w:rFonts w:ascii="Times New Roman" w:eastAsia="宋体" w:hAnsi="Times New Roman" w:cs="Times New Roman"/>
      <w:b/>
      <w:sz w:val="24"/>
      <w:szCs w:val="20"/>
    </w:rPr>
  </w:style>
  <w:style w:type="character" w:customStyle="1" w:styleId="80">
    <w:name w:val="标题 8 字符"/>
    <w:basedOn w:val="a0"/>
    <w:link w:val="8"/>
    <w:rsid w:val="00B97356"/>
    <w:rPr>
      <w:rFonts w:ascii="Arial" w:eastAsia="黑体" w:hAnsi="Arial" w:cs="Times New Roman"/>
      <w:sz w:val="24"/>
      <w:szCs w:val="20"/>
    </w:rPr>
  </w:style>
  <w:style w:type="character" w:customStyle="1" w:styleId="90">
    <w:name w:val="标题 9 字符"/>
    <w:basedOn w:val="a0"/>
    <w:link w:val="9"/>
    <w:rsid w:val="00B97356"/>
    <w:rPr>
      <w:rFonts w:ascii="Arial" w:eastAsia="黑体" w:hAnsi="Arial" w:cs="Times New Roman"/>
      <w:szCs w:val="20"/>
    </w:rPr>
  </w:style>
  <w:style w:type="paragraph" w:styleId="a3">
    <w:name w:val="header"/>
    <w:basedOn w:val="a"/>
    <w:link w:val="a4"/>
    <w:unhideWhenUsed/>
    <w:rsid w:val="00B97356"/>
    <w:pPr>
      <w:pBdr>
        <w:bottom w:val="single" w:sz="6" w:space="1" w:color="auto"/>
      </w:pBdr>
      <w:tabs>
        <w:tab w:val="center" w:pos="4153"/>
        <w:tab w:val="right" w:pos="8306"/>
      </w:tabs>
      <w:snapToGrid w:val="0"/>
      <w:jc w:val="center"/>
    </w:pPr>
    <w:rPr>
      <w:szCs w:val="18"/>
    </w:rPr>
  </w:style>
  <w:style w:type="character" w:customStyle="1" w:styleId="a4">
    <w:name w:val="页眉 字符"/>
    <w:basedOn w:val="a0"/>
    <w:link w:val="a3"/>
    <w:rsid w:val="00B97356"/>
    <w:rPr>
      <w:rFonts w:ascii="Times New Roman" w:eastAsia="宋体" w:hAnsi="Times New Roman" w:cs="Times New Roman"/>
      <w:sz w:val="18"/>
      <w:szCs w:val="18"/>
    </w:rPr>
  </w:style>
  <w:style w:type="paragraph" w:styleId="a5">
    <w:name w:val="footer"/>
    <w:basedOn w:val="a"/>
    <w:link w:val="a6"/>
    <w:unhideWhenUsed/>
    <w:rsid w:val="00B97356"/>
    <w:pPr>
      <w:tabs>
        <w:tab w:val="center" w:pos="4153"/>
        <w:tab w:val="right" w:pos="8306"/>
      </w:tabs>
      <w:snapToGrid w:val="0"/>
      <w:jc w:val="left"/>
    </w:pPr>
    <w:rPr>
      <w:szCs w:val="18"/>
    </w:rPr>
  </w:style>
  <w:style w:type="character" w:customStyle="1" w:styleId="a6">
    <w:name w:val="页脚 字符"/>
    <w:basedOn w:val="a0"/>
    <w:link w:val="a5"/>
    <w:rsid w:val="00B97356"/>
    <w:rPr>
      <w:rFonts w:ascii="Times New Roman" w:eastAsia="宋体" w:hAnsi="Times New Roman" w:cs="Times New Roman"/>
      <w:sz w:val="18"/>
      <w:szCs w:val="18"/>
    </w:rPr>
  </w:style>
  <w:style w:type="character" w:customStyle="1" w:styleId="1CharChar">
    <w:name w:val="标题 1 Char Char"/>
    <w:rsid w:val="00B97356"/>
    <w:rPr>
      <w:b/>
      <w:kern w:val="44"/>
      <w:sz w:val="28"/>
    </w:rPr>
  </w:style>
  <w:style w:type="character" w:customStyle="1" w:styleId="LIST858D7CFB-ED40-4347-BF05-701D383B685F">
    <w:name w:val="LIST{858D7CFB-ED40-4347-BF05-701D383B685F}"/>
    <w:link w:val="11"/>
    <w:rsid w:val="00B97356"/>
  </w:style>
  <w:style w:type="character" w:customStyle="1" w:styleId="a7">
    <w:name w:val="正文文本 字符"/>
    <w:link w:val="a8"/>
    <w:rsid w:val="00B97356"/>
    <w:rPr>
      <w:rFonts w:ascii="宋体"/>
    </w:rPr>
  </w:style>
  <w:style w:type="character" w:customStyle="1" w:styleId="a9">
    <w:name w:val="文档结构图 字符"/>
    <w:link w:val="aa"/>
    <w:rsid w:val="00B97356"/>
    <w:rPr>
      <w:rFonts w:ascii="宋体"/>
      <w:sz w:val="18"/>
    </w:rPr>
  </w:style>
  <w:style w:type="character" w:customStyle="1" w:styleId="ab">
    <w:name w:val="批注框文本 字符"/>
    <w:link w:val="ac"/>
    <w:rsid w:val="00B97356"/>
    <w:rPr>
      <w:sz w:val="18"/>
    </w:rPr>
  </w:style>
  <w:style w:type="character" w:styleId="ad">
    <w:name w:val="annotation reference"/>
    <w:rsid w:val="00B97356"/>
    <w:rPr>
      <w:sz w:val="21"/>
    </w:rPr>
  </w:style>
  <w:style w:type="character" w:customStyle="1" w:styleId="errormessage">
    <w:name w:val="errormessage"/>
    <w:rsid w:val="00B97356"/>
    <w:rPr>
      <w:b/>
      <w:vanish w:val="0"/>
      <w:color w:val="990044"/>
    </w:rPr>
  </w:style>
  <w:style w:type="character" w:customStyle="1" w:styleId="CharChar">
    <w:name w:val="列出段落 Char Char"/>
    <w:link w:val="ListParagraph1"/>
    <w:rsid w:val="00B97356"/>
    <w:rPr>
      <w:sz w:val="18"/>
    </w:rPr>
  </w:style>
  <w:style w:type="character" w:styleId="ae">
    <w:name w:val="FollowedHyperlink"/>
    <w:rsid w:val="00B97356"/>
    <w:rPr>
      <w:color w:val="800080"/>
      <w:u w:val="single"/>
    </w:rPr>
  </w:style>
  <w:style w:type="character" w:customStyle="1" w:styleId="af">
    <w:name w:val="批注主题 字符"/>
    <w:link w:val="af0"/>
    <w:rsid w:val="00B97356"/>
    <w:rPr>
      <w:b/>
      <w:sz w:val="18"/>
    </w:rPr>
  </w:style>
  <w:style w:type="character" w:styleId="af1">
    <w:name w:val="Hyperlink"/>
    <w:rsid w:val="00B97356"/>
    <w:rPr>
      <w:color w:val="0000FF"/>
      <w:u w:val="single"/>
    </w:rPr>
  </w:style>
  <w:style w:type="character" w:styleId="af2">
    <w:name w:val="Intense Emphasis"/>
    <w:qFormat/>
    <w:rsid w:val="00B97356"/>
    <w:rPr>
      <w:b/>
      <w:i/>
      <w:color w:val="4F81BD"/>
    </w:rPr>
  </w:style>
  <w:style w:type="character" w:customStyle="1" w:styleId="4858D7CFB-ED40-4347-BF05-701D383B685F">
    <w:name w:val="样式4{858D7CFB-ED40-4347-BF05-701D383B685F}"/>
    <w:link w:val="41"/>
    <w:rsid w:val="00B97356"/>
    <w:rPr>
      <w:rFonts w:ascii="Times New Roman" w:eastAsia="宋体" w:hAnsi="Times New Roman"/>
      <w:b/>
      <w:sz w:val="18"/>
    </w:rPr>
  </w:style>
  <w:style w:type="character" w:customStyle="1" w:styleId="af3">
    <w:name w:val="批注文字 字符"/>
    <w:uiPriority w:val="99"/>
    <w:qFormat/>
    <w:rsid w:val="00B97356"/>
    <w:rPr>
      <w:kern w:val="2"/>
      <w:sz w:val="18"/>
    </w:rPr>
  </w:style>
  <w:style w:type="paragraph" w:styleId="ac">
    <w:name w:val="Balloon Text"/>
    <w:basedOn w:val="a"/>
    <w:link w:val="ab"/>
    <w:rsid w:val="00B97356"/>
    <w:rPr>
      <w:rFonts w:asciiTheme="minorHAnsi" w:eastAsiaTheme="minorEastAsia" w:hAnsiTheme="minorHAnsi" w:cstheme="minorBidi"/>
      <w:szCs w:val="22"/>
    </w:rPr>
  </w:style>
  <w:style w:type="character" w:customStyle="1" w:styleId="12">
    <w:name w:val="批注框文本 字符1"/>
    <w:basedOn w:val="a0"/>
    <w:uiPriority w:val="99"/>
    <w:semiHidden/>
    <w:rsid w:val="00B97356"/>
    <w:rPr>
      <w:rFonts w:ascii="Times New Roman" w:eastAsia="宋体" w:hAnsi="Times New Roman" w:cs="Times New Roman"/>
      <w:sz w:val="18"/>
      <w:szCs w:val="18"/>
    </w:rPr>
  </w:style>
  <w:style w:type="paragraph" w:customStyle="1" w:styleId="p16">
    <w:name w:val="p16"/>
    <w:basedOn w:val="a"/>
    <w:rsid w:val="00B97356"/>
    <w:rPr>
      <w:kern w:val="0"/>
    </w:rPr>
  </w:style>
  <w:style w:type="paragraph" w:customStyle="1" w:styleId="af4">
    <w:name w:val="样式 居中"/>
    <w:basedOn w:val="a"/>
    <w:rsid w:val="00B97356"/>
    <w:pPr>
      <w:widowControl w:val="0"/>
      <w:spacing w:line="240" w:lineRule="atLeast"/>
      <w:jc w:val="center"/>
    </w:pPr>
    <w:rPr>
      <w:rFonts w:ascii="宋体"/>
      <w:snapToGrid w:val="0"/>
      <w:kern w:val="0"/>
      <w:sz w:val="21"/>
    </w:rPr>
  </w:style>
  <w:style w:type="paragraph" w:styleId="af5">
    <w:name w:val="annotation text"/>
    <w:basedOn w:val="a"/>
    <w:link w:val="13"/>
    <w:uiPriority w:val="99"/>
    <w:unhideWhenUsed/>
    <w:qFormat/>
    <w:rsid w:val="00B97356"/>
    <w:pPr>
      <w:jc w:val="left"/>
    </w:pPr>
  </w:style>
  <w:style w:type="character" w:customStyle="1" w:styleId="13">
    <w:name w:val="批注文字 字符1"/>
    <w:basedOn w:val="a0"/>
    <w:link w:val="af5"/>
    <w:rsid w:val="00B97356"/>
    <w:rPr>
      <w:rFonts w:ascii="Times New Roman" w:eastAsia="宋体" w:hAnsi="Times New Roman" w:cs="Times New Roman"/>
      <w:sz w:val="18"/>
      <w:szCs w:val="20"/>
    </w:rPr>
  </w:style>
  <w:style w:type="paragraph" w:styleId="af0">
    <w:name w:val="annotation subject"/>
    <w:basedOn w:val="af5"/>
    <w:next w:val="af5"/>
    <w:link w:val="af"/>
    <w:rsid w:val="00B97356"/>
    <w:rPr>
      <w:rFonts w:asciiTheme="minorHAnsi" w:eastAsiaTheme="minorEastAsia" w:hAnsiTheme="minorHAnsi" w:cstheme="minorBidi"/>
      <w:b/>
      <w:szCs w:val="22"/>
    </w:rPr>
  </w:style>
  <w:style w:type="character" w:customStyle="1" w:styleId="14">
    <w:name w:val="批注主题 字符1"/>
    <w:basedOn w:val="13"/>
    <w:uiPriority w:val="99"/>
    <w:semiHidden/>
    <w:rsid w:val="00B97356"/>
    <w:rPr>
      <w:rFonts w:ascii="Times New Roman" w:eastAsia="宋体" w:hAnsi="Times New Roman" w:cs="Times New Roman"/>
      <w:b/>
      <w:bCs/>
      <w:sz w:val="18"/>
      <w:szCs w:val="20"/>
    </w:rPr>
  </w:style>
  <w:style w:type="paragraph" w:styleId="af6">
    <w:name w:val="List Paragraph"/>
    <w:basedOn w:val="a"/>
    <w:qFormat/>
    <w:rsid w:val="00B97356"/>
    <w:pPr>
      <w:ind w:firstLineChars="200" w:firstLine="420"/>
    </w:pPr>
  </w:style>
  <w:style w:type="paragraph" w:customStyle="1" w:styleId="-">
    <w:name w:val="正文-表格"/>
    <w:basedOn w:val="a"/>
    <w:rsid w:val="00B97356"/>
  </w:style>
  <w:style w:type="paragraph" w:customStyle="1" w:styleId="41">
    <w:name w:val="样式4"/>
    <w:link w:val="4858D7CFB-ED40-4347-BF05-701D383B685F"/>
    <w:rsid w:val="00B97356"/>
    <w:pPr>
      <w:spacing w:before="120" w:after="120"/>
      <w:jc w:val="both"/>
    </w:pPr>
    <w:rPr>
      <w:rFonts w:ascii="Times New Roman" w:eastAsia="宋体" w:hAnsi="Times New Roman"/>
      <w:b/>
      <w:sz w:val="18"/>
    </w:rPr>
  </w:style>
  <w:style w:type="paragraph" w:customStyle="1" w:styleId="p0">
    <w:name w:val="p0"/>
    <w:basedOn w:val="a"/>
    <w:rsid w:val="00B97356"/>
    <w:pPr>
      <w:jc w:val="left"/>
    </w:pPr>
    <w:rPr>
      <w:kern w:val="0"/>
      <w:sz w:val="20"/>
    </w:rPr>
  </w:style>
  <w:style w:type="paragraph" w:customStyle="1" w:styleId="InfoBlue">
    <w:name w:val="InfoBlue"/>
    <w:basedOn w:val="a"/>
    <w:next w:val="a8"/>
    <w:rsid w:val="00B97356"/>
    <w:pPr>
      <w:widowControl w:val="0"/>
      <w:spacing w:after="120" w:line="240" w:lineRule="atLeast"/>
      <w:ind w:left="720"/>
      <w:jc w:val="left"/>
    </w:pPr>
    <w:rPr>
      <w:rFonts w:ascii="宋体"/>
      <w:i/>
      <w:snapToGrid w:val="0"/>
      <w:color w:val="0000FF"/>
      <w:kern w:val="0"/>
      <w:sz w:val="21"/>
    </w:rPr>
  </w:style>
  <w:style w:type="paragraph" w:styleId="af7">
    <w:name w:val="Normal Indent"/>
    <w:basedOn w:val="a"/>
    <w:rsid w:val="00B97356"/>
    <w:pPr>
      <w:widowControl w:val="0"/>
      <w:ind w:firstLine="420"/>
    </w:pPr>
    <w:rPr>
      <w:sz w:val="21"/>
    </w:rPr>
  </w:style>
  <w:style w:type="paragraph" w:customStyle="1" w:styleId="ListParagraph1">
    <w:name w:val="List Paragraph1"/>
    <w:basedOn w:val="a"/>
    <w:link w:val="CharChar"/>
    <w:rsid w:val="00B97356"/>
    <w:pPr>
      <w:ind w:firstLineChars="200" w:firstLine="420"/>
    </w:pPr>
    <w:rPr>
      <w:rFonts w:asciiTheme="minorHAnsi" w:eastAsiaTheme="minorEastAsia" w:hAnsiTheme="minorHAnsi" w:cstheme="minorBidi"/>
      <w:szCs w:val="22"/>
    </w:rPr>
  </w:style>
  <w:style w:type="paragraph" w:styleId="af8">
    <w:name w:val="No Spacing"/>
    <w:qFormat/>
    <w:rsid w:val="00B97356"/>
    <w:pPr>
      <w:widowControl w:val="0"/>
      <w:jc w:val="both"/>
    </w:pPr>
    <w:rPr>
      <w:rFonts w:ascii="Times New Roman" w:eastAsia="宋体" w:hAnsi="Times New Roman" w:cs="Times New Roman"/>
      <w:szCs w:val="20"/>
    </w:rPr>
  </w:style>
  <w:style w:type="paragraph" w:customStyle="1" w:styleId="11">
    <w:name w:val="列表1"/>
    <w:basedOn w:val="a"/>
    <w:link w:val="LIST858D7CFB-ED40-4347-BF05-701D383B685F"/>
    <w:rsid w:val="00B97356"/>
    <w:rPr>
      <w:rFonts w:asciiTheme="minorHAnsi" w:eastAsiaTheme="minorEastAsia" w:hAnsiTheme="minorHAnsi" w:cstheme="minorBidi"/>
      <w:sz w:val="21"/>
      <w:szCs w:val="22"/>
    </w:rPr>
  </w:style>
  <w:style w:type="paragraph" w:customStyle="1" w:styleId="15">
    <w:name w:val="页眉1"/>
    <w:basedOn w:val="a"/>
    <w:rsid w:val="00B97356"/>
    <w:pPr>
      <w:pBdr>
        <w:bottom w:val="single" w:sz="6" w:space="1" w:color="auto"/>
      </w:pBdr>
      <w:tabs>
        <w:tab w:val="center" w:pos="4153"/>
        <w:tab w:val="right" w:pos="8306"/>
      </w:tabs>
      <w:snapToGrid w:val="0"/>
      <w:jc w:val="center"/>
    </w:pPr>
  </w:style>
  <w:style w:type="paragraph" w:styleId="a8">
    <w:name w:val="Body Text"/>
    <w:basedOn w:val="a"/>
    <w:link w:val="a7"/>
    <w:rsid w:val="00B97356"/>
    <w:pPr>
      <w:keepLines/>
      <w:widowControl w:val="0"/>
      <w:spacing w:after="120" w:line="240" w:lineRule="atLeast"/>
      <w:ind w:left="720"/>
      <w:jc w:val="left"/>
    </w:pPr>
    <w:rPr>
      <w:rFonts w:ascii="宋体" w:eastAsiaTheme="minorEastAsia" w:hAnsiTheme="minorHAnsi" w:cstheme="minorBidi"/>
      <w:sz w:val="21"/>
      <w:szCs w:val="22"/>
    </w:rPr>
  </w:style>
  <w:style w:type="character" w:customStyle="1" w:styleId="16">
    <w:name w:val="正文文本 字符1"/>
    <w:basedOn w:val="a0"/>
    <w:uiPriority w:val="99"/>
    <w:semiHidden/>
    <w:rsid w:val="00B97356"/>
    <w:rPr>
      <w:rFonts w:ascii="Times New Roman" w:eastAsia="宋体" w:hAnsi="Times New Roman" w:cs="Times New Roman"/>
      <w:sz w:val="18"/>
      <w:szCs w:val="20"/>
    </w:rPr>
  </w:style>
  <w:style w:type="paragraph" w:styleId="aa">
    <w:name w:val="Document Map"/>
    <w:basedOn w:val="a"/>
    <w:link w:val="a9"/>
    <w:rsid w:val="00B97356"/>
    <w:rPr>
      <w:rFonts w:ascii="宋体" w:eastAsiaTheme="minorEastAsia" w:hAnsiTheme="minorHAnsi" w:cstheme="minorBidi"/>
      <w:szCs w:val="22"/>
    </w:rPr>
  </w:style>
  <w:style w:type="character" w:customStyle="1" w:styleId="17">
    <w:name w:val="文档结构图 字符1"/>
    <w:basedOn w:val="a0"/>
    <w:uiPriority w:val="99"/>
    <w:semiHidden/>
    <w:rsid w:val="00B97356"/>
    <w:rPr>
      <w:rFonts w:ascii="Microsoft YaHei UI" w:eastAsia="Microsoft YaHei UI" w:hAnsi="Times New Roman" w:cs="Times New Roman"/>
      <w:sz w:val="18"/>
      <w:szCs w:val="18"/>
    </w:rPr>
  </w:style>
  <w:style w:type="paragraph" w:styleId="af9">
    <w:name w:val="List"/>
    <w:basedOn w:val="a"/>
    <w:rsid w:val="00B97356"/>
    <w:pPr>
      <w:widowControl w:val="0"/>
    </w:pPr>
    <w:rPr>
      <w:rFonts w:hint="eastAsi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6642814">
      <w:bodyDiv w:val="1"/>
      <w:marLeft w:val="0"/>
      <w:marRight w:val="0"/>
      <w:marTop w:val="0"/>
      <w:marBottom w:val="0"/>
      <w:divBdr>
        <w:top w:val="none" w:sz="0" w:space="0" w:color="auto"/>
        <w:left w:val="none" w:sz="0" w:space="0" w:color="auto"/>
        <w:bottom w:val="none" w:sz="0" w:space="0" w:color="auto"/>
        <w:right w:val="none" w:sz="0" w:space="0" w:color="auto"/>
      </w:divBdr>
    </w:div>
    <w:div w:id="1211067596">
      <w:bodyDiv w:val="1"/>
      <w:marLeft w:val="0"/>
      <w:marRight w:val="0"/>
      <w:marTop w:val="0"/>
      <w:marBottom w:val="0"/>
      <w:divBdr>
        <w:top w:val="none" w:sz="0" w:space="0" w:color="auto"/>
        <w:left w:val="none" w:sz="0" w:space="0" w:color="auto"/>
        <w:bottom w:val="none" w:sz="0" w:space="0" w:color="auto"/>
        <w:right w:val="none" w:sz="0" w:space="0" w:color="auto"/>
      </w:divBdr>
    </w:div>
    <w:div w:id="1272667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ret=%7b%7d" TargetMode="External"/><Relationship Id="rId63" Type="http://schemas.openxmlformats.org/officeDocument/2006/relationships/image" Target="media/image53.png"/><Relationship Id="rId68" Type="http://schemas.openxmlformats.org/officeDocument/2006/relationships/image" Target="media/image57.png"/><Relationship Id="rId76" Type="http://schemas.openxmlformats.org/officeDocument/2006/relationships/image" Target="media/image64.png"/><Relationship Id="rId84" Type="http://schemas.openxmlformats.org/officeDocument/2006/relationships/image" Target="media/image71.png"/><Relationship Id="rId89" Type="http://schemas.openxmlformats.org/officeDocument/2006/relationships/header" Target="header2.xml"/><Relationship Id="rId7" Type="http://schemas.openxmlformats.org/officeDocument/2006/relationships/image" Target="media/image1.png"/><Relationship Id="rId71" Type="http://schemas.openxmlformats.org/officeDocument/2006/relationships/image" Target="media/image60.png"/><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66" Type="http://schemas.openxmlformats.org/officeDocument/2006/relationships/oleObject" Target="embeddings/oleObject1.bin"/><Relationship Id="rId74" Type="http://schemas.openxmlformats.org/officeDocument/2006/relationships/image" Target="media/image62.png"/><Relationship Id="rId79" Type="http://schemas.openxmlformats.org/officeDocument/2006/relationships/image" Target="media/image66.png"/><Relationship Id="rId87"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1.png"/><Relationship Id="rId82" Type="http://schemas.openxmlformats.org/officeDocument/2006/relationships/image" Target="media/image69.png"/><Relationship Id="rId90" Type="http://schemas.openxmlformats.org/officeDocument/2006/relationships/footer" Target="footer1.xml"/><Relationship Id="rId19" Type="http://schemas.openxmlformats.org/officeDocument/2006/relationships/comments" Target="comments.xml"/><Relationship Id="rId14" Type="http://schemas.openxmlformats.org/officeDocument/2006/relationships/image" Target="media/image8.png"/><Relationship Id="rId22" Type="http://schemas.openxmlformats.org/officeDocument/2006/relationships/image" Target="media/image14.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8.png"/><Relationship Id="rId77" Type="http://schemas.openxmlformats.org/officeDocument/2006/relationships/image" Target="media/image65.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hyperlink" Target="http://cmclink.com/Search/Default.aspx" TargetMode="External"/><Relationship Id="rId80" Type="http://schemas.openxmlformats.org/officeDocument/2006/relationships/image" Target="media/image67.emf"/><Relationship Id="rId85" Type="http://schemas.openxmlformats.org/officeDocument/2006/relationships/image" Target="media/image7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hyperlink" Target="file:///\\192.168.200.211\&#21457;&#24067;&#21253;\&#24320;&#21457;&#24037;&#20855;\%20ODAC112012.zip"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6.png"/><Relationship Id="rId20" Type="http://schemas.microsoft.com/office/2011/relationships/commentsExtended" Target="commentsExtended.xml"/><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3.png"/><Relationship Id="rId83" Type="http://schemas.openxmlformats.org/officeDocument/2006/relationships/image" Target="media/image70.png"/><Relationship Id="rId88" Type="http://schemas.openxmlformats.org/officeDocument/2006/relationships/header" Target="header1.xm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emf"/><Relationship Id="rId60" Type="http://schemas.openxmlformats.org/officeDocument/2006/relationships/image" Target="media/image50.png"/><Relationship Id="rId65" Type="http://schemas.openxmlformats.org/officeDocument/2006/relationships/image" Target="media/image55.emf"/><Relationship Id="rId73" Type="http://schemas.openxmlformats.org/officeDocument/2006/relationships/image" Target="media/image61.png"/><Relationship Id="rId78" Type="http://schemas.openxmlformats.org/officeDocument/2006/relationships/hyperlink" Target="https://epay.cmclink.com/epay/ResetPassword.aspx?ret=SAGHSDHSDFHERWE2344632DFSHE" TargetMode="External"/><Relationship Id="rId81" Type="http://schemas.openxmlformats.org/officeDocument/2006/relationships/image" Target="media/image68.png"/><Relationship Id="rId86"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1238</TotalTime>
  <Pages>116</Pages>
  <Words>15084</Words>
  <Characters>85984</Characters>
  <Application>Microsoft Office Word</Application>
  <DocSecurity>0</DocSecurity>
  <Lines>716</Lines>
  <Paragraphs>201</Paragraphs>
  <ScaleCrop>false</ScaleCrop>
  <Company/>
  <LinksUpToDate>false</LinksUpToDate>
  <CharactersWithSpaces>100867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Ruizing Gauge</dc:creator>
  <cp:keywords/>
  <dc:description/>
  <cp:lastModifiedBy>Ruizing Gauge</cp:lastModifiedBy>
  <cp:revision>193</cp:revision>
  <dcterms:created xsi:type="dcterms:W3CDTF">2016-06-15T09:18:00Z</dcterms:created>
  <dcterms:modified xsi:type="dcterms:W3CDTF">2016-06-21T02:31:00Z</dcterms:modified>
</cp:coreProperties>
</file>