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2D787396" w:rsidR="00B97356" w:rsidRDefault="00A12642" w:rsidP="00B97356">
      <w:pPr>
        <w:jc w:val="center"/>
        <w:rPr>
          <w:sz w:val="30"/>
        </w:rPr>
      </w:pPr>
      <w:r w:rsidRPr="00A12642">
        <w:rPr>
          <w:rFonts w:hint="eastAsia"/>
          <w:sz w:val="30"/>
        </w:rPr>
        <w:t>物业自助终端及服务平台体系结构设计文档</w:t>
      </w:r>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4483E059" w:rsidR="00B97356" w:rsidRDefault="00B97356" w:rsidP="00F36554">
            <w:pPr>
              <w:pStyle w:val="-"/>
              <w:rPr>
                <w:rFonts w:ascii="宋体" w:hAnsi="宋体"/>
              </w:rPr>
            </w:pPr>
            <w:r>
              <w:rPr>
                <w:rFonts w:ascii="宋体" w:hAnsi="宋体" w:hint="eastAsia"/>
              </w:rPr>
              <w:t>版本</w:t>
            </w:r>
            <w:r w:rsidR="004F76C3">
              <w:rPr>
                <w:rFonts w:ascii="宋体" w:hAnsi="宋体" w:hint="eastAsia"/>
              </w:rPr>
              <w:t>1.1</w:t>
            </w:r>
            <w:r>
              <w:rPr>
                <w:rFonts w:ascii="宋体" w:hAnsi="宋体" w:hint="eastAsia"/>
              </w:rPr>
              <w:t>A</w:t>
            </w:r>
            <w:r w:rsidR="00AD6BDD">
              <w:rPr>
                <w:rFonts w:ascii="宋体" w:hAnsi="宋体" w:hint="eastAsia"/>
              </w:rPr>
              <w:t>、</w:t>
            </w:r>
            <w:r>
              <w:rPr>
                <w:rFonts w:ascii="宋体" w:hAnsi="宋体" w:hint="eastAsia"/>
              </w:rPr>
              <w:t>B</w:t>
            </w:r>
            <w:r w:rsidR="00D45D3D">
              <w:rPr>
                <w:rFonts w:ascii="宋体" w:hAnsi="宋体" w:hint="eastAsia"/>
              </w:rPr>
              <w:t>，</w:t>
            </w:r>
            <w:r>
              <w:rPr>
                <w:rFonts w:ascii="宋体" w:hAnsi="宋体" w:hint="eastAsia"/>
              </w:rPr>
              <w:t>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0093855" w:rsidR="00B97356" w:rsidRDefault="008E29D5" w:rsidP="00F36554">
            <w:pPr>
              <w:pStyle w:val="-"/>
              <w:rPr>
                <w:rFonts w:ascii="宋体" w:hAnsi="宋体"/>
              </w:rPr>
            </w:pPr>
            <w:r>
              <w:rPr>
                <w:rFonts w:ascii="宋体" w:hAnsi="宋体" w:hint="eastAsia"/>
              </w:rPr>
              <w:t>变更</w:t>
            </w:r>
          </w:p>
        </w:tc>
        <w:tc>
          <w:tcPr>
            <w:tcW w:w="708" w:type="dxa"/>
          </w:tcPr>
          <w:p w14:paraId="62E8DD17" w14:textId="3974A40E" w:rsidR="00B97356" w:rsidRDefault="008E29D5" w:rsidP="00F36554">
            <w:pPr>
              <w:pStyle w:val="-"/>
              <w:rPr>
                <w:rFonts w:ascii="宋体" w:hAnsi="宋体"/>
              </w:rPr>
            </w:pPr>
            <w:r>
              <w:rPr>
                <w:rFonts w:ascii="宋体" w:hAnsi="宋体"/>
              </w:rPr>
              <w:t>Z</w:t>
            </w:r>
            <w:r>
              <w:rPr>
                <w:rFonts w:ascii="宋体" w:hAnsi="宋体" w:hint="eastAsia"/>
              </w:rPr>
              <w:t>rz</w:t>
            </w:r>
          </w:p>
        </w:tc>
        <w:tc>
          <w:tcPr>
            <w:tcW w:w="846" w:type="dxa"/>
          </w:tcPr>
          <w:p w14:paraId="1A769605" w14:textId="77777777" w:rsidR="00B97356" w:rsidRDefault="00B97356" w:rsidP="00F36554">
            <w:pPr>
              <w:pStyle w:val="-"/>
              <w:rPr>
                <w:rFonts w:ascii="宋体" w:hAnsi="宋体"/>
              </w:rPr>
            </w:pPr>
          </w:p>
        </w:tc>
        <w:tc>
          <w:tcPr>
            <w:tcW w:w="1186" w:type="dxa"/>
          </w:tcPr>
          <w:p w14:paraId="52660F6A" w14:textId="30489F1D" w:rsidR="00B97356" w:rsidRDefault="008E29D5" w:rsidP="00F36554">
            <w:pPr>
              <w:pStyle w:val="-"/>
              <w:rPr>
                <w:rFonts w:ascii="宋体" w:hAnsi="宋体"/>
              </w:rPr>
            </w:pPr>
            <w:r>
              <w:rPr>
                <w:rFonts w:ascii="宋体" w:hAnsi="宋体" w:hint="eastAsia"/>
              </w:rPr>
              <w:t>2016-6-21</w:t>
            </w:r>
          </w:p>
        </w:tc>
        <w:tc>
          <w:tcPr>
            <w:tcW w:w="4929" w:type="dxa"/>
          </w:tcPr>
          <w:p w14:paraId="7FC7E6A4" w14:textId="7828CC2A" w:rsidR="004F76C3" w:rsidRDefault="004F76C3" w:rsidP="008E29D5">
            <w:pPr>
              <w:pStyle w:val="-"/>
              <w:rPr>
                <w:rFonts w:ascii="宋体" w:hAnsi="宋体"/>
              </w:rPr>
            </w:pPr>
            <w:r>
              <w:rPr>
                <w:rFonts w:ascii="宋体" w:hAnsi="宋体" w:hint="eastAsia"/>
              </w:rPr>
              <w:t>版本1.2A</w:t>
            </w:r>
          </w:p>
          <w:p w14:paraId="27A78BF4" w14:textId="72FD703E" w:rsidR="00B97356" w:rsidRDefault="008E29D5" w:rsidP="008E29D5">
            <w:pPr>
              <w:pStyle w:val="-"/>
              <w:rPr>
                <w:rFonts w:ascii="宋体" w:hAnsi="宋体"/>
              </w:rPr>
            </w:pPr>
            <w:r>
              <w:rPr>
                <w:rFonts w:ascii="宋体" w:hAnsi="宋体" w:hint="eastAsia"/>
              </w:rPr>
              <w:t>与产品部门确定采用</w:t>
            </w:r>
            <w:r w:rsidR="00CF27DA">
              <w:rPr>
                <w:rFonts w:ascii="宋体" w:hAnsi="宋体" w:hint="eastAsia"/>
              </w:rPr>
              <w:t>“自助终端+互联网</w:t>
            </w:r>
            <w:r>
              <w:rPr>
                <w:rFonts w:ascii="宋体" w:hAnsi="宋体" w:hint="eastAsia"/>
              </w:rPr>
              <w:t>服务平台方案</w:t>
            </w:r>
            <w:r w:rsidR="00CF27DA">
              <w:rPr>
                <w:rFonts w:ascii="宋体" w:hAnsi="宋体" w:hint="eastAsia"/>
              </w:rPr>
              <w:t>”</w:t>
            </w:r>
            <w:r>
              <w:rPr>
                <w:rFonts w:ascii="宋体" w:hAnsi="宋体" w:hint="eastAsia"/>
              </w:rPr>
              <w:t>（方案A）</w:t>
            </w:r>
            <w:r w:rsidR="00AF6496">
              <w:rPr>
                <w:rFonts w:ascii="宋体" w:hAnsi="宋体" w:hint="eastAsia"/>
              </w:rPr>
              <w:t>；</w:t>
            </w:r>
          </w:p>
          <w:p w14:paraId="6ABA461D" w14:textId="2E0C68C9" w:rsidR="008E29D5" w:rsidRDefault="008E29D5" w:rsidP="008E29D5">
            <w:pPr>
              <w:pStyle w:val="-"/>
              <w:rPr>
                <w:rFonts w:ascii="宋体" w:hAnsi="宋体"/>
              </w:rPr>
            </w:pPr>
            <w:r>
              <w:rPr>
                <w:rFonts w:ascii="宋体" w:hAnsi="宋体" w:hint="eastAsia"/>
              </w:rPr>
              <w:t>取消物管系统电子票开票状态回写接口</w:t>
            </w:r>
            <w:r w:rsidR="00AF6496">
              <w:rPr>
                <w:rFonts w:ascii="宋体" w:hAnsi="宋体" w:hint="eastAsia"/>
              </w:rPr>
              <w:t>；</w:t>
            </w:r>
          </w:p>
          <w:p w14:paraId="27BF8CCC" w14:textId="79D9FF87" w:rsidR="00A50603" w:rsidRPr="00586FE8" w:rsidRDefault="00F651FD" w:rsidP="00586FE8">
            <w:pPr>
              <w:pStyle w:val="-"/>
              <w:rPr>
                <w:rFonts w:ascii="宋体" w:hAnsi="宋体"/>
              </w:rPr>
            </w:pPr>
            <w:r>
              <w:rPr>
                <w:rFonts w:ascii="宋体" w:hAnsi="宋体" w:hint="eastAsia"/>
              </w:rPr>
              <w:t>取消物管系统开票接口</w:t>
            </w:r>
            <w:r w:rsidR="00586FE8">
              <w:rPr>
                <w:rFonts w:ascii="宋体" w:hAnsi="宋体" w:hint="eastAsia"/>
              </w:rPr>
              <w:t>，</w:t>
            </w:r>
            <w:r w:rsidR="00A50603">
              <w:rPr>
                <w:rFonts w:hint="eastAsia"/>
              </w:rPr>
              <w:t>物管系统（如</w:t>
            </w:r>
            <w:r w:rsidR="00426BB0">
              <w:rPr>
                <w:rFonts w:hint="eastAsia"/>
              </w:rPr>
              <w:t>极致</w:t>
            </w:r>
            <w:r w:rsidR="008B176D">
              <w:rPr>
                <w:rFonts w:hint="eastAsia"/>
              </w:rPr>
              <w:t>软件</w:t>
            </w:r>
            <w:r w:rsidR="00A50603">
              <w:rPr>
                <w:rFonts w:hint="eastAsia"/>
              </w:rPr>
              <w:t>）中不再集成电子票功能</w:t>
            </w:r>
            <w:r w:rsidR="00AF6496">
              <w:rPr>
                <w:rFonts w:hint="eastAsia"/>
              </w:rPr>
              <w:t>；</w:t>
            </w:r>
          </w:p>
          <w:p w14:paraId="2F0070D4" w14:textId="5E0F66CC" w:rsidR="00254D85" w:rsidRDefault="00254D85" w:rsidP="00254D85">
            <w:pPr>
              <w:pStyle w:val="af5"/>
              <w:rPr>
                <w:rFonts w:eastAsiaTheme="minorEastAsia"/>
                <w:color w:val="0000FF"/>
                <w:sz w:val="24"/>
              </w:rPr>
            </w:pPr>
            <w:r>
              <w:rPr>
                <w:rFonts w:hint="eastAsia"/>
              </w:rPr>
              <w:t>服务平台中暂不</w:t>
            </w:r>
            <w:r w:rsidR="005E0935">
              <w:rPr>
                <w:rFonts w:hint="eastAsia"/>
              </w:rPr>
              <w:t>开发</w:t>
            </w:r>
            <w:r>
              <w:rPr>
                <w:rFonts w:hint="eastAsia"/>
              </w:rPr>
              <w:t>缴费</w:t>
            </w:r>
            <w:r>
              <w:t>/</w:t>
            </w:r>
            <w:r>
              <w:rPr>
                <w:rFonts w:hint="eastAsia"/>
              </w:rPr>
              <w:t>交费</w:t>
            </w:r>
            <w:r w:rsidR="00220059">
              <w:rPr>
                <w:rFonts w:hint="eastAsia"/>
              </w:rPr>
              <w:t>网页界面，统一由自助终端承接之</w:t>
            </w:r>
            <w:r w:rsidR="00AF6496">
              <w:rPr>
                <w:rFonts w:hint="eastAsia"/>
              </w:rPr>
              <w:t>；</w:t>
            </w:r>
          </w:p>
          <w:p w14:paraId="646A2289" w14:textId="4C599CE6" w:rsidR="00A50603" w:rsidRDefault="005E0935" w:rsidP="00A50603">
            <w:pPr>
              <w:pStyle w:val="af5"/>
              <w:rPr>
                <w:rFonts w:eastAsiaTheme="minorEastAsia"/>
                <w:sz w:val="24"/>
              </w:rPr>
            </w:pPr>
            <w:r>
              <w:rPr>
                <w:rFonts w:hint="eastAsia"/>
              </w:rPr>
              <w:t>服务平台一期暂不处理报修</w:t>
            </w:r>
            <w:r w:rsidR="00052642">
              <w:rPr>
                <w:rFonts w:hint="eastAsia"/>
              </w:rPr>
              <w:t>业务</w:t>
            </w:r>
          </w:p>
          <w:p w14:paraId="306A27EE" w14:textId="5422F2DF" w:rsidR="00A50603" w:rsidRPr="00A50603" w:rsidRDefault="00A50603" w:rsidP="008E29D5">
            <w:pPr>
              <w:pStyle w:val="-"/>
              <w:rPr>
                <w:rFonts w:ascii="宋体" w:hAnsi="宋体"/>
              </w:rPr>
            </w:pPr>
          </w:p>
        </w:tc>
      </w:tr>
      <w:tr w:rsidR="00B314BC" w14:paraId="4E9C2A0B" w14:textId="77777777" w:rsidTr="00F36554">
        <w:trPr>
          <w:trHeight w:val="292"/>
        </w:trPr>
        <w:tc>
          <w:tcPr>
            <w:tcW w:w="1045" w:type="dxa"/>
          </w:tcPr>
          <w:p w14:paraId="6FCD6219" w14:textId="4193282C" w:rsidR="00B314BC" w:rsidRDefault="00B314BC" w:rsidP="00B314BC">
            <w:pPr>
              <w:pStyle w:val="-"/>
              <w:rPr>
                <w:rFonts w:ascii="宋体" w:hAnsi="宋体" w:hint="eastAsia"/>
              </w:rPr>
            </w:pPr>
            <w:r>
              <w:rPr>
                <w:rFonts w:ascii="宋体" w:hAnsi="宋体"/>
              </w:rPr>
              <w:t>变更</w:t>
            </w:r>
          </w:p>
        </w:tc>
        <w:tc>
          <w:tcPr>
            <w:tcW w:w="708" w:type="dxa"/>
          </w:tcPr>
          <w:p w14:paraId="353940A2" w14:textId="4579061D" w:rsidR="00B314BC" w:rsidRDefault="00B314BC" w:rsidP="00B314BC">
            <w:pPr>
              <w:pStyle w:val="-"/>
              <w:rPr>
                <w:rFonts w:ascii="宋体" w:hAnsi="宋体"/>
              </w:rPr>
            </w:pPr>
            <w:r>
              <w:rPr>
                <w:rFonts w:ascii="宋体" w:hAnsi="宋体"/>
              </w:rPr>
              <w:t>Zrz</w:t>
            </w:r>
          </w:p>
        </w:tc>
        <w:tc>
          <w:tcPr>
            <w:tcW w:w="846" w:type="dxa"/>
          </w:tcPr>
          <w:p w14:paraId="707161E3" w14:textId="77777777" w:rsidR="00B314BC" w:rsidRDefault="00B314BC" w:rsidP="00B314BC">
            <w:pPr>
              <w:pStyle w:val="-"/>
              <w:rPr>
                <w:rFonts w:ascii="宋体" w:hAnsi="宋体"/>
              </w:rPr>
            </w:pPr>
          </w:p>
        </w:tc>
        <w:tc>
          <w:tcPr>
            <w:tcW w:w="1186" w:type="dxa"/>
          </w:tcPr>
          <w:p w14:paraId="48C535E7" w14:textId="4EEC501D" w:rsidR="00B314BC" w:rsidRDefault="00B314BC" w:rsidP="00B314BC">
            <w:pPr>
              <w:pStyle w:val="-"/>
              <w:rPr>
                <w:rFonts w:ascii="宋体" w:hAnsi="宋体" w:hint="eastAsia"/>
              </w:rPr>
            </w:pPr>
            <w:r>
              <w:rPr>
                <w:rFonts w:ascii="宋体" w:hAnsi="宋体" w:hint="eastAsia"/>
              </w:rPr>
              <w:t>2016-6-22</w:t>
            </w:r>
          </w:p>
        </w:tc>
        <w:tc>
          <w:tcPr>
            <w:tcW w:w="4929" w:type="dxa"/>
          </w:tcPr>
          <w:p w14:paraId="5ACA509C" w14:textId="77777777" w:rsidR="00B314BC" w:rsidRDefault="00B314BC" w:rsidP="00B314BC">
            <w:pPr>
              <w:pStyle w:val="-"/>
              <w:rPr>
                <w:rFonts w:ascii="宋体" w:hAnsi="宋体"/>
              </w:rPr>
            </w:pPr>
            <w:r>
              <w:rPr>
                <w:rFonts w:ascii="宋体" w:hAnsi="宋体" w:hint="eastAsia"/>
              </w:rPr>
              <w:t>版本1.3A、B</w:t>
            </w:r>
          </w:p>
          <w:p w14:paraId="1E8355FA" w14:textId="77777777" w:rsidR="00B314BC" w:rsidRDefault="00B314BC" w:rsidP="00B314BC">
            <w:pPr>
              <w:pStyle w:val="-"/>
              <w:rPr>
                <w:rFonts w:ascii="宋体" w:hAnsi="宋体"/>
              </w:rPr>
            </w:pPr>
            <w:r>
              <w:rPr>
                <w:rFonts w:ascii="宋体" w:hAnsi="宋体" w:hint="eastAsia"/>
              </w:rPr>
              <w:t>修改服务平台核心实体关系图</w:t>
            </w:r>
          </w:p>
          <w:p w14:paraId="50B1C33F" w14:textId="77777777" w:rsidR="00B314BC" w:rsidRDefault="00B314BC" w:rsidP="00B314BC">
            <w:pPr>
              <w:pStyle w:val="-"/>
              <w:rPr>
                <w:rFonts w:ascii="宋体" w:hAnsi="宋体" w:hint="eastAsia"/>
              </w:rPr>
            </w:pPr>
          </w:p>
        </w:tc>
      </w:tr>
      <w:tr w:rsidR="00B314BC" w14:paraId="0AF45610" w14:textId="77777777" w:rsidTr="00F36554">
        <w:trPr>
          <w:trHeight w:val="292"/>
        </w:trPr>
        <w:tc>
          <w:tcPr>
            <w:tcW w:w="1045" w:type="dxa"/>
          </w:tcPr>
          <w:p w14:paraId="29547B94" w14:textId="2E3E2F93" w:rsidR="00B314BC" w:rsidRDefault="00B314BC" w:rsidP="00B314BC">
            <w:pPr>
              <w:pStyle w:val="-"/>
              <w:rPr>
                <w:rFonts w:ascii="宋体" w:hAnsi="宋体"/>
              </w:rPr>
            </w:pPr>
            <w:r>
              <w:rPr>
                <w:rFonts w:ascii="宋体" w:hAnsi="宋体" w:hint="eastAsia"/>
              </w:rPr>
              <w:t>变更</w:t>
            </w:r>
          </w:p>
        </w:tc>
        <w:tc>
          <w:tcPr>
            <w:tcW w:w="708" w:type="dxa"/>
          </w:tcPr>
          <w:p w14:paraId="2915AC6B" w14:textId="250784DF" w:rsidR="00B314BC" w:rsidRDefault="00B314BC" w:rsidP="00B314BC">
            <w:pPr>
              <w:pStyle w:val="-"/>
              <w:rPr>
                <w:rFonts w:ascii="宋体" w:hAnsi="宋体"/>
              </w:rPr>
            </w:pPr>
            <w:r>
              <w:rPr>
                <w:rFonts w:ascii="宋体" w:hAnsi="宋体"/>
              </w:rPr>
              <w:t>Z</w:t>
            </w:r>
            <w:r>
              <w:rPr>
                <w:rFonts w:ascii="宋体" w:hAnsi="宋体" w:hint="eastAsia"/>
              </w:rPr>
              <w:t>rz</w:t>
            </w:r>
          </w:p>
        </w:tc>
        <w:tc>
          <w:tcPr>
            <w:tcW w:w="846" w:type="dxa"/>
          </w:tcPr>
          <w:p w14:paraId="3F843B92" w14:textId="77777777" w:rsidR="00B314BC" w:rsidRDefault="00B314BC" w:rsidP="00B314BC">
            <w:pPr>
              <w:pStyle w:val="-"/>
              <w:rPr>
                <w:rFonts w:ascii="宋体" w:hAnsi="宋体"/>
              </w:rPr>
            </w:pPr>
          </w:p>
        </w:tc>
        <w:tc>
          <w:tcPr>
            <w:tcW w:w="1186" w:type="dxa"/>
          </w:tcPr>
          <w:p w14:paraId="4EEE1A71" w14:textId="3FF5501B" w:rsidR="00B314BC" w:rsidRDefault="00B314BC" w:rsidP="00B314BC">
            <w:pPr>
              <w:pStyle w:val="-"/>
              <w:rPr>
                <w:rFonts w:ascii="宋体" w:hAnsi="宋体"/>
              </w:rPr>
            </w:pPr>
            <w:r>
              <w:rPr>
                <w:rFonts w:ascii="宋体" w:hAnsi="宋体" w:hint="eastAsia"/>
              </w:rPr>
              <w:t>2016-7-26</w:t>
            </w:r>
          </w:p>
        </w:tc>
        <w:tc>
          <w:tcPr>
            <w:tcW w:w="4929" w:type="dxa"/>
          </w:tcPr>
          <w:p w14:paraId="1EB44820" w14:textId="4654BCA7" w:rsidR="00B314BC" w:rsidRDefault="00B314BC" w:rsidP="00B314BC">
            <w:pPr>
              <w:pStyle w:val="-"/>
              <w:rPr>
                <w:rFonts w:ascii="宋体" w:hAnsi="宋体"/>
              </w:rPr>
            </w:pPr>
            <w:r>
              <w:rPr>
                <w:rFonts w:ascii="宋体" w:hAnsi="宋体" w:hint="eastAsia"/>
              </w:rPr>
              <w:t>版本1.</w:t>
            </w:r>
            <w:r>
              <w:rPr>
                <w:rFonts w:ascii="宋体" w:hAnsi="宋体"/>
              </w:rPr>
              <w:t>4</w:t>
            </w:r>
            <w:bookmarkStart w:id="0" w:name="_GoBack"/>
            <w:bookmarkEnd w:id="0"/>
            <w:r>
              <w:rPr>
                <w:rFonts w:ascii="宋体" w:hAnsi="宋体" w:hint="eastAsia"/>
              </w:rPr>
              <w:t>：</w:t>
            </w:r>
          </w:p>
          <w:p w14:paraId="6D8331BE" w14:textId="344CA162" w:rsidR="00B314BC" w:rsidRDefault="00B314BC" w:rsidP="00B314BC">
            <w:pPr>
              <w:pStyle w:val="-"/>
              <w:rPr>
                <w:rFonts w:ascii="宋体" w:hAnsi="宋体" w:hint="eastAsia"/>
              </w:rPr>
            </w:pPr>
            <w:r>
              <w:rPr>
                <w:rFonts w:ascii="宋体" w:hAnsi="宋体" w:hint="eastAsia"/>
              </w:rPr>
              <w:t>1.修改UI多语言支持方案，提供.NET平台实现思路；</w:t>
            </w:r>
          </w:p>
          <w:p w14:paraId="7493F71B" w14:textId="5F5B4AAA" w:rsidR="00B314BC" w:rsidRDefault="00B314BC" w:rsidP="00B314BC">
            <w:pPr>
              <w:pStyle w:val="-"/>
              <w:rPr>
                <w:rFonts w:ascii="宋体" w:hAnsi="宋体"/>
              </w:rPr>
            </w:pPr>
            <w:r>
              <w:rPr>
                <w:rFonts w:ascii="宋体" w:hAnsi="宋体" w:hint="eastAsia"/>
              </w:rPr>
              <w:t>2.更新缓存解决方案，提供设计思路及示例代码；</w:t>
            </w:r>
          </w:p>
          <w:p w14:paraId="3A92787C" w14:textId="36512BB5" w:rsidR="00B314BC" w:rsidRDefault="00B314BC" w:rsidP="00B314BC">
            <w:pPr>
              <w:pStyle w:val="-"/>
              <w:rPr>
                <w:rFonts w:ascii="宋体" w:hAnsi="宋体"/>
              </w:rPr>
            </w:pPr>
            <w:r>
              <w:rPr>
                <w:rFonts w:ascii="宋体" w:hAnsi="宋体" w:hint="eastAsia"/>
              </w:rPr>
              <w:t>3 增加分布式会话及单点登录</w:t>
            </w:r>
            <w:r>
              <w:rPr>
                <w:rFonts w:ascii="宋体" w:hAnsi="宋体" w:hint="eastAsia"/>
              </w:rPr>
              <w:t>解决方案，提供设计思路及示例代码；</w:t>
            </w:r>
          </w:p>
          <w:p w14:paraId="1F79490E" w14:textId="38CC09A2" w:rsidR="00B314BC" w:rsidRPr="00EF4B89" w:rsidRDefault="00B314BC" w:rsidP="00B314BC">
            <w:pPr>
              <w:pStyle w:val="-"/>
              <w:rPr>
                <w:rFonts w:ascii="宋体" w:hAnsi="宋体" w:hint="eastAsia"/>
              </w:rPr>
            </w:pPr>
          </w:p>
        </w:tc>
      </w:tr>
      <w:tr w:rsidR="00B314BC" w14:paraId="38A10894" w14:textId="77777777" w:rsidTr="00F36554">
        <w:trPr>
          <w:trHeight w:val="292"/>
        </w:trPr>
        <w:tc>
          <w:tcPr>
            <w:tcW w:w="1045" w:type="dxa"/>
          </w:tcPr>
          <w:p w14:paraId="5A964B39" w14:textId="77777777" w:rsidR="00B314BC" w:rsidRDefault="00B314BC" w:rsidP="00B314BC">
            <w:pPr>
              <w:pStyle w:val="-"/>
              <w:rPr>
                <w:rFonts w:ascii="宋体" w:hAnsi="宋体"/>
              </w:rPr>
            </w:pPr>
          </w:p>
        </w:tc>
        <w:tc>
          <w:tcPr>
            <w:tcW w:w="708" w:type="dxa"/>
          </w:tcPr>
          <w:p w14:paraId="52D0B860" w14:textId="77777777" w:rsidR="00B314BC" w:rsidRDefault="00B314BC" w:rsidP="00B314BC">
            <w:pPr>
              <w:pStyle w:val="-"/>
              <w:rPr>
                <w:rFonts w:ascii="宋体" w:hAnsi="宋体"/>
              </w:rPr>
            </w:pPr>
          </w:p>
        </w:tc>
        <w:tc>
          <w:tcPr>
            <w:tcW w:w="846" w:type="dxa"/>
          </w:tcPr>
          <w:p w14:paraId="2C3E1F95" w14:textId="77777777" w:rsidR="00B314BC" w:rsidRDefault="00B314BC" w:rsidP="00B314BC">
            <w:pPr>
              <w:pStyle w:val="-"/>
              <w:rPr>
                <w:rFonts w:ascii="宋体" w:hAnsi="宋体"/>
              </w:rPr>
            </w:pPr>
          </w:p>
        </w:tc>
        <w:tc>
          <w:tcPr>
            <w:tcW w:w="1186" w:type="dxa"/>
          </w:tcPr>
          <w:p w14:paraId="664E4F66" w14:textId="77777777" w:rsidR="00B314BC" w:rsidRDefault="00B314BC" w:rsidP="00B314BC">
            <w:pPr>
              <w:pStyle w:val="-"/>
              <w:rPr>
                <w:rFonts w:ascii="宋体" w:hAnsi="宋体"/>
              </w:rPr>
            </w:pPr>
          </w:p>
        </w:tc>
        <w:tc>
          <w:tcPr>
            <w:tcW w:w="4929" w:type="dxa"/>
          </w:tcPr>
          <w:p w14:paraId="6548E5B4" w14:textId="77777777" w:rsidR="00B314BC" w:rsidRDefault="00B314BC" w:rsidP="00B314BC">
            <w:pPr>
              <w:pStyle w:val="-"/>
              <w:rPr>
                <w:rFonts w:ascii="宋体" w:hAnsi="宋体"/>
              </w:rPr>
            </w:pPr>
          </w:p>
        </w:tc>
      </w:tr>
      <w:tr w:rsidR="00B314BC" w14:paraId="7CE3BEBE" w14:textId="77777777" w:rsidTr="00F36554">
        <w:trPr>
          <w:trHeight w:val="292"/>
        </w:trPr>
        <w:tc>
          <w:tcPr>
            <w:tcW w:w="1045" w:type="dxa"/>
          </w:tcPr>
          <w:p w14:paraId="14D2D59C" w14:textId="77777777" w:rsidR="00B314BC" w:rsidRDefault="00B314BC" w:rsidP="00B314BC">
            <w:pPr>
              <w:pStyle w:val="-"/>
              <w:rPr>
                <w:rFonts w:ascii="宋体" w:hAnsi="宋体"/>
              </w:rPr>
            </w:pPr>
          </w:p>
        </w:tc>
        <w:tc>
          <w:tcPr>
            <w:tcW w:w="708" w:type="dxa"/>
          </w:tcPr>
          <w:p w14:paraId="77596BDA" w14:textId="77777777" w:rsidR="00B314BC" w:rsidRDefault="00B314BC" w:rsidP="00B314BC">
            <w:pPr>
              <w:pStyle w:val="-"/>
              <w:rPr>
                <w:rFonts w:ascii="宋体" w:hAnsi="宋体"/>
              </w:rPr>
            </w:pPr>
          </w:p>
        </w:tc>
        <w:tc>
          <w:tcPr>
            <w:tcW w:w="846" w:type="dxa"/>
          </w:tcPr>
          <w:p w14:paraId="3C8B9483" w14:textId="77777777" w:rsidR="00B314BC" w:rsidRDefault="00B314BC" w:rsidP="00B314BC">
            <w:pPr>
              <w:pStyle w:val="-"/>
              <w:rPr>
                <w:rFonts w:ascii="宋体" w:hAnsi="宋体"/>
              </w:rPr>
            </w:pPr>
          </w:p>
        </w:tc>
        <w:tc>
          <w:tcPr>
            <w:tcW w:w="1186" w:type="dxa"/>
          </w:tcPr>
          <w:p w14:paraId="51CD4B6B" w14:textId="77777777" w:rsidR="00B314BC" w:rsidRDefault="00B314BC" w:rsidP="00B314BC">
            <w:pPr>
              <w:pStyle w:val="-"/>
              <w:rPr>
                <w:rFonts w:ascii="宋体" w:hAnsi="宋体"/>
              </w:rPr>
            </w:pPr>
          </w:p>
        </w:tc>
        <w:tc>
          <w:tcPr>
            <w:tcW w:w="4929" w:type="dxa"/>
          </w:tcPr>
          <w:p w14:paraId="4BD31BF1" w14:textId="77777777" w:rsidR="00B314BC" w:rsidRDefault="00B314BC" w:rsidP="00B314BC">
            <w:pPr>
              <w:pStyle w:val="-"/>
              <w:rPr>
                <w:rFonts w:ascii="宋体" w:hAnsi="宋体"/>
              </w:rPr>
            </w:pPr>
          </w:p>
        </w:tc>
      </w:tr>
      <w:tr w:rsidR="00B314BC" w14:paraId="26F21842" w14:textId="77777777" w:rsidTr="00F36554">
        <w:trPr>
          <w:trHeight w:val="292"/>
        </w:trPr>
        <w:tc>
          <w:tcPr>
            <w:tcW w:w="1045" w:type="dxa"/>
          </w:tcPr>
          <w:p w14:paraId="48198931" w14:textId="77777777" w:rsidR="00B314BC" w:rsidRDefault="00B314BC" w:rsidP="00B314BC">
            <w:pPr>
              <w:pStyle w:val="-"/>
              <w:rPr>
                <w:rFonts w:ascii="宋体" w:hAnsi="宋体"/>
              </w:rPr>
            </w:pPr>
          </w:p>
        </w:tc>
        <w:tc>
          <w:tcPr>
            <w:tcW w:w="708" w:type="dxa"/>
          </w:tcPr>
          <w:p w14:paraId="16B0F48B" w14:textId="77777777" w:rsidR="00B314BC" w:rsidRDefault="00B314BC" w:rsidP="00B314BC">
            <w:pPr>
              <w:pStyle w:val="-"/>
              <w:rPr>
                <w:rFonts w:ascii="宋体" w:hAnsi="宋体"/>
              </w:rPr>
            </w:pPr>
          </w:p>
        </w:tc>
        <w:tc>
          <w:tcPr>
            <w:tcW w:w="846" w:type="dxa"/>
          </w:tcPr>
          <w:p w14:paraId="1DA246E0" w14:textId="77777777" w:rsidR="00B314BC" w:rsidRDefault="00B314BC" w:rsidP="00B314BC">
            <w:pPr>
              <w:pStyle w:val="-"/>
              <w:rPr>
                <w:rFonts w:ascii="宋体" w:hAnsi="宋体"/>
              </w:rPr>
            </w:pPr>
          </w:p>
        </w:tc>
        <w:tc>
          <w:tcPr>
            <w:tcW w:w="1186" w:type="dxa"/>
          </w:tcPr>
          <w:p w14:paraId="7585B2B3" w14:textId="77777777" w:rsidR="00B314BC" w:rsidRDefault="00B314BC" w:rsidP="00B314BC">
            <w:pPr>
              <w:pStyle w:val="-"/>
              <w:rPr>
                <w:rFonts w:ascii="宋体" w:hAnsi="宋体"/>
              </w:rPr>
            </w:pPr>
          </w:p>
        </w:tc>
        <w:tc>
          <w:tcPr>
            <w:tcW w:w="4929" w:type="dxa"/>
          </w:tcPr>
          <w:p w14:paraId="25256721" w14:textId="77777777" w:rsidR="00B314BC" w:rsidRDefault="00B314BC" w:rsidP="00B314BC">
            <w:pPr>
              <w:pStyle w:val="-"/>
              <w:rPr>
                <w:rFonts w:ascii="宋体" w:hAnsi="宋体"/>
              </w:rPr>
            </w:pPr>
          </w:p>
        </w:tc>
      </w:tr>
      <w:tr w:rsidR="00B314BC" w14:paraId="09186415" w14:textId="77777777" w:rsidTr="00F36554">
        <w:trPr>
          <w:trHeight w:val="292"/>
        </w:trPr>
        <w:tc>
          <w:tcPr>
            <w:tcW w:w="1045" w:type="dxa"/>
          </w:tcPr>
          <w:p w14:paraId="30996974" w14:textId="77777777" w:rsidR="00B314BC" w:rsidRDefault="00B314BC" w:rsidP="00B314BC">
            <w:pPr>
              <w:pStyle w:val="-"/>
              <w:rPr>
                <w:rFonts w:ascii="宋体" w:hAnsi="宋体"/>
              </w:rPr>
            </w:pPr>
          </w:p>
        </w:tc>
        <w:tc>
          <w:tcPr>
            <w:tcW w:w="708" w:type="dxa"/>
          </w:tcPr>
          <w:p w14:paraId="086F59F1" w14:textId="77777777" w:rsidR="00B314BC" w:rsidRDefault="00B314BC" w:rsidP="00B314BC">
            <w:pPr>
              <w:pStyle w:val="-"/>
              <w:rPr>
                <w:rFonts w:ascii="宋体" w:hAnsi="宋体"/>
              </w:rPr>
            </w:pPr>
          </w:p>
        </w:tc>
        <w:tc>
          <w:tcPr>
            <w:tcW w:w="846" w:type="dxa"/>
          </w:tcPr>
          <w:p w14:paraId="32DA1B03" w14:textId="77777777" w:rsidR="00B314BC" w:rsidRDefault="00B314BC" w:rsidP="00B314BC">
            <w:pPr>
              <w:pStyle w:val="-"/>
              <w:rPr>
                <w:rFonts w:ascii="宋体" w:hAnsi="宋体"/>
              </w:rPr>
            </w:pPr>
          </w:p>
        </w:tc>
        <w:tc>
          <w:tcPr>
            <w:tcW w:w="1186" w:type="dxa"/>
          </w:tcPr>
          <w:p w14:paraId="744B1F39" w14:textId="77777777" w:rsidR="00B314BC" w:rsidRDefault="00B314BC" w:rsidP="00B314BC">
            <w:pPr>
              <w:pStyle w:val="-"/>
              <w:rPr>
                <w:rFonts w:ascii="宋体" w:hAnsi="宋体"/>
              </w:rPr>
            </w:pPr>
          </w:p>
        </w:tc>
        <w:tc>
          <w:tcPr>
            <w:tcW w:w="4929" w:type="dxa"/>
          </w:tcPr>
          <w:p w14:paraId="00F9C572" w14:textId="77777777" w:rsidR="00B314BC" w:rsidRDefault="00B314BC" w:rsidP="00B314BC">
            <w:pPr>
              <w:pStyle w:val="-"/>
              <w:rPr>
                <w:rFonts w:ascii="宋体" w:hAnsi="宋体"/>
              </w:rPr>
            </w:pPr>
          </w:p>
        </w:tc>
      </w:tr>
      <w:tr w:rsidR="00B314BC" w14:paraId="182847A9" w14:textId="77777777" w:rsidTr="00F36554">
        <w:trPr>
          <w:trHeight w:val="292"/>
        </w:trPr>
        <w:tc>
          <w:tcPr>
            <w:tcW w:w="1045" w:type="dxa"/>
          </w:tcPr>
          <w:p w14:paraId="07C43FEB" w14:textId="77777777" w:rsidR="00B314BC" w:rsidRDefault="00B314BC" w:rsidP="00B314BC">
            <w:pPr>
              <w:pStyle w:val="-"/>
              <w:rPr>
                <w:rFonts w:ascii="宋体" w:hAnsi="宋体"/>
              </w:rPr>
            </w:pPr>
          </w:p>
        </w:tc>
        <w:tc>
          <w:tcPr>
            <w:tcW w:w="708" w:type="dxa"/>
          </w:tcPr>
          <w:p w14:paraId="0ED4C186" w14:textId="77777777" w:rsidR="00B314BC" w:rsidRDefault="00B314BC" w:rsidP="00B314BC">
            <w:pPr>
              <w:pStyle w:val="-"/>
              <w:rPr>
                <w:rFonts w:ascii="宋体" w:hAnsi="宋体"/>
              </w:rPr>
            </w:pPr>
          </w:p>
        </w:tc>
        <w:tc>
          <w:tcPr>
            <w:tcW w:w="846" w:type="dxa"/>
          </w:tcPr>
          <w:p w14:paraId="1310F4C8" w14:textId="77777777" w:rsidR="00B314BC" w:rsidRDefault="00B314BC" w:rsidP="00B314BC">
            <w:pPr>
              <w:pStyle w:val="-"/>
              <w:rPr>
                <w:rFonts w:ascii="宋体" w:hAnsi="宋体"/>
              </w:rPr>
            </w:pPr>
          </w:p>
        </w:tc>
        <w:tc>
          <w:tcPr>
            <w:tcW w:w="1186" w:type="dxa"/>
          </w:tcPr>
          <w:p w14:paraId="0C8B563E" w14:textId="77777777" w:rsidR="00B314BC" w:rsidRDefault="00B314BC" w:rsidP="00B314BC">
            <w:pPr>
              <w:pStyle w:val="-"/>
              <w:rPr>
                <w:rFonts w:ascii="宋体" w:hAnsi="宋体"/>
              </w:rPr>
            </w:pPr>
          </w:p>
        </w:tc>
        <w:tc>
          <w:tcPr>
            <w:tcW w:w="4929" w:type="dxa"/>
          </w:tcPr>
          <w:p w14:paraId="58783F7B" w14:textId="77777777" w:rsidR="00B314BC" w:rsidRDefault="00B314BC" w:rsidP="00B314BC">
            <w:pPr>
              <w:pStyle w:val="-"/>
              <w:rPr>
                <w:rFonts w:ascii="宋体" w:hAnsi="宋体"/>
              </w:rPr>
            </w:pPr>
          </w:p>
        </w:tc>
      </w:tr>
      <w:tr w:rsidR="00B314BC" w14:paraId="3CDD23C9" w14:textId="77777777" w:rsidTr="00F36554">
        <w:trPr>
          <w:trHeight w:val="292"/>
        </w:trPr>
        <w:tc>
          <w:tcPr>
            <w:tcW w:w="1045" w:type="dxa"/>
          </w:tcPr>
          <w:p w14:paraId="5C51E4D3" w14:textId="77777777" w:rsidR="00B314BC" w:rsidRDefault="00B314BC" w:rsidP="00B314BC">
            <w:pPr>
              <w:pStyle w:val="-"/>
              <w:rPr>
                <w:rFonts w:ascii="宋体" w:hAnsi="宋体"/>
              </w:rPr>
            </w:pPr>
          </w:p>
        </w:tc>
        <w:tc>
          <w:tcPr>
            <w:tcW w:w="708" w:type="dxa"/>
          </w:tcPr>
          <w:p w14:paraId="4CC468F7" w14:textId="77777777" w:rsidR="00B314BC" w:rsidRDefault="00B314BC" w:rsidP="00B314BC">
            <w:pPr>
              <w:pStyle w:val="-"/>
              <w:rPr>
                <w:rFonts w:ascii="宋体" w:hAnsi="宋体"/>
              </w:rPr>
            </w:pPr>
          </w:p>
        </w:tc>
        <w:tc>
          <w:tcPr>
            <w:tcW w:w="846" w:type="dxa"/>
          </w:tcPr>
          <w:p w14:paraId="25FB9E4E" w14:textId="77777777" w:rsidR="00B314BC" w:rsidRDefault="00B314BC" w:rsidP="00B314BC">
            <w:pPr>
              <w:pStyle w:val="-"/>
              <w:rPr>
                <w:rFonts w:ascii="宋体" w:hAnsi="宋体"/>
              </w:rPr>
            </w:pPr>
          </w:p>
        </w:tc>
        <w:tc>
          <w:tcPr>
            <w:tcW w:w="1186" w:type="dxa"/>
          </w:tcPr>
          <w:p w14:paraId="40F4D041" w14:textId="77777777" w:rsidR="00B314BC" w:rsidRDefault="00B314BC" w:rsidP="00B314BC">
            <w:pPr>
              <w:pStyle w:val="-"/>
              <w:rPr>
                <w:rFonts w:ascii="宋体" w:hAnsi="宋体"/>
              </w:rPr>
            </w:pPr>
          </w:p>
        </w:tc>
        <w:tc>
          <w:tcPr>
            <w:tcW w:w="4929" w:type="dxa"/>
          </w:tcPr>
          <w:p w14:paraId="0AE6371E" w14:textId="77777777" w:rsidR="00B314BC" w:rsidRDefault="00B314BC" w:rsidP="00B314BC">
            <w:pPr>
              <w:pStyle w:val="-"/>
              <w:rPr>
                <w:rFonts w:ascii="宋体" w:hAnsi="宋体"/>
              </w:rPr>
            </w:pPr>
          </w:p>
        </w:tc>
      </w:tr>
      <w:tr w:rsidR="00B314BC" w14:paraId="5C839EF6" w14:textId="77777777" w:rsidTr="00F36554">
        <w:trPr>
          <w:trHeight w:val="292"/>
        </w:trPr>
        <w:tc>
          <w:tcPr>
            <w:tcW w:w="1045" w:type="dxa"/>
          </w:tcPr>
          <w:p w14:paraId="0AB29E1B" w14:textId="77777777" w:rsidR="00B314BC" w:rsidRDefault="00B314BC" w:rsidP="00B314BC">
            <w:pPr>
              <w:pStyle w:val="-"/>
              <w:rPr>
                <w:rFonts w:ascii="宋体" w:hAnsi="宋体"/>
              </w:rPr>
            </w:pPr>
          </w:p>
        </w:tc>
        <w:tc>
          <w:tcPr>
            <w:tcW w:w="708" w:type="dxa"/>
          </w:tcPr>
          <w:p w14:paraId="01681B40" w14:textId="77777777" w:rsidR="00B314BC" w:rsidRDefault="00B314BC" w:rsidP="00B314BC">
            <w:pPr>
              <w:pStyle w:val="-"/>
              <w:rPr>
                <w:rFonts w:ascii="宋体" w:hAnsi="宋体"/>
              </w:rPr>
            </w:pPr>
          </w:p>
        </w:tc>
        <w:tc>
          <w:tcPr>
            <w:tcW w:w="846" w:type="dxa"/>
          </w:tcPr>
          <w:p w14:paraId="11EA0486" w14:textId="77777777" w:rsidR="00B314BC" w:rsidRDefault="00B314BC" w:rsidP="00B314BC">
            <w:pPr>
              <w:pStyle w:val="-"/>
              <w:rPr>
                <w:rFonts w:ascii="宋体" w:hAnsi="宋体"/>
              </w:rPr>
            </w:pPr>
          </w:p>
        </w:tc>
        <w:tc>
          <w:tcPr>
            <w:tcW w:w="1186" w:type="dxa"/>
          </w:tcPr>
          <w:p w14:paraId="59BC4AD7" w14:textId="77777777" w:rsidR="00B314BC" w:rsidRDefault="00B314BC" w:rsidP="00B314BC">
            <w:pPr>
              <w:pStyle w:val="-"/>
              <w:rPr>
                <w:rFonts w:ascii="宋体" w:hAnsi="宋体"/>
              </w:rPr>
            </w:pPr>
          </w:p>
        </w:tc>
        <w:tc>
          <w:tcPr>
            <w:tcW w:w="4929" w:type="dxa"/>
          </w:tcPr>
          <w:p w14:paraId="27900E5C" w14:textId="77777777" w:rsidR="00B314BC" w:rsidRDefault="00B314BC" w:rsidP="00B314BC">
            <w:pPr>
              <w:pStyle w:val="-"/>
              <w:rPr>
                <w:rFonts w:ascii="宋体" w:hAnsi="宋体"/>
              </w:rPr>
            </w:pPr>
          </w:p>
        </w:tc>
      </w:tr>
      <w:tr w:rsidR="00B314BC" w14:paraId="1D921994" w14:textId="77777777" w:rsidTr="00F36554">
        <w:trPr>
          <w:trHeight w:val="292"/>
        </w:trPr>
        <w:tc>
          <w:tcPr>
            <w:tcW w:w="1045" w:type="dxa"/>
          </w:tcPr>
          <w:p w14:paraId="40761E68" w14:textId="77777777" w:rsidR="00B314BC" w:rsidRDefault="00B314BC" w:rsidP="00B314BC">
            <w:pPr>
              <w:pStyle w:val="-"/>
              <w:rPr>
                <w:rFonts w:ascii="宋体" w:hAnsi="宋体"/>
              </w:rPr>
            </w:pPr>
          </w:p>
        </w:tc>
        <w:tc>
          <w:tcPr>
            <w:tcW w:w="708" w:type="dxa"/>
          </w:tcPr>
          <w:p w14:paraId="0E7949DC" w14:textId="77777777" w:rsidR="00B314BC" w:rsidRDefault="00B314BC" w:rsidP="00B314BC">
            <w:pPr>
              <w:pStyle w:val="-"/>
              <w:rPr>
                <w:rFonts w:ascii="宋体" w:hAnsi="宋体"/>
              </w:rPr>
            </w:pPr>
          </w:p>
        </w:tc>
        <w:tc>
          <w:tcPr>
            <w:tcW w:w="846" w:type="dxa"/>
          </w:tcPr>
          <w:p w14:paraId="5E133ABC" w14:textId="77777777" w:rsidR="00B314BC" w:rsidRDefault="00B314BC" w:rsidP="00B314BC">
            <w:pPr>
              <w:pStyle w:val="-"/>
              <w:rPr>
                <w:rFonts w:ascii="宋体" w:hAnsi="宋体"/>
              </w:rPr>
            </w:pPr>
          </w:p>
        </w:tc>
        <w:tc>
          <w:tcPr>
            <w:tcW w:w="1186" w:type="dxa"/>
          </w:tcPr>
          <w:p w14:paraId="22C138E2" w14:textId="77777777" w:rsidR="00B314BC" w:rsidRDefault="00B314BC" w:rsidP="00B314BC">
            <w:pPr>
              <w:pStyle w:val="-"/>
              <w:rPr>
                <w:rFonts w:ascii="宋体" w:hAnsi="宋体"/>
              </w:rPr>
            </w:pPr>
          </w:p>
        </w:tc>
        <w:tc>
          <w:tcPr>
            <w:tcW w:w="4929" w:type="dxa"/>
          </w:tcPr>
          <w:p w14:paraId="69AFEFDE" w14:textId="77777777" w:rsidR="00B314BC" w:rsidRDefault="00B314BC" w:rsidP="00B314BC">
            <w:pPr>
              <w:pStyle w:val="-"/>
              <w:rPr>
                <w:rFonts w:ascii="宋体" w:hAnsi="宋体"/>
              </w:rPr>
            </w:pPr>
          </w:p>
        </w:tc>
      </w:tr>
      <w:tr w:rsidR="00B314BC" w14:paraId="6D97C029" w14:textId="77777777" w:rsidTr="00F36554">
        <w:trPr>
          <w:trHeight w:val="292"/>
        </w:trPr>
        <w:tc>
          <w:tcPr>
            <w:tcW w:w="1045" w:type="dxa"/>
          </w:tcPr>
          <w:p w14:paraId="08EBF4E5" w14:textId="77777777" w:rsidR="00B314BC" w:rsidRDefault="00B314BC" w:rsidP="00B314BC">
            <w:pPr>
              <w:pStyle w:val="-"/>
              <w:rPr>
                <w:rFonts w:ascii="宋体" w:hAnsi="宋体"/>
              </w:rPr>
            </w:pPr>
          </w:p>
        </w:tc>
        <w:tc>
          <w:tcPr>
            <w:tcW w:w="708" w:type="dxa"/>
          </w:tcPr>
          <w:p w14:paraId="5F1EBC86" w14:textId="77777777" w:rsidR="00B314BC" w:rsidRDefault="00B314BC" w:rsidP="00B314BC">
            <w:pPr>
              <w:pStyle w:val="-"/>
              <w:rPr>
                <w:rFonts w:ascii="宋体" w:hAnsi="宋体"/>
              </w:rPr>
            </w:pPr>
          </w:p>
        </w:tc>
        <w:tc>
          <w:tcPr>
            <w:tcW w:w="846" w:type="dxa"/>
          </w:tcPr>
          <w:p w14:paraId="39333786" w14:textId="77777777" w:rsidR="00B314BC" w:rsidRDefault="00B314BC" w:rsidP="00B314BC">
            <w:pPr>
              <w:pStyle w:val="-"/>
              <w:rPr>
                <w:rFonts w:ascii="宋体" w:hAnsi="宋体"/>
              </w:rPr>
            </w:pPr>
          </w:p>
        </w:tc>
        <w:tc>
          <w:tcPr>
            <w:tcW w:w="1186" w:type="dxa"/>
          </w:tcPr>
          <w:p w14:paraId="7CE5D728" w14:textId="77777777" w:rsidR="00B314BC" w:rsidRDefault="00B314BC" w:rsidP="00B314BC">
            <w:pPr>
              <w:pStyle w:val="-"/>
              <w:rPr>
                <w:rFonts w:ascii="宋体" w:hAnsi="宋体"/>
              </w:rPr>
            </w:pPr>
          </w:p>
        </w:tc>
        <w:tc>
          <w:tcPr>
            <w:tcW w:w="4929" w:type="dxa"/>
          </w:tcPr>
          <w:p w14:paraId="187C24AD" w14:textId="77777777" w:rsidR="00B314BC" w:rsidRPr="00F30CC8" w:rsidRDefault="00B314BC" w:rsidP="00B314BC">
            <w:pPr>
              <w:pStyle w:val="-"/>
              <w:rPr>
                <w:rFonts w:ascii="宋体" w:hAnsi="宋体"/>
              </w:rPr>
            </w:pPr>
          </w:p>
        </w:tc>
      </w:tr>
      <w:tr w:rsidR="00B314BC" w14:paraId="6F60FCF5" w14:textId="77777777" w:rsidTr="00F36554">
        <w:trPr>
          <w:trHeight w:val="292"/>
        </w:trPr>
        <w:tc>
          <w:tcPr>
            <w:tcW w:w="1045" w:type="dxa"/>
          </w:tcPr>
          <w:p w14:paraId="71B3D163" w14:textId="77777777" w:rsidR="00B314BC" w:rsidRDefault="00B314BC" w:rsidP="00B314BC">
            <w:pPr>
              <w:pStyle w:val="-"/>
              <w:rPr>
                <w:rFonts w:ascii="宋体" w:hAnsi="宋体"/>
              </w:rPr>
            </w:pPr>
          </w:p>
        </w:tc>
        <w:tc>
          <w:tcPr>
            <w:tcW w:w="708" w:type="dxa"/>
          </w:tcPr>
          <w:p w14:paraId="1A74C3C5" w14:textId="77777777" w:rsidR="00B314BC" w:rsidRDefault="00B314BC" w:rsidP="00B314BC">
            <w:pPr>
              <w:pStyle w:val="-"/>
              <w:rPr>
                <w:rFonts w:ascii="宋体" w:hAnsi="宋体"/>
              </w:rPr>
            </w:pPr>
          </w:p>
        </w:tc>
        <w:tc>
          <w:tcPr>
            <w:tcW w:w="846" w:type="dxa"/>
          </w:tcPr>
          <w:p w14:paraId="0C871956" w14:textId="77777777" w:rsidR="00B314BC" w:rsidRDefault="00B314BC" w:rsidP="00B314BC">
            <w:pPr>
              <w:pStyle w:val="-"/>
              <w:rPr>
                <w:rFonts w:ascii="宋体" w:hAnsi="宋体"/>
              </w:rPr>
            </w:pPr>
          </w:p>
        </w:tc>
        <w:tc>
          <w:tcPr>
            <w:tcW w:w="1186" w:type="dxa"/>
          </w:tcPr>
          <w:p w14:paraId="35E3B7A2" w14:textId="77777777" w:rsidR="00B314BC" w:rsidRDefault="00B314BC" w:rsidP="00B314BC">
            <w:pPr>
              <w:pStyle w:val="-"/>
              <w:rPr>
                <w:rFonts w:ascii="宋体" w:hAnsi="宋体"/>
              </w:rPr>
            </w:pPr>
          </w:p>
        </w:tc>
        <w:tc>
          <w:tcPr>
            <w:tcW w:w="4929" w:type="dxa"/>
          </w:tcPr>
          <w:p w14:paraId="7C088EF3" w14:textId="77777777" w:rsidR="00B314BC" w:rsidRDefault="00B314BC" w:rsidP="00B314BC">
            <w:pPr>
              <w:pStyle w:val="-"/>
              <w:rPr>
                <w:rFonts w:ascii="宋体" w:hAnsi="宋体"/>
              </w:rPr>
            </w:pPr>
          </w:p>
        </w:tc>
      </w:tr>
    </w:tbl>
    <w:p w14:paraId="76D5266E" w14:textId="77777777" w:rsidR="00B97356" w:rsidRDefault="00B97356" w:rsidP="00B97356">
      <w:pPr>
        <w:pStyle w:val="1"/>
        <w:tabs>
          <w:tab w:val="clear" w:pos="432"/>
        </w:tabs>
      </w:pPr>
      <w:bookmarkStart w:id="1" w:name="_Toc191787755"/>
      <w:r>
        <w:rPr>
          <w:rFonts w:hint="eastAsia"/>
        </w:rPr>
        <w:t>引言</w:t>
      </w:r>
      <w:bookmarkEnd w:id="1"/>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91787756"/>
      <w:r>
        <w:rPr>
          <w:rFonts w:hint="eastAsia"/>
        </w:rPr>
        <w:t>目的</w:t>
      </w:r>
      <w:bookmarkEnd w:id="2"/>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3" w:name="_Toc137884323"/>
      <w:bookmarkStart w:id="4" w:name="_Toc163620410"/>
      <w:bookmarkStart w:id="5" w:name="_Toc191787758"/>
      <w:r>
        <w:rPr>
          <w:rFonts w:hint="eastAsia"/>
        </w:rPr>
        <w:lastRenderedPageBreak/>
        <w:t>定义、首字母缩写词和缩略语</w:t>
      </w:r>
      <w:bookmarkEnd w:id="3"/>
      <w:bookmarkEnd w:id="4"/>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197B1C55" w:rsidR="00B97356" w:rsidRDefault="00943035" w:rsidP="00943035">
            <w:r w:rsidRPr="00577952">
              <w:rPr>
                <w:rFonts w:hint="eastAsia"/>
              </w:rPr>
              <w:t>智慧云社区</w:t>
            </w:r>
            <w:r w:rsidR="007A0A6A">
              <w:rPr>
                <w:rFonts w:hint="eastAsia"/>
              </w:rPr>
              <w:t xml:space="preserve"> /</w:t>
            </w:r>
            <w:r w:rsidR="007A0A6A">
              <w:t xml:space="preserve"> </w:t>
            </w:r>
            <w:r w:rsidR="007A0A6A">
              <w:rPr>
                <w:rFonts w:hint="eastAsia"/>
              </w:rPr>
              <w:t>服务平台</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59"/>
      <w:r>
        <w:rPr>
          <w:rFonts w:hint="eastAsia"/>
        </w:rPr>
        <w:t>阅读对象</w:t>
      </w:r>
      <w:bookmarkEnd w:id="6"/>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0EDE760F" w14:textId="76CAC191" w:rsidR="002D090E" w:rsidRDefault="002D090E" w:rsidP="00F36554">
            <w:pPr>
              <w:tabs>
                <w:tab w:val="left" w:pos="585"/>
              </w:tabs>
            </w:pPr>
            <w:r>
              <w:rPr>
                <w:rFonts w:hint="eastAsia"/>
              </w:rPr>
              <w:t>概要设计：请重点阅读第</w:t>
            </w:r>
            <w:r>
              <w:rPr>
                <w:rFonts w:hint="eastAsia"/>
              </w:rPr>
              <w:t>5</w:t>
            </w:r>
            <w:r>
              <w:rPr>
                <w:rFonts w:hint="eastAsia"/>
              </w:rPr>
              <w:t>章节内容，核实与外部系统对接的前期准备及约定是否已完成</w:t>
            </w:r>
          </w:p>
          <w:p w14:paraId="745E5A01" w14:textId="72C8AB6F" w:rsidR="00B97356" w:rsidRDefault="002D090E" w:rsidP="00F36554">
            <w:pPr>
              <w:tabs>
                <w:tab w:val="left" w:pos="585"/>
              </w:tabs>
            </w:pPr>
            <w:r>
              <w:rPr>
                <w:rFonts w:hint="eastAsia"/>
              </w:rPr>
              <w:t>详细设计：</w:t>
            </w:r>
            <w:r w:rsidR="00B97356">
              <w:rPr>
                <w:rFonts w:hint="eastAsia"/>
              </w:rPr>
              <w:t>请重点阅读第</w:t>
            </w:r>
            <w:r w:rsidR="00B97356">
              <w:rPr>
                <w:rFonts w:hint="eastAsia"/>
              </w:rPr>
              <w:t>6,7,8</w:t>
            </w:r>
            <w:r w:rsidR="00B97356">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0"/>
      <w:r>
        <w:rPr>
          <w:rFonts w:hint="eastAsia"/>
        </w:rPr>
        <w:t>参考资料</w:t>
      </w:r>
      <w:bookmarkEnd w:id="7"/>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8" w:name="_Toc191787761"/>
      <w:r>
        <w:rPr>
          <w:rFonts w:hint="eastAsia"/>
        </w:rPr>
        <w:t>文档概述</w:t>
      </w:r>
      <w:bookmarkEnd w:id="8"/>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Pr="00996384" w:rsidRDefault="00B97356" w:rsidP="00B97356">
      <w:pPr>
        <w:rPr>
          <w:strike/>
        </w:rPr>
      </w:pPr>
      <w:r w:rsidRPr="00996384">
        <w:rPr>
          <w:rFonts w:hint="eastAsia"/>
          <w:strike/>
        </w:rPr>
        <w:t>第</w:t>
      </w:r>
      <w:r w:rsidRPr="00996384">
        <w:rPr>
          <w:rFonts w:hint="eastAsia"/>
          <w:strike/>
        </w:rPr>
        <w:t>6,7,8</w:t>
      </w:r>
      <w:r w:rsidRPr="00996384">
        <w:rPr>
          <w:rFonts w:hint="eastAsia"/>
          <w:strike/>
        </w:rPr>
        <w:t>章节描述系统的各个组成部分的详细设计内容</w:t>
      </w:r>
    </w:p>
    <w:p w14:paraId="6D4C9E6F" w14:textId="77777777" w:rsidR="00B97356" w:rsidRPr="00996384" w:rsidRDefault="00B97356" w:rsidP="00B97356">
      <w:pPr>
        <w:rPr>
          <w:strike/>
        </w:rPr>
      </w:pPr>
      <w:r w:rsidRPr="00996384">
        <w:rPr>
          <w:rFonts w:hint="eastAsia"/>
          <w:strike/>
        </w:rPr>
        <w:t>第</w:t>
      </w:r>
      <w:r w:rsidRPr="00996384">
        <w:rPr>
          <w:rFonts w:hint="eastAsia"/>
          <w:strike/>
        </w:rPr>
        <w:t>9</w:t>
      </w:r>
      <w:r w:rsidRPr="00996384">
        <w:rPr>
          <w:rFonts w:hint="eastAsia"/>
          <w:strike/>
        </w:rPr>
        <w:t>章节描述用于支持系统的后台子系统部分的详细设计内容</w:t>
      </w:r>
    </w:p>
    <w:p w14:paraId="2F66F618" w14:textId="77777777" w:rsidR="00B97356" w:rsidRPr="00996384" w:rsidRDefault="00B97356" w:rsidP="00B97356">
      <w:pPr>
        <w:rPr>
          <w:strike/>
        </w:rPr>
      </w:pPr>
      <w:r w:rsidRPr="00996384">
        <w:rPr>
          <w:rFonts w:hint="eastAsia"/>
          <w:strike/>
        </w:rPr>
        <w:t>第</w:t>
      </w:r>
      <w:r w:rsidRPr="00996384">
        <w:rPr>
          <w:rFonts w:hint="eastAsia"/>
          <w:strike/>
        </w:rPr>
        <w:t>10</w:t>
      </w:r>
      <w:r w:rsidRPr="00996384">
        <w:rPr>
          <w:rFonts w:hint="eastAsia"/>
          <w:strike/>
        </w:rPr>
        <w:t>章节描述系统的运行环境</w:t>
      </w:r>
    </w:p>
    <w:p w14:paraId="1BFBD49B" w14:textId="77777777" w:rsidR="00B97356" w:rsidRDefault="00B97356" w:rsidP="00B97356">
      <w:pPr>
        <w:pStyle w:val="1"/>
        <w:tabs>
          <w:tab w:val="clear" w:pos="432"/>
        </w:tabs>
      </w:pPr>
      <w:bookmarkStart w:id="9" w:name="_Toc191787762"/>
      <w:r>
        <w:rPr>
          <w:rFonts w:hint="eastAsia"/>
        </w:rPr>
        <w:lastRenderedPageBreak/>
        <w:t>系统概述</w:t>
      </w:r>
      <w:bookmarkEnd w:id="9"/>
    </w:p>
    <w:p w14:paraId="6010363F" w14:textId="4B9FE5B5" w:rsidR="00B97356" w:rsidRDefault="00B97356" w:rsidP="00B97356">
      <w:pPr>
        <w:pStyle w:val="2"/>
        <w:ind w:right="180"/>
      </w:pPr>
      <w:r>
        <w:rPr>
          <w:rFonts w:hint="eastAsia"/>
        </w:rPr>
        <w:t>功能模块划分</w:t>
      </w:r>
    </w:p>
    <w:p w14:paraId="503C329C" w14:textId="3953FACA" w:rsidR="004311F9" w:rsidRDefault="004B2658" w:rsidP="004311F9">
      <w:r>
        <w:rPr>
          <w:rFonts w:hint="eastAsia"/>
          <w:noProof/>
        </w:rPr>
        <w:drawing>
          <wp:inline distT="0" distB="0" distL="0" distR="0" wp14:anchorId="34369808" wp14:editId="4EBCBAB8">
            <wp:extent cx="5267960" cy="38252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825240"/>
                    </a:xfrm>
                    <a:prstGeom prst="rect">
                      <a:avLst/>
                    </a:prstGeom>
                    <a:noFill/>
                    <a:ln>
                      <a:noFill/>
                    </a:ln>
                  </pic:spPr>
                </pic:pic>
              </a:graphicData>
            </a:graphic>
          </wp:inline>
        </w:drawing>
      </w:r>
    </w:p>
    <w:p w14:paraId="3E2DD170" w14:textId="77777777" w:rsidR="000A2521" w:rsidRPr="004311F9" w:rsidRDefault="000A2521" w:rsidP="004311F9"/>
    <w:p w14:paraId="6C70A703" w14:textId="77777777" w:rsidR="00464D2C" w:rsidRDefault="00CA5713" w:rsidP="00B97356">
      <w:pPr>
        <w:numPr>
          <w:ilvl w:val="0"/>
          <w:numId w:val="4"/>
        </w:numPr>
        <w:adjustRightInd w:val="0"/>
      </w:pPr>
      <w:r>
        <w:rPr>
          <w:rFonts w:hint="eastAsia"/>
        </w:rPr>
        <w:t>系统总共划分为五</w:t>
      </w:r>
      <w:r w:rsidR="00461412">
        <w:rPr>
          <w:rFonts w:hint="eastAsia"/>
        </w:rPr>
        <w:t>个组件</w:t>
      </w:r>
      <w:r w:rsidR="00464D2C">
        <w:rPr>
          <w:rFonts w:hint="eastAsia"/>
        </w:rPr>
        <w:t>：</w:t>
      </w:r>
    </w:p>
    <w:p w14:paraId="630BC3D0" w14:textId="12B106B8" w:rsidR="00464D2C" w:rsidRDefault="00464D2C" w:rsidP="00464D2C">
      <w:pPr>
        <w:adjustRightInd w:val="0"/>
        <w:ind w:left="360"/>
      </w:pPr>
      <w:r>
        <w:t>A</w:t>
      </w:r>
      <w:r w:rsidR="00364BD5">
        <w:rPr>
          <w:rFonts w:hint="eastAsia"/>
        </w:rPr>
        <w:t>自助终端功能；</w:t>
      </w:r>
    </w:p>
    <w:p w14:paraId="01E91102" w14:textId="46842844" w:rsidR="00464D2C" w:rsidRDefault="00464D2C" w:rsidP="00464D2C">
      <w:pPr>
        <w:adjustRightInd w:val="0"/>
        <w:ind w:left="360"/>
      </w:pPr>
      <w:r>
        <w:rPr>
          <w:rFonts w:hint="eastAsia"/>
        </w:rPr>
        <w:t>B</w:t>
      </w:r>
      <w:r w:rsidR="008F3B20">
        <w:rPr>
          <w:rFonts w:hint="eastAsia"/>
        </w:rPr>
        <w:t>社区</w:t>
      </w:r>
      <w:r w:rsidR="00980782">
        <w:rPr>
          <w:rFonts w:hint="eastAsia"/>
        </w:rPr>
        <w:t>服务云平台</w:t>
      </w:r>
      <w:r w:rsidR="00364BD5">
        <w:rPr>
          <w:rFonts w:hint="eastAsia"/>
        </w:rPr>
        <w:t>功能；</w:t>
      </w:r>
    </w:p>
    <w:p w14:paraId="75C72761" w14:textId="5E2DCC8E" w:rsidR="00464D2C" w:rsidRDefault="00464D2C" w:rsidP="00464D2C">
      <w:pPr>
        <w:adjustRightInd w:val="0"/>
        <w:ind w:left="360"/>
      </w:pPr>
      <w:r>
        <w:t>C</w:t>
      </w:r>
      <w:r w:rsidR="00CA5713">
        <w:rPr>
          <w:rFonts w:hint="eastAsia"/>
        </w:rPr>
        <w:t>电子票前置服务</w:t>
      </w:r>
      <w:r w:rsidR="00364BD5">
        <w:rPr>
          <w:rFonts w:hint="eastAsia"/>
        </w:rPr>
        <w:t>；</w:t>
      </w:r>
    </w:p>
    <w:p w14:paraId="69C63514" w14:textId="48EE082A" w:rsidR="00464D2C" w:rsidRDefault="00464D2C" w:rsidP="00464D2C">
      <w:pPr>
        <w:adjustRightInd w:val="0"/>
        <w:ind w:left="360"/>
      </w:pPr>
      <w:r>
        <w:rPr>
          <w:rFonts w:hint="eastAsia"/>
        </w:rPr>
        <w:t>D</w:t>
      </w:r>
      <w:r w:rsidR="00CA5713">
        <w:rPr>
          <w:rFonts w:hint="eastAsia"/>
        </w:rPr>
        <w:t>物业管理软件</w:t>
      </w:r>
      <w:r w:rsidR="00364BD5">
        <w:rPr>
          <w:rFonts w:hint="eastAsia"/>
        </w:rPr>
        <w:t>；</w:t>
      </w:r>
    </w:p>
    <w:p w14:paraId="774FDBB0" w14:textId="3AC3B445" w:rsidR="00464D2C" w:rsidRDefault="00464D2C" w:rsidP="00464D2C">
      <w:pPr>
        <w:adjustRightInd w:val="0"/>
        <w:ind w:left="360"/>
      </w:pPr>
      <w:r>
        <w:t>E</w:t>
      </w:r>
      <w:r w:rsidR="00CA5713">
        <w:rPr>
          <w:rFonts w:hint="eastAsia"/>
        </w:rPr>
        <w:t>物业停车场道闸</w:t>
      </w:r>
      <w:r w:rsidR="001F3F1A">
        <w:rPr>
          <w:rFonts w:hint="eastAsia"/>
        </w:rPr>
        <w:t>管理</w:t>
      </w:r>
      <w:r w:rsidR="00716A09">
        <w:rPr>
          <w:rFonts w:hint="eastAsia"/>
        </w:rPr>
        <w:t>软件</w:t>
      </w:r>
      <w:r w:rsidR="00E3189B">
        <w:rPr>
          <w:rFonts w:hint="eastAsia"/>
        </w:rPr>
        <w:t>。</w:t>
      </w:r>
    </w:p>
    <w:p w14:paraId="68FDF157" w14:textId="287E96A7" w:rsidR="00B97356" w:rsidRDefault="00464D2C" w:rsidP="00464D2C">
      <w:pPr>
        <w:adjustRightInd w:val="0"/>
        <w:ind w:left="360"/>
      </w:pPr>
      <w:r>
        <w:rPr>
          <w:rFonts w:hint="eastAsia"/>
        </w:rPr>
        <w:t>其中</w:t>
      </w:r>
      <w:r>
        <w:rPr>
          <w:rFonts w:hint="eastAsia"/>
        </w:rPr>
        <w:t>D</w:t>
      </w:r>
      <w:r>
        <w:rPr>
          <w:rFonts w:hint="eastAsia"/>
        </w:rPr>
        <w:t>和</w:t>
      </w:r>
      <w:r>
        <w:t>E</w:t>
      </w:r>
      <w:r w:rsidR="00716A09">
        <w:rPr>
          <w:rFonts w:hint="eastAsia"/>
        </w:rPr>
        <w:t>目前</w:t>
      </w:r>
      <w:r>
        <w:rPr>
          <w:rFonts w:hint="eastAsia"/>
        </w:rPr>
        <w:t>采用</w:t>
      </w:r>
      <w:r w:rsidR="00716A09">
        <w:rPr>
          <w:rFonts w:hint="eastAsia"/>
        </w:rPr>
        <w:t>第三方实现</w:t>
      </w:r>
      <w:r>
        <w:rPr>
          <w:rFonts w:hint="eastAsia"/>
        </w:rPr>
        <w:t>；</w:t>
      </w:r>
      <w:r>
        <w:rPr>
          <w:rFonts w:hint="eastAsia"/>
        </w:rPr>
        <w:t>C</w:t>
      </w:r>
      <w:r>
        <w:t xml:space="preserve"> </w:t>
      </w:r>
      <w:r>
        <w:rPr>
          <w:rFonts w:hint="eastAsia"/>
        </w:rPr>
        <w:t>已由深圳航信电子票项目组实现</w:t>
      </w:r>
      <w:r w:rsidR="008A7EF1">
        <w:rPr>
          <w:rFonts w:hint="eastAsia"/>
        </w:rPr>
        <w:t>。</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338E5BA2" w:rsidR="007032E4" w:rsidRDefault="00A141A6" w:rsidP="00A141A6">
      <w:pPr>
        <w:numPr>
          <w:ilvl w:val="0"/>
          <w:numId w:val="5"/>
        </w:numPr>
        <w:adjustRightInd w:val="0"/>
      </w:pPr>
      <w:r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t>用户</w:t>
      </w:r>
      <w:r w:rsidR="002347CE">
        <w:rPr>
          <w:rFonts w:hint="eastAsia"/>
        </w:rPr>
        <w:t>中心</w:t>
      </w:r>
    </w:p>
    <w:p w14:paraId="08BEE739" w14:textId="3ABB71A8" w:rsidR="00AD59E5" w:rsidRDefault="00D402EA" w:rsidP="00AD59E5">
      <w:pPr>
        <w:adjustRightInd w:val="0"/>
        <w:ind w:left="720"/>
      </w:pPr>
      <w:r>
        <w:rPr>
          <w:rFonts w:hint="eastAsia"/>
          <w:noProof/>
        </w:rPr>
        <w:lastRenderedPageBreak/>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273EBB8B" w:rsidR="00B97356" w:rsidRDefault="00AA363D" w:rsidP="00AA363D">
      <w:pPr>
        <w:numPr>
          <w:ilvl w:val="0"/>
          <w:numId w:val="7"/>
        </w:numPr>
        <w:adjustRightInd w:val="0"/>
      </w:pPr>
      <w:r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55A153D0" w:rsidR="00B97356" w:rsidRDefault="00B97356" w:rsidP="00B97356">
      <w:pPr>
        <w:numPr>
          <w:ilvl w:val="0"/>
          <w:numId w:val="9"/>
        </w:numPr>
        <w:adjustRightInd w:val="0"/>
      </w:pPr>
      <w:r>
        <w:rPr>
          <w:rFonts w:hint="eastAsia"/>
        </w:rPr>
        <w:t>论坛，暂不实现</w:t>
      </w:r>
    </w:p>
    <w:p w14:paraId="291935FE" w14:textId="18A9537C" w:rsidR="00EC23AE" w:rsidRDefault="00EC23AE" w:rsidP="00B97356">
      <w:pPr>
        <w:numPr>
          <w:ilvl w:val="0"/>
          <w:numId w:val="9"/>
        </w:numPr>
        <w:adjustRightInd w:val="0"/>
      </w:pPr>
      <w:r>
        <w:rPr>
          <w:rFonts w:hint="eastAsia"/>
        </w:rPr>
        <w:t>广告管理</w:t>
      </w:r>
    </w:p>
    <w:p w14:paraId="24FD8274" w14:textId="19B0115A" w:rsidR="001D67AC" w:rsidRDefault="001D67AC" w:rsidP="001D67AC">
      <w:pPr>
        <w:adjustRightInd w:val="0"/>
        <w:ind w:left="792"/>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6A0DEAC2"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32F3F1FD" w14:textId="1953B655" w:rsidR="00015B9B" w:rsidRDefault="00015B9B" w:rsidP="00B97356">
      <w:pPr>
        <w:numPr>
          <w:ilvl w:val="0"/>
          <w:numId w:val="10"/>
        </w:numPr>
        <w:adjustRightInd w:val="0"/>
      </w:pPr>
      <w:r>
        <w:rPr>
          <w:rFonts w:hint="eastAsia"/>
        </w:rPr>
        <w:t>物业停车场道闸管理系统需提供查询和缴费接口</w:t>
      </w:r>
      <w:r w:rsidR="00976E6D">
        <w:rPr>
          <w:rFonts w:hint="eastAsia"/>
        </w:rPr>
        <w:t>；</w:t>
      </w:r>
    </w:p>
    <w:p w14:paraId="6EA34BD6" w14:textId="7EF90068" w:rsidR="00ED71A0" w:rsidRDefault="00ED71A0" w:rsidP="00D94721">
      <w:pPr>
        <w:adjustRightInd w:val="0"/>
        <w:ind w:left="792"/>
        <w:rPr>
          <w:strike/>
        </w:rPr>
      </w:pPr>
    </w:p>
    <w:p w14:paraId="319185A7" w14:textId="77777777" w:rsidR="002641C2" w:rsidRPr="00015B9B" w:rsidRDefault="002641C2" w:rsidP="00D94721">
      <w:pPr>
        <w:adjustRightInd w:val="0"/>
        <w:ind w:left="792"/>
        <w:rPr>
          <w:strike/>
        </w:rPr>
      </w:pPr>
    </w:p>
    <w:p w14:paraId="4D02D3A6" w14:textId="77777777" w:rsidR="00B97356" w:rsidRDefault="00B97356" w:rsidP="00B97356">
      <w:pPr>
        <w:pStyle w:val="1"/>
        <w:tabs>
          <w:tab w:val="clear" w:pos="432"/>
        </w:tabs>
      </w:pPr>
      <w:bookmarkStart w:id="10" w:name="_Toc191787763"/>
      <w:r>
        <w:rPr>
          <w:rFonts w:hint="eastAsia"/>
        </w:rPr>
        <w:t>设计约束</w:t>
      </w:r>
      <w:bookmarkEnd w:id="10"/>
    </w:p>
    <w:p w14:paraId="007E6BFA" w14:textId="5BBBE745"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1" w:name="_Toc191787764"/>
      <w:r>
        <w:rPr>
          <w:rFonts w:hint="eastAsia"/>
          <w:highlight w:val="lightGray"/>
        </w:rPr>
        <w:t>3.1</w:t>
      </w:r>
      <w:r>
        <w:rPr>
          <w:rFonts w:hint="eastAsia"/>
        </w:rPr>
        <w:t>需求约束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2F1D57AA" w:rsidR="00B97356" w:rsidRDefault="00B97356" w:rsidP="00F36554">
            <w:r>
              <w:rPr>
                <w:rFonts w:hint="eastAsia"/>
              </w:rPr>
              <w:t>需要跨浏览器支持，包括</w:t>
            </w:r>
            <w:r w:rsidR="00160CDD">
              <w:rPr>
                <w:rFonts w:hint="eastAsia"/>
              </w:rPr>
              <w:t>IE8</w:t>
            </w:r>
            <w:r w:rsidR="00474EB8">
              <w:rPr>
                <w:rFonts w:hint="eastAsia"/>
              </w:rPr>
              <w:t>及</w:t>
            </w:r>
            <w:r w:rsidR="00F16088">
              <w:rPr>
                <w:rFonts w:hint="eastAsia"/>
              </w:rPr>
              <w:t>以上</w:t>
            </w:r>
            <w:r>
              <w:rPr>
                <w:rFonts w:hint="eastAsia"/>
              </w:rPr>
              <w:t>，</w:t>
            </w:r>
            <w:r>
              <w:t>Chrome</w:t>
            </w:r>
            <w:r>
              <w:rPr>
                <w:rFonts w:hint="eastAsia"/>
              </w:rPr>
              <w:t>，</w:t>
            </w:r>
            <w:r>
              <w:rPr>
                <w:rFonts w:hint="eastAsia"/>
              </w:rPr>
              <w:t>360</w:t>
            </w:r>
            <w:r>
              <w:rPr>
                <w:rFonts w:hint="eastAsia"/>
              </w:rPr>
              <w:t>和</w:t>
            </w:r>
            <w:r w:rsidR="009A1928">
              <w:rPr>
                <w:rFonts w:hint="eastAsia"/>
              </w:rPr>
              <w:t>腾讯</w:t>
            </w:r>
            <w:r>
              <w:rPr>
                <w:rFonts w:hint="eastAsia"/>
              </w:rPr>
              <w:t>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lastRenderedPageBreak/>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6BDD704B"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2" w:name="_Toc191787765"/>
      <w:r>
        <w:rPr>
          <w:rFonts w:hint="eastAsia"/>
        </w:rPr>
        <w:t>3.2</w:t>
      </w:r>
      <w:r w:rsidR="00B97356">
        <w:rPr>
          <w:rFonts w:hint="eastAsia"/>
        </w:rPr>
        <w:t>隐含约束</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3" w:name="_Toc191787766"/>
      <w:r>
        <w:rPr>
          <w:rFonts w:hint="eastAsia"/>
        </w:rPr>
        <w:t>设计策略</w:t>
      </w:r>
      <w:bookmarkEnd w:id="13"/>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4" w:name="_Toc191787767"/>
      <w:r>
        <w:rPr>
          <w:rFonts w:hint="eastAsia"/>
        </w:rPr>
        <w:lastRenderedPageBreak/>
        <w:t>总体设计</w:t>
      </w:r>
      <w:bookmarkEnd w:id="14"/>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层对应大粒度的业务过程的封装。最终的应用层</w:t>
      </w:r>
      <w:r>
        <w:rPr>
          <w:rFonts w:hint="eastAsia"/>
        </w:rPr>
        <w:t>UI</w:t>
      </w:r>
      <w:r>
        <w:rPr>
          <w:rFonts w:hint="eastAsia"/>
        </w:rPr>
        <w:t>和逻辑分离。</w:t>
      </w:r>
    </w:p>
    <w:p w14:paraId="2FCCB0DA" w14:textId="71D0495A" w:rsidR="00724AD3" w:rsidRDefault="00724AD3" w:rsidP="00B97356"/>
    <w:p w14:paraId="5E9B0365" w14:textId="00853C2E" w:rsidR="00724AD3" w:rsidRDefault="00724AD3" w:rsidP="00B97356"/>
    <w:p w14:paraId="126250B5" w14:textId="665720D7" w:rsidR="00BA4246" w:rsidRDefault="00BA4246" w:rsidP="00B97356"/>
    <w:p w14:paraId="3793CC2C" w14:textId="4ABAFA97" w:rsidR="00BA4246" w:rsidRDefault="00BA4246" w:rsidP="00B97356"/>
    <w:p w14:paraId="022C6294" w14:textId="172121D9" w:rsidR="00BA4246" w:rsidRDefault="00BA4246" w:rsidP="00B97356"/>
    <w:p w14:paraId="6D1C4B56" w14:textId="094CA200" w:rsidR="00BA4246" w:rsidRDefault="00BA4246" w:rsidP="00B97356"/>
    <w:p w14:paraId="5BEFA1C8" w14:textId="090C5FCA" w:rsidR="00BA4246" w:rsidRDefault="00BA4246" w:rsidP="00B97356"/>
    <w:p w14:paraId="3AC36E86" w14:textId="513CA8D3" w:rsidR="00BA4246" w:rsidRDefault="00BA4246" w:rsidP="00B97356"/>
    <w:p w14:paraId="1F2576AE" w14:textId="5FDA70DB" w:rsidR="00BA4246" w:rsidRDefault="00BA4246" w:rsidP="00B97356"/>
    <w:p w14:paraId="5A28692F" w14:textId="6842DEA2" w:rsidR="00BA4246" w:rsidRDefault="00BA4246" w:rsidP="00B97356"/>
    <w:p w14:paraId="6863EAFE" w14:textId="4E7FE4F1" w:rsidR="00BA4246" w:rsidRDefault="00BA4246" w:rsidP="00B97356"/>
    <w:p w14:paraId="1B7EBE94" w14:textId="21674312" w:rsidR="00BA4246" w:rsidRDefault="00BA4246" w:rsidP="00B97356"/>
    <w:p w14:paraId="1184C3FC" w14:textId="3C1708D7" w:rsidR="00BA4246" w:rsidRDefault="00BA4246" w:rsidP="00B97356"/>
    <w:p w14:paraId="5ABAE364" w14:textId="4F754CA8" w:rsidR="00BA4246" w:rsidRDefault="00BA4246" w:rsidP="00B97356"/>
    <w:p w14:paraId="620A9827" w14:textId="531311F8" w:rsidR="00BA4246" w:rsidRDefault="00BA4246" w:rsidP="00B97356"/>
    <w:p w14:paraId="1DA53581" w14:textId="77777777" w:rsidR="00BA4246" w:rsidRDefault="00BA4246" w:rsidP="00B97356"/>
    <w:p w14:paraId="6DAAC51E" w14:textId="77777777" w:rsidR="00B97356" w:rsidRDefault="00B97356" w:rsidP="00B97356">
      <w:pPr>
        <w:pStyle w:val="3"/>
        <w:ind w:left="481" w:right="180"/>
      </w:pPr>
      <w:r>
        <w:rPr>
          <w:rFonts w:hint="eastAsia"/>
        </w:rPr>
        <w:lastRenderedPageBreak/>
        <w:t>接口定义</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2"/>
        <w:gridCol w:w="3642"/>
        <w:gridCol w:w="4443"/>
      </w:tblGrid>
      <w:tr w:rsidR="006F7E1A" w14:paraId="5215FDF1" w14:textId="77777777" w:rsidTr="00FC4B51">
        <w:trPr>
          <w:trHeight w:val="414"/>
        </w:trPr>
        <w:tc>
          <w:tcPr>
            <w:tcW w:w="1882" w:type="dxa"/>
            <w:shd w:val="clear" w:color="auto" w:fill="D9D9D9"/>
          </w:tcPr>
          <w:p w14:paraId="16086407" w14:textId="77777777" w:rsidR="006F7E1A" w:rsidRDefault="006F7E1A" w:rsidP="00596E45">
            <w:r>
              <w:rPr>
                <w:rFonts w:hint="eastAsia"/>
              </w:rPr>
              <w:t>所属系统</w:t>
            </w:r>
          </w:p>
        </w:tc>
        <w:tc>
          <w:tcPr>
            <w:tcW w:w="3642" w:type="dxa"/>
            <w:shd w:val="clear" w:color="auto" w:fill="D9D9D9"/>
          </w:tcPr>
          <w:p w14:paraId="5AF2154B" w14:textId="77777777" w:rsidR="006F7E1A" w:rsidRDefault="006F7E1A" w:rsidP="00596E45">
            <w:r>
              <w:rPr>
                <w:rFonts w:hint="eastAsia"/>
              </w:rPr>
              <w:t>接口</w:t>
            </w:r>
          </w:p>
        </w:tc>
        <w:tc>
          <w:tcPr>
            <w:tcW w:w="4443" w:type="dxa"/>
            <w:shd w:val="clear" w:color="auto" w:fill="D9D9D9"/>
          </w:tcPr>
          <w:p w14:paraId="1427B34B" w14:textId="77777777" w:rsidR="006F7E1A" w:rsidRDefault="006F7E1A" w:rsidP="00596E45">
            <w:r>
              <w:rPr>
                <w:rFonts w:hint="eastAsia"/>
              </w:rPr>
              <w:t>说明</w:t>
            </w:r>
          </w:p>
        </w:tc>
      </w:tr>
      <w:tr w:rsidR="006F7E1A" w14:paraId="4CB4CF5C" w14:textId="77777777" w:rsidTr="00FC4B51">
        <w:trPr>
          <w:trHeight w:val="414"/>
        </w:trPr>
        <w:tc>
          <w:tcPr>
            <w:tcW w:w="1882" w:type="dxa"/>
            <w:vMerge w:val="restart"/>
          </w:tcPr>
          <w:p w14:paraId="30BBDB25" w14:textId="77777777" w:rsidR="006F7E1A" w:rsidRPr="00880D45" w:rsidRDefault="006F7E1A" w:rsidP="00596E45">
            <w:r w:rsidRPr="00A95557">
              <w:rPr>
                <w:rFonts w:hint="eastAsia"/>
              </w:rPr>
              <w:t>智慧云社区（互联网服务平台）</w:t>
            </w:r>
          </w:p>
        </w:tc>
        <w:tc>
          <w:tcPr>
            <w:tcW w:w="3642" w:type="dxa"/>
          </w:tcPr>
          <w:p w14:paraId="31D2F70E" w14:textId="77777777" w:rsidR="006F7E1A" w:rsidRDefault="006F7E1A" w:rsidP="00596E45">
            <w:r w:rsidRPr="00880D45">
              <w:t>SZ.Aisino.IntellEstate.I</w:t>
            </w:r>
            <w:r>
              <w:t>Query</w:t>
            </w:r>
            <w:r w:rsidRPr="00880D45">
              <w:t>Service</w:t>
            </w:r>
            <w:r>
              <w:t>.</w:t>
            </w:r>
          </w:p>
        </w:tc>
        <w:tc>
          <w:tcPr>
            <w:tcW w:w="4443" w:type="dxa"/>
          </w:tcPr>
          <w:p w14:paraId="055C9B0C" w14:textId="77777777" w:rsidR="006F7E1A" w:rsidRDefault="006F7E1A" w:rsidP="00596E45">
            <w:r w:rsidRPr="0049779E">
              <w:rPr>
                <w:rFonts w:hint="eastAsia"/>
              </w:rPr>
              <w:t>智慧云社区查询接口</w:t>
            </w:r>
            <w:r>
              <w:rPr>
                <w:rFonts w:hint="eastAsia"/>
              </w:rPr>
              <w:t>：</w:t>
            </w:r>
            <w:r w:rsidRPr="0049779E">
              <w:rPr>
                <w:rFonts w:hint="eastAsia"/>
              </w:rPr>
              <w:t>互联网服务平台</w:t>
            </w:r>
            <w:r>
              <w:rPr>
                <w:rFonts w:hint="eastAsia"/>
              </w:rPr>
              <w:t>对外部系统有限开放的</w:t>
            </w:r>
            <w:r w:rsidRPr="0049779E">
              <w:rPr>
                <w:rFonts w:hint="eastAsia"/>
              </w:rPr>
              <w:t>查询接口</w:t>
            </w:r>
            <w:r w:rsidRPr="0049779E">
              <w:rPr>
                <w:rFonts w:hint="eastAsia"/>
              </w:rPr>
              <w:t xml:space="preserve">   </w:t>
            </w:r>
          </w:p>
        </w:tc>
      </w:tr>
      <w:tr w:rsidR="006F7E1A" w14:paraId="034F28FF" w14:textId="77777777" w:rsidTr="00FC4B51">
        <w:trPr>
          <w:trHeight w:val="850"/>
        </w:trPr>
        <w:tc>
          <w:tcPr>
            <w:tcW w:w="1882" w:type="dxa"/>
            <w:vMerge/>
          </w:tcPr>
          <w:p w14:paraId="4F83D882" w14:textId="77777777" w:rsidR="006F7E1A" w:rsidRPr="00880D45" w:rsidRDefault="006F7E1A" w:rsidP="00596E45"/>
        </w:tc>
        <w:tc>
          <w:tcPr>
            <w:tcW w:w="3642" w:type="dxa"/>
          </w:tcPr>
          <w:p w14:paraId="1015D623" w14:textId="77777777" w:rsidR="006F7E1A" w:rsidRDefault="006F7E1A" w:rsidP="00596E45">
            <w:r w:rsidRPr="00880D45">
              <w:t>SZ.Aisino.IntellEstate.I</w:t>
            </w:r>
            <w:r>
              <w:t>E</w:t>
            </w:r>
            <w:r>
              <w:rPr>
                <w:rFonts w:hint="eastAsia"/>
              </w:rPr>
              <w:t>invoice</w:t>
            </w:r>
            <w:r w:rsidRPr="00880D45">
              <w:t>Service</w:t>
            </w:r>
            <w:r>
              <w:t>.</w:t>
            </w:r>
          </w:p>
        </w:tc>
        <w:tc>
          <w:tcPr>
            <w:tcW w:w="4443" w:type="dxa"/>
          </w:tcPr>
          <w:p w14:paraId="30C4A733" w14:textId="77777777" w:rsidR="006F7E1A" w:rsidRDefault="006F7E1A" w:rsidP="00596E45">
            <w:r w:rsidRPr="00AE55BC">
              <w:rPr>
                <w:rFonts w:hint="eastAsia"/>
              </w:rPr>
              <w:t>统一开票接口</w:t>
            </w:r>
            <w:r>
              <w:rPr>
                <w:rFonts w:hint="eastAsia"/>
              </w:rPr>
              <w:t>：</w:t>
            </w:r>
            <w:r w:rsidRPr="0049779E">
              <w:rPr>
                <w:rFonts w:hint="eastAsia"/>
              </w:rPr>
              <w:t>互联网服务平台</w:t>
            </w:r>
            <w:r>
              <w:rPr>
                <w:rFonts w:hint="eastAsia"/>
              </w:rPr>
              <w:t>对外部系统有限开放的电子票开票代理服务接口</w:t>
            </w:r>
          </w:p>
        </w:tc>
      </w:tr>
      <w:tr w:rsidR="006F7E1A" w14:paraId="6061B6AB" w14:textId="77777777" w:rsidTr="00FC4B51">
        <w:trPr>
          <w:trHeight w:val="414"/>
        </w:trPr>
        <w:tc>
          <w:tcPr>
            <w:tcW w:w="1882" w:type="dxa"/>
          </w:tcPr>
          <w:p w14:paraId="0EE46D78" w14:textId="77777777" w:rsidR="006F7E1A" w:rsidRPr="00880D45" w:rsidRDefault="006F7E1A" w:rsidP="00596E45">
            <w:r w:rsidRPr="00A95557">
              <w:rPr>
                <w:rFonts w:hint="eastAsia"/>
              </w:rPr>
              <w:t>电子票前置服务</w:t>
            </w:r>
            <w:r w:rsidRPr="00A95557">
              <w:rPr>
                <w:rFonts w:hint="eastAsia"/>
              </w:rPr>
              <w:t xml:space="preserve">     </w:t>
            </w:r>
          </w:p>
        </w:tc>
        <w:tc>
          <w:tcPr>
            <w:tcW w:w="3642" w:type="dxa"/>
          </w:tcPr>
          <w:p w14:paraId="6C485C3A" w14:textId="48D62F5D" w:rsidR="006F7E1A" w:rsidRDefault="006F7E1A" w:rsidP="00596E45"/>
        </w:tc>
        <w:tc>
          <w:tcPr>
            <w:tcW w:w="4443" w:type="dxa"/>
          </w:tcPr>
          <w:p w14:paraId="2F07006D" w14:textId="77777777" w:rsidR="006F7E1A" w:rsidRDefault="006F7E1A" w:rsidP="00596E45">
            <w:r w:rsidRPr="00A95557">
              <w:rPr>
                <w:rFonts w:hint="eastAsia"/>
              </w:rPr>
              <w:t>深圳航信电子票前置服务接口</w:t>
            </w:r>
            <w:r w:rsidRPr="00A95557">
              <w:rPr>
                <w:rFonts w:hint="eastAsia"/>
              </w:rPr>
              <w:t xml:space="preserve">    </w:t>
            </w:r>
          </w:p>
          <w:p w14:paraId="3AA82A0B" w14:textId="77777777" w:rsidR="006F7E1A" w:rsidRDefault="006F7E1A" w:rsidP="00596E45"/>
        </w:tc>
      </w:tr>
      <w:tr w:rsidR="0055771E" w14:paraId="4A362C12" w14:textId="77777777" w:rsidTr="0055771E">
        <w:trPr>
          <w:trHeight w:val="208"/>
        </w:trPr>
        <w:tc>
          <w:tcPr>
            <w:tcW w:w="1882" w:type="dxa"/>
            <w:vMerge w:val="restart"/>
          </w:tcPr>
          <w:p w14:paraId="1FA9B3B0" w14:textId="026B8E67" w:rsidR="0055771E" w:rsidRPr="00880D45" w:rsidRDefault="001248F3" w:rsidP="00596E45">
            <w:r w:rsidRPr="001248F3">
              <w:rPr>
                <w:rFonts w:hint="eastAsia"/>
              </w:rPr>
              <w:t>物业停车场道闸系统</w:t>
            </w:r>
            <w:r w:rsidR="0055771E">
              <w:rPr>
                <w:rFonts w:hint="eastAsia"/>
              </w:rPr>
              <w:t>（</w:t>
            </w:r>
            <w:r w:rsidR="0055771E" w:rsidRPr="00EB2664">
              <w:rPr>
                <w:rFonts w:hint="eastAsia"/>
              </w:rPr>
              <w:t>第三方</w:t>
            </w:r>
            <w:r w:rsidR="0055771E">
              <w:rPr>
                <w:rFonts w:hint="eastAsia"/>
              </w:rPr>
              <w:t xml:space="preserve"> </w:t>
            </w:r>
            <w:r w:rsidR="0055771E" w:rsidRPr="00EB2664">
              <w:rPr>
                <w:rFonts w:hint="eastAsia"/>
              </w:rPr>
              <w:t>）</w:t>
            </w:r>
          </w:p>
        </w:tc>
        <w:tc>
          <w:tcPr>
            <w:tcW w:w="3642" w:type="dxa"/>
          </w:tcPr>
          <w:p w14:paraId="4C5F1A30" w14:textId="77777777" w:rsidR="0055771E" w:rsidRDefault="0055771E" w:rsidP="00596E45">
            <w:r>
              <w:rPr>
                <w:rFonts w:hint="eastAsia"/>
              </w:rPr>
              <w:t>三方待协商</w:t>
            </w:r>
          </w:p>
        </w:tc>
        <w:tc>
          <w:tcPr>
            <w:tcW w:w="4443" w:type="dxa"/>
          </w:tcPr>
          <w:p w14:paraId="0422484A" w14:textId="223CCC89" w:rsidR="0055771E" w:rsidRDefault="0055771E" w:rsidP="00596E45">
            <w:r>
              <w:rPr>
                <w:rFonts w:hint="eastAsia"/>
              </w:rPr>
              <w:t>查询接口</w:t>
            </w:r>
            <w:r w:rsidR="001A67B9">
              <w:rPr>
                <w:rFonts w:hint="eastAsia"/>
              </w:rPr>
              <w:t>（月卡有效期、月卡用户信息</w:t>
            </w:r>
            <w:r w:rsidR="002B18FB">
              <w:rPr>
                <w:rFonts w:hint="eastAsia"/>
              </w:rPr>
              <w:t>、月卡充值历史记录</w:t>
            </w:r>
            <w:r w:rsidR="001A67B9">
              <w:rPr>
                <w:rFonts w:hint="eastAsia"/>
              </w:rPr>
              <w:t>）</w:t>
            </w:r>
          </w:p>
          <w:p w14:paraId="1BFCBEF3" w14:textId="63611565" w:rsidR="0055771E" w:rsidRDefault="0055771E" w:rsidP="00676715"/>
        </w:tc>
      </w:tr>
      <w:tr w:rsidR="0055771E" w14:paraId="5CA2E02F" w14:textId="77777777" w:rsidTr="00FE5F9B">
        <w:trPr>
          <w:trHeight w:val="208"/>
        </w:trPr>
        <w:tc>
          <w:tcPr>
            <w:tcW w:w="1882" w:type="dxa"/>
            <w:vMerge/>
          </w:tcPr>
          <w:p w14:paraId="502BCDC6" w14:textId="77777777" w:rsidR="0055771E" w:rsidRDefault="0055771E" w:rsidP="00596E45"/>
        </w:tc>
        <w:tc>
          <w:tcPr>
            <w:tcW w:w="3642" w:type="dxa"/>
          </w:tcPr>
          <w:p w14:paraId="3B81F40E" w14:textId="073C6E0E" w:rsidR="0055771E" w:rsidRDefault="0055771E" w:rsidP="00596E45">
            <w:r>
              <w:rPr>
                <w:rFonts w:hint="eastAsia"/>
              </w:rPr>
              <w:t>三方待协商</w:t>
            </w:r>
          </w:p>
        </w:tc>
        <w:tc>
          <w:tcPr>
            <w:tcW w:w="4443" w:type="dxa"/>
          </w:tcPr>
          <w:p w14:paraId="12D89641" w14:textId="77777777" w:rsidR="00A838A0" w:rsidRDefault="0055771E" w:rsidP="00596E45">
            <w:r>
              <w:rPr>
                <w:rFonts w:hint="eastAsia"/>
              </w:rPr>
              <w:t>月卡充值缴费</w:t>
            </w:r>
            <w:r w:rsidRPr="007F292A">
              <w:rPr>
                <w:rFonts w:hint="eastAsia"/>
              </w:rPr>
              <w:t>接口</w:t>
            </w:r>
            <w:r>
              <w:rPr>
                <w:rFonts w:hint="eastAsia"/>
              </w:rPr>
              <w:t xml:space="preserve"> </w:t>
            </w:r>
          </w:p>
          <w:p w14:paraId="037C8FBC" w14:textId="184B1104" w:rsidR="0055771E" w:rsidRDefault="0055771E" w:rsidP="00596E45">
            <w:r>
              <w:rPr>
                <w:rFonts w:hint="eastAsia"/>
              </w:rPr>
              <w:t>（月卡基准费率配置在“公司基础信息维护模块”中实现）</w:t>
            </w:r>
          </w:p>
        </w:tc>
      </w:tr>
      <w:tr w:rsidR="0055771E" w14:paraId="7884C6A2" w14:textId="77777777" w:rsidTr="00FC4B51">
        <w:trPr>
          <w:trHeight w:val="208"/>
        </w:trPr>
        <w:tc>
          <w:tcPr>
            <w:tcW w:w="1882" w:type="dxa"/>
            <w:vMerge/>
          </w:tcPr>
          <w:p w14:paraId="79BF964D" w14:textId="77777777" w:rsidR="0055771E" w:rsidRDefault="0055771E" w:rsidP="00596E45"/>
        </w:tc>
        <w:tc>
          <w:tcPr>
            <w:tcW w:w="3642" w:type="dxa"/>
          </w:tcPr>
          <w:p w14:paraId="45F5FEE2" w14:textId="14557EFE" w:rsidR="0055771E" w:rsidRDefault="0063512C" w:rsidP="00596E45">
            <w:r>
              <w:rPr>
                <w:rFonts w:hint="eastAsia"/>
              </w:rPr>
              <w:t xml:space="preserve"> </w:t>
            </w:r>
          </w:p>
        </w:tc>
        <w:tc>
          <w:tcPr>
            <w:tcW w:w="4443" w:type="dxa"/>
          </w:tcPr>
          <w:p w14:paraId="09400822" w14:textId="294C55C1" w:rsidR="0055771E" w:rsidRDefault="0063512C" w:rsidP="00596E45">
            <w:r>
              <w:rPr>
                <w:rFonts w:hint="eastAsia"/>
              </w:rPr>
              <w:t xml:space="preserve"> </w:t>
            </w:r>
          </w:p>
        </w:tc>
      </w:tr>
      <w:tr w:rsidR="006F7E1A" w14:paraId="4F478839" w14:textId="77777777" w:rsidTr="00FC4B51">
        <w:trPr>
          <w:trHeight w:val="414"/>
        </w:trPr>
        <w:tc>
          <w:tcPr>
            <w:tcW w:w="1882" w:type="dxa"/>
            <w:vMerge w:val="restart"/>
          </w:tcPr>
          <w:p w14:paraId="1B45866F" w14:textId="77777777" w:rsidR="006F7E1A" w:rsidRPr="00880D45" w:rsidRDefault="006F7E1A" w:rsidP="00596E45">
            <w:r w:rsidRPr="00EB2664">
              <w:rPr>
                <w:rFonts w:hint="eastAsia"/>
              </w:rPr>
              <w:t>物业管理系统（第三方</w:t>
            </w:r>
            <w:r>
              <w:rPr>
                <w:rFonts w:hint="eastAsia"/>
              </w:rPr>
              <w:t xml:space="preserve"> </w:t>
            </w:r>
            <w:r w:rsidRPr="00EB2664">
              <w:rPr>
                <w:rFonts w:hint="eastAsia"/>
              </w:rPr>
              <w:t>）</w:t>
            </w:r>
          </w:p>
        </w:tc>
        <w:tc>
          <w:tcPr>
            <w:tcW w:w="3642" w:type="dxa"/>
          </w:tcPr>
          <w:p w14:paraId="55430646" w14:textId="77777777" w:rsidR="006F7E1A" w:rsidRDefault="006F7E1A" w:rsidP="00596E45">
            <w:r>
              <w:rPr>
                <w:rFonts w:hint="eastAsia"/>
              </w:rPr>
              <w:t>三方待协商</w:t>
            </w:r>
          </w:p>
        </w:tc>
        <w:tc>
          <w:tcPr>
            <w:tcW w:w="4443" w:type="dxa"/>
          </w:tcPr>
          <w:p w14:paraId="07547CE1" w14:textId="77777777" w:rsidR="006F7E1A" w:rsidRDefault="006F7E1A" w:rsidP="00596E45">
            <w:r w:rsidRPr="007F292A">
              <w:rPr>
                <w:rFonts w:hint="eastAsia"/>
              </w:rPr>
              <w:t>物管系统对外查询接口</w:t>
            </w:r>
            <w:r w:rsidRPr="007F292A">
              <w:rPr>
                <w:rFonts w:hint="eastAsia"/>
              </w:rPr>
              <w:t xml:space="preserve">     </w:t>
            </w:r>
          </w:p>
        </w:tc>
      </w:tr>
      <w:tr w:rsidR="006F7E1A" w14:paraId="25A2BC5D" w14:textId="77777777" w:rsidTr="00FC4B51">
        <w:trPr>
          <w:trHeight w:val="435"/>
        </w:trPr>
        <w:tc>
          <w:tcPr>
            <w:tcW w:w="1882" w:type="dxa"/>
            <w:vMerge/>
          </w:tcPr>
          <w:p w14:paraId="0641CD4D" w14:textId="77777777" w:rsidR="006F7E1A" w:rsidRPr="00880D45" w:rsidRDefault="006F7E1A" w:rsidP="00596E45"/>
        </w:tc>
        <w:tc>
          <w:tcPr>
            <w:tcW w:w="3642" w:type="dxa"/>
          </w:tcPr>
          <w:p w14:paraId="256DA73D" w14:textId="77777777" w:rsidR="006F7E1A" w:rsidRPr="0066581B" w:rsidRDefault="006F7E1A" w:rsidP="00596E45">
            <w:pPr>
              <w:rPr>
                <w:strike/>
              </w:rPr>
            </w:pPr>
            <w:r w:rsidRPr="0066581B">
              <w:rPr>
                <w:rFonts w:hint="eastAsia"/>
                <w:strike/>
              </w:rPr>
              <w:t>三方待协商</w:t>
            </w:r>
          </w:p>
        </w:tc>
        <w:tc>
          <w:tcPr>
            <w:tcW w:w="4443" w:type="dxa"/>
          </w:tcPr>
          <w:p w14:paraId="7AB5A5B3" w14:textId="77777777" w:rsidR="006F7E1A" w:rsidRPr="0066581B" w:rsidRDefault="006F7E1A" w:rsidP="00596E45">
            <w:pPr>
              <w:rPr>
                <w:strike/>
              </w:rPr>
            </w:pPr>
            <w:r w:rsidRPr="0066581B">
              <w:rPr>
                <w:rFonts w:hint="eastAsia"/>
                <w:strike/>
              </w:rPr>
              <w:t>开票状态回写接口</w:t>
            </w:r>
          </w:p>
        </w:tc>
      </w:tr>
    </w:tbl>
    <w:p w14:paraId="4B463B43" w14:textId="37677F8F" w:rsidR="006F7E1A" w:rsidRPr="006F7E1A" w:rsidRDefault="006F7E1A" w:rsidP="006F7E1A"/>
    <w:p w14:paraId="6C92C6E8" w14:textId="77777777" w:rsidR="00B97356" w:rsidRDefault="00B97356" w:rsidP="00B97356">
      <w:pPr>
        <w:pStyle w:val="3"/>
        <w:ind w:left="481" w:right="180"/>
      </w:pPr>
      <w:bookmarkStart w:id="15" w:name="_逻辑分层"/>
      <w:bookmarkEnd w:id="15"/>
      <w:r>
        <w:rPr>
          <w:rFonts w:hint="eastAsia"/>
        </w:rPr>
        <w:t>逻辑层级关系</w:t>
      </w:r>
    </w:p>
    <w:p w14:paraId="1E81C170" w14:textId="4E4C4F36" w:rsidR="00B97356" w:rsidRDefault="00C943A8" w:rsidP="00B97356">
      <w:pPr>
        <w:pStyle w:val="4"/>
        <w:tabs>
          <w:tab w:val="clear" w:pos="864"/>
        </w:tabs>
        <w:ind w:right="180"/>
      </w:pPr>
      <w:r>
        <w:t>SZ.Aisino.IntellEstate</w:t>
      </w:r>
      <w:r w:rsidR="00B97356">
        <w:rPr>
          <w:rFonts w:hint="eastAsia"/>
        </w:rPr>
        <w:t>的层级关系</w:t>
      </w:r>
    </w:p>
    <w:p w14:paraId="72E69544" w14:textId="5AE384A1" w:rsidR="00B97356" w:rsidRDefault="00720129" w:rsidP="003340B0">
      <w:pPr>
        <w:ind w:firstLineChars="100" w:firstLine="180"/>
      </w:pPr>
      <w:r>
        <w:rPr>
          <w:rFonts w:hint="eastAsia"/>
          <w:noProof/>
        </w:rPr>
        <w:drawing>
          <wp:inline distT="0" distB="0" distL="0" distR="0" wp14:anchorId="13575716" wp14:editId="40FCC7BA">
            <wp:extent cx="5249375" cy="413173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4126" cy="4135472"/>
                    </a:xfrm>
                    <a:prstGeom prst="rect">
                      <a:avLst/>
                    </a:prstGeom>
                    <a:noFill/>
                    <a:ln>
                      <a:noFill/>
                    </a:ln>
                  </pic:spPr>
                </pic:pic>
              </a:graphicData>
            </a:graphic>
          </wp:inline>
        </w:drawing>
      </w:r>
    </w:p>
    <w:p w14:paraId="12F938A8" w14:textId="1B31F6E5" w:rsidR="00B97356" w:rsidRDefault="00B817E2" w:rsidP="00B97356">
      <w:r>
        <w:rPr>
          <w:rFonts w:hint="eastAsia"/>
        </w:rPr>
        <w:lastRenderedPageBreak/>
        <w:t>此处以服务平台</w:t>
      </w:r>
      <w:r>
        <w:rPr>
          <w:rFonts w:hint="eastAsia"/>
        </w:rPr>
        <w:t>-</w:t>
      </w:r>
      <w:r>
        <w:rPr>
          <w:rFonts w:hint="eastAsia"/>
        </w:rPr>
        <w:t>权限子系统为例说明</w:t>
      </w:r>
      <w:r w:rsidR="00B97356">
        <w:rPr>
          <w:rFonts w:hint="eastAsia"/>
        </w:rPr>
        <w:t>：</w:t>
      </w:r>
    </w:p>
    <w:p w14:paraId="7DFF4EAF" w14:textId="4458E441" w:rsidR="00B97356" w:rsidRDefault="00B97356" w:rsidP="00B97356">
      <w:pPr>
        <w:numPr>
          <w:ilvl w:val="0"/>
          <w:numId w:val="11"/>
        </w:numPr>
        <w:adjustRightInd w:val="0"/>
      </w:pPr>
      <w:r>
        <w:rPr>
          <w:rFonts w:hint="eastAsia"/>
        </w:rPr>
        <w:t>在</w:t>
      </w:r>
      <w:r w:rsidR="00DF6E50">
        <w:t>M</w:t>
      </w:r>
      <w:r w:rsidR="00DF6E50">
        <w:rPr>
          <w:rFonts w:hint="eastAsia"/>
        </w:rPr>
        <w:t>odel</w:t>
      </w:r>
      <w:r>
        <w:rPr>
          <w:rFonts w:hint="eastAsia"/>
        </w:rPr>
        <w:t>层增加业务</w:t>
      </w:r>
      <w:r w:rsidR="00DF6E50">
        <w:rPr>
          <w:rFonts w:hint="eastAsia"/>
        </w:rPr>
        <w:t>实体（</w:t>
      </w:r>
      <w:r w:rsidR="00DF6E50">
        <w:rPr>
          <w:rFonts w:hint="eastAsia"/>
        </w:rPr>
        <w:t>B</w:t>
      </w:r>
      <w:r w:rsidR="00DF6E50">
        <w:t>izE</w:t>
      </w:r>
      <w:r w:rsidR="00DF6E50">
        <w:rPr>
          <w:rFonts w:hint="eastAsia"/>
        </w:rPr>
        <w:t>ntity</w:t>
      </w:r>
      <w:r w:rsidR="00DF6E50">
        <w:rPr>
          <w:rFonts w:hint="eastAsia"/>
        </w:rPr>
        <w:t>）定义，将</w:t>
      </w:r>
      <w:r>
        <w:rPr>
          <w:rFonts w:hint="eastAsia"/>
        </w:rPr>
        <w:t>业务</w:t>
      </w:r>
      <w:r w:rsidR="00DF6E50">
        <w:rPr>
          <w:rFonts w:hint="eastAsia"/>
        </w:rPr>
        <w:t>实体作为数据迁移对象</w:t>
      </w:r>
      <w:r w:rsidR="00D82A8C">
        <w:rPr>
          <w:rFonts w:hint="eastAsia"/>
        </w:rPr>
        <w:t>（</w:t>
      </w:r>
      <w:r w:rsidR="00D82A8C">
        <w:rPr>
          <w:rFonts w:hint="eastAsia"/>
        </w:rPr>
        <w:t>D</w:t>
      </w:r>
      <w:r w:rsidR="00D82A8C">
        <w:t>TO</w:t>
      </w:r>
      <w:r w:rsidR="00D82A8C">
        <w:rPr>
          <w:rFonts w:hint="eastAsia"/>
        </w:rPr>
        <w:t>）</w:t>
      </w:r>
      <w:r w:rsidR="00DF6E50">
        <w:rPr>
          <w:rFonts w:hint="eastAsia"/>
        </w:rPr>
        <w:t>来封装</w:t>
      </w:r>
      <w:r w:rsidR="0082638F">
        <w:rPr>
          <w:rFonts w:hint="eastAsia"/>
        </w:rPr>
        <w:t>前台接口，以</w:t>
      </w:r>
      <w:r w:rsidR="00A13A72">
        <w:rPr>
          <w:rFonts w:hint="eastAsia"/>
        </w:rPr>
        <w:t>利于前台接口的易用性</w:t>
      </w:r>
      <w:r>
        <w:rPr>
          <w:rFonts w:hint="eastAsia"/>
        </w:rPr>
        <w:t>和</w:t>
      </w:r>
      <w:r w:rsidR="00020E89">
        <w:rPr>
          <w:rFonts w:hint="eastAsia"/>
        </w:rPr>
        <w:t>扩展</w:t>
      </w:r>
      <w:r w:rsidR="00A13A72">
        <w:rPr>
          <w:rFonts w:hint="eastAsia"/>
        </w:rPr>
        <w:t>性</w:t>
      </w:r>
      <w:r>
        <w:rPr>
          <w:rFonts w:hint="eastAsia"/>
        </w:rPr>
        <w:t>。</w:t>
      </w:r>
    </w:p>
    <w:p w14:paraId="467A7E9E" w14:textId="31099631" w:rsidR="00B97356" w:rsidRDefault="00A13A72" w:rsidP="00B97356">
      <w:pPr>
        <w:numPr>
          <w:ilvl w:val="0"/>
          <w:numId w:val="11"/>
        </w:numPr>
        <w:adjustRightInd w:val="0"/>
      </w:pPr>
      <w:r>
        <w:t>R</w:t>
      </w:r>
      <w:r>
        <w:rPr>
          <w:rFonts w:hint="eastAsia"/>
        </w:rPr>
        <w:t>epo</w:t>
      </w:r>
      <w:r w:rsidR="00B97356">
        <w:rPr>
          <w:rFonts w:hint="eastAsia"/>
        </w:rPr>
        <w:t>（</w:t>
      </w:r>
      <w:r>
        <w:rPr>
          <w:rFonts w:hint="eastAsia"/>
        </w:rPr>
        <w:t>仓储</w:t>
      </w:r>
      <w:r w:rsidR="00B97356">
        <w:rPr>
          <w:rFonts w:hint="eastAsia"/>
        </w:rPr>
        <w:t>层）和</w:t>
      </w:r>
      <w:r>
        <w:t>M</w:t>
      </w:r>
      <w:r>
        <w:rPr>
          <w:rFonts w:hint="eastAsia"/>
        </w:rPr>
        <w:t>odel</w:t>
      </w:r>
      <w:r w:rsidR="00B97356">
        <w:rPr>
          <w:rFonts w:hint="eastAsia"/>
        </w:rPr>
        <w:t>层（表字段映射）继续保持分离。</w:t>
      </w:r>
    </w:p>
    <w:p w14:paraId="5A1DE9E5" w14:textId="77777777" w:rsidR="000314BB" w:rsidRDefault="00B97356" w:rsidP="00B97356">
      <w:pPr>
        <w:numPr>
          <w:ilvl w:val="0"/>
          <w:numId w:val="11"/>
        </w:numPr>
        <w:adjustRightInd w:val="0"/>
      </w:pPr>
      <w:r>
        <w:rPr>
          <w:rFonts w:hint="eastAsia"/>
        </w:rPr>
        <w:t>业务逻辑分开打包，并用接口支持扩展。</w:t>
      </w:r>
    </w:p>
    <w:p w14:paraId="645854BA" w14:textId="7AC4946A" w:rsidR="00B97356" w:rsidRDefault="000314BB" w:rsidP="00B97356">
      <w:pPr>
        <w:numPr>
          <w:ilvl w:val="0"/>
          <w:numId w:val="11"/>
        </w:numPr>
        <w:adjustRightInd w:val="0"/>
      </w:pPr>
      <w:r>
        <w:rPr>
          <w:rFonts w:hint="eastAsia"/>
        </w:rPr>
        <w:t>高层组件所有针对</w:t>
      </w:r>
      <w:r>
        <w:rPr>
          <w:rFonts w:hint="eastAsia"/>
        </w:rPr>
        <w:t>Biz</w:t>
      </w:r>
      <w:r>
        <w:rPr>
          <w:rFonts w:hint="eastAsia"/>
        </w:rPr>
        <w:t>的依赖一律采用倒置原则设计</w:t>
      </w:r>
      <w:r w:rsidR="006532E0">
        <w:rPr>
          <w:rFonts w:hint="eastAsia"/>
        </w:rPr>
        <w:t>；</w:t>
      </w:r>
      <w:r>
        <w:rPr>
          <w:rFonts w:hint="eastAsia"/>
        </w:rPr>
        <w:t xml:space="preserve"> </w:t>
      </w:r>
      <w:r w:rsidR="00B97356">
        <w:rPr>
          <w:rFonts w:hint="eastAsia"/>
        </w:rPr>
        <w:t>通过依赖注入，</w:t>
      </w:r>
      <w:r w:rsidR="001B08C0">
        <w:rPr>
          <w:rFonts w:hint="eastAsia"/>
        </w:rPr>
        <w:t>插件式</w:t>
      </w:r>
      <w:r w:rsidR="00B97356">
        <w:rPr>
          <w:rFonts w:hint="eastAsia"/>
        </w:rPr>
        <w:t>加载</w:t>
      </w:r>
      <w:r w:rsidR="00960D13">
        <w:rPr>
          <w:rFonts w:hint="eastAsia"/>
        </w:rPr>
        <w:t>所需</w:t>
      </w:r>
      <w:r w:rsidR="00B97356">
        <w:rPr>
          <w:rFonts w:hint="eastAsia"/>
        </w:rPr>
        <w:t>的操作实例。</w:t>
      </w:r>
    </w:p>
    <w:p w14:paraId="2BB761E7" w14:textId="77777777" w:rsidR="00B97356" w:rsidRDefault="00B97356" w:rsidP="00B97356">
      <w:pPr>
        <w:pStyle w:val="3"/>
        <w:ind w:left="481" w:right="180"/>
      </w:pPr>
      <w:r>
        <w:rPr>
          <w:rFonts w:hint="eastAsia"/>
        </w:rPr>
        <w:t>类库命名规范</w:t>
      </w:r>
    </w:p>
    <w:p w14:paraId="59A9A898" w14:textId="34D39351" w:rsidR="006E4D07" w:rsidRDefault="006E4D07" w:rsidP="006E4D07">
      <w:pPr>
        <w:numPr>
          <w:ilvl w:val="0"/>
          <w:numId w:val="182"/>
        </w:numPr>
        <w:adjustRightInd w:val="0"/>
      </w:pPr>
      <w:r>
        <w:rPr>
          <w:rFonts w:hint="eastAsia"/>
        </w:rPr>
        <w:t>类库命名格式定义为“</w:t>
      </w:r>
      <w:r>
        <w:t>SzAisino.&lt;</w:t>
      </w:r>
      <w:r>
        <w:rPr>
          <w:rFonts w:hint="eastAsia"/>
        </w:rPr>
        <w:t>项目代码</w:t>
      </w:r>
      <w:r>
        <w:t>&gt;.&lt;</w:t>
      </w:r>
      <w:r>
        <w:rPr>
          <w:rFonts w:hint="eastAsia"/>
        </w:rPr>
        <w:t>类库分层</w:t>
      </w:r>
      <w:r>
        <w:t>&gt;.&lt;</w:t>
      </w:r>
      <w:r>
        <w:rPr>
          <w:rFonts w:hint="eastAsia"/>
        </w:rPr>
        <w:t>类库子分类</w:t>
      </w:r>
      <w:r>
        <w:t>&gt;</w:t>
      </w:r>
      <w:r>
        <w:rPr>
          <w:rFonts w:hint="eastAsia"/>
        </w:rPr>
        <w:t>”。最大层级不超</w:t>
      </w:r>
      <w:r>
        <w:t xml:space="preserve">5 </w:t>
      </w:r>
      <w:r>
        <w:rPr>
          <w:rFonts w:hint="eastAsia"/>
        </w:rPr>
        <w:t>层。</w:t>
      </w:r>
    </w:p>
    <w:p w14:paraId="33C764DE" w14:textId="406D0D12" w:rsidR="00F3743B" w:rsidRDefault="00F3743B" w:rsidP="00F3743B">
      <w:pPr>
        <w:adjustRightInd w:val="0"/>
        <w:ind w:left="360"/>
      </w:pPr>
      <w:r>
        <w:rPr>
          <w:rFonts w:hint="eastAsia"/>
        </w:rPr>
        <w:t>项目代码暂定：</w:t>
      </w:r>
      <w:r>
        <w:t>IntellEstate</w:t>
      </w:r>
    </w:p>
    <w:p w14:paraId="1754BA12" w14:textId="168D15D3" w:rsidR="00B97356" w:rsidRDefault="00F77EB3" w:rsidP="00B97356">
      <w:pPr>
        <w:numPr>
          <w:ilvl w:val="0"/>
          <w:numId w:val="12"/>
        </w:numPr>
        <w:adjustRightInd w:val="0"/>
      </w:pPr>
      <w:r>
        <w:rPr>
          <w:rFonts w:hint="eastAsia"/>
        </w:rPr>
        <w:t>程序集</w:t>
      </w:r>
      <w:r>
        <w:rPr>
          <w:rFonts w:hint="eastAsia"/>
        </w:rPr>
        <w:t>/</w:t>
      </w:r>
      <w:r w:rsidR="00B97356">
        <w:rPr>
          <w:rFonts w:hint="eastAsia"/>
        </w:rPr>
        <w:t>包名称采用</w:t>
      </w:r>
      <w:r>
        <w:rPr>
          <w:rFonts w:hint="eastAsia"/>
        </w:rPr>
        <w:t>“驼峰”格式</w:t>
      </w:r>
      <w:r w:rsidR="00B97356">
        <w:rPr>
          <w:rFonts w:hint="eastAsia"/>
        </w:rPr>
        <w:t>。</w:t>
      </w:r>
    </w:p>
    <w:p w14:paraId="28730966" w14:textId="5B260B2F" w:rsidR="00B97356" w:rsidRDefault="00B97356" w:rsidP="00B97356">
      <w:pPr>
        <w:numPr>
          <w:ilvl w:val="0"/>
          <w:numId w:val="12"/>
        </w:numPr>
        <w:adjustRightInd w:val="0"/>
      </w:pPr>
      <w:r>
        <w:rPr>
          <w:rFonts w:hint="eastAsia"/>
        </w:rPr>
        <w:t>类名称，方法名称和属性名称采用“驼峰”格式，类名称，</w:t>
      </w:r>
      <w:r w:rsidR="00D83007">
        <w:rPr>
          <w:rFonts w:hint="eastAsia"/>
        </w:rPr>
        <w:t>属性、</w:t>
      </w:r>
      <w:r>
        <w:rPr>
          <w:rFonts w:hint="eastAsia"/>
        </w:rPr>
        <w:t>方法名称首字大写，</w:t>
      </w:r>
      <w:r w:rsidR="00042459">
        <w:rPr>
          <w:rFonts w:hint="eastAsia"/>
        </w:rPr>
        <w:t>字段</w:t>
      </w:r>
      <w:r>
        <w:rPr>
          <w:rFonts w:hint="eastAsia"/>
        </w:rPr>
        <w:t>名称首字小写。</w:t>
      </w:r>
    </w:p>
    <w:p w14:paraId="603C651F" w14:textId="43A55A21"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r w:rsidR="00205ED0">
        <w:rPr>
          <w:rFonts w:hint="eastAsia"/>
        </w:rPr>
        <w:t>；但如过领域模型的核心</w:t>
      </w:r>
      <w:r w:rsidR="00856C45">
        <w:rPr>
          <w:rFonts w:hint="eastAsia"/>
        </w:rPr>
        <w:t>类</w:t>
      </w:r>
      <w:r w:rsidR="00205ED0">
        <w:rPr>
          <w:rFonts w:hint="eastAsia"/>
        </w:rPr>
        <w:t>首字母为</w:t>
      </w:r>
      <w:r w:rsidR="00205ED0">
        <w:rPr>
          <w:rFonts w:hint="eastAsia"/>
        </w:rPr>
        <w:t>I</w:t>
      </w:r>
      <w:r w:rsidR="00205ED0">
        <w:rPr>
          <w:rFonts w:hint="eastAsia"/>
        </w:rPr>
        <w:t>，则接口前缀“</w:t>
      </w:r>
      <w:r w:rsidR="00205ED0">
        <w:rPr>
          <w:rFonts w:hint="eastAsia"/>
        </w:rPr>
        <w:t>I</w:t>
      </w:r>
      <w:r w:rsidR="00205ED0">
        <w:t>_</w:t>
      </w:r>
      <w:r w:rsidR="00205ED0">
        <w:rPr>
          <w:rFonts w:hint="eastAsia"/>
        </w:rPr>
        <w:t>”</w:t>
      </w:r>
      <w:r w:rsidR="00205ED0">
        <w:t>,</w:t>
      </w:r>
      <w:r w:rsidR="00205ED0">
        <w:rPr>
          <w:rFonts w:hint="eastAsia"/>
        </w:rPr>
        <w:t>如</w:t>
      </w:r>
      <w:r w:rsidR="00205ED0">
        <w:rPr>
          <w:rFonts w:hint="eastAsia"/>
        </w:rPr>
        <w:t xml:space="preserve"> </w:t>
      </w:r>
      <w:r w:rsidR="00205ED0">
        <w:t>I_I</w:t>
      </w:r>
      <w:r w:rsidR="00205ED0">
        <w:rPr>
          <w:rFonts w:hint="eastAsia"/>
        </w:rPr>
        <w:t>nfo</w:t>
      </w:r>
      <w:r w:rsidR="00DF53C4">
        <w:rPr>
          <w:rFonts w:hint="eastAsia"/>
        </w:rPr>
        <w:t>r</w:t>
      </w:r>
      <w:r w:rsidR="00205ED0">
        <w:rPr>
          <w:rFonts w:hint="eastAsia"/>
        </w:rPr>
        <w:t>mation</w:t>
      </w:r>
      <w:r w:rsidR="00DF53C4">
        <w:t>S</w:t>
      </w:r>
      <w:r w:rsidR="00DF53C4">
        <w:rPr>
          <w:rFonts w:hint="eastAsia"/>
        </w:rPr>
        <w:t>ync</w:t>
      </w:r>
      <w:r w:rsidR="00DF53C4">
        <w:t>S</w:t>
      </w:r>
      <w:r w:rsidR="00DF53C4">
        <w:rPr>
          <w:rFonts w:hint="eastAsia"/>
        </w:rPr>
        <w:t>ervice</w:t>
      </w:r>
    </w:p>
    <w:p w14:paraId="080032A7" w14:textId="53BDF87D" w:rsidR="00B97356" w:rsidRDefault="00450C2A" w:rsidP="00B97356">
      <w:pPr>
        <w:numPr>
          <w:ilvl w:val="0"/>
          <w:numId w:val="12"/>
        </w:numPr>
        <w:adjustRightInd w:val="0"/>
      </w:pPr>
      <w:r>
        <w:rPr>
          <w:rFonts w:hint="eastAsia"/>
        </w:rPr>
        <w:t>函数</w:t>
      </w:r>
      <w:r>
        <w:rPr>
          <w:rFonts w:hint="eastAsia"/>
        </w:rPr>
        <w:t>/</w:t>
      </w:r>
      <w:r>
        <w:rPr>
          <w:rFonts w:hint="eastAsia"/>
        </w:rPr>
        <w:t>方法命名时</w:t>
      </w:r>
      <w:r w:rsidR="00B97356">
        <w:rPr>
          <w:rFonts w:hint="eastAsia"/>
        </w:rPr>
        <w:t>采用“动</w:t>
      </w:r>
      <w:r w:rsidR="00CF2B3C">
        <w:rPr>
          <w:rFonts w:hint="eastAsia"/>
        </w:rPr>
        <w:t>词</w:t>
      </w:r>
      <w:r w:rsidR="00B97356">
        <w:rPr>
          <w:rFonts w:hint="eastAsia"/>
        </w:rPr>
        <w:t>+</w:t>
      </w:r>
      <w:r w:rsidR="00B97356">
        <w:rPr>
          <w:rFonts w:hint="eastAsia"/>
        </w:rPr>
        <w:t>名</w:t>
      </w:r>
      <w:r w:rsidR="00CF2B3C">
        <w:rPr>
          <w:rFonts w:hint="eastAsia"/>
        </w:rPr>
        <w:t>词</w:t>
      </w:r>
      <w:r w:rsidR="00B97356">
        <w:rPr>
          <w:rFonts w:hint="eastAsia"/>
        </w:rPr>
        <w:t>”组合方式。</w:t>
      </w:r>
    </w:p>
    <w:p w14:paraId="0AA3E2B9" w14:textId="34044148" w:rsidR="00B97356" w:rsidRDefault="00B97356" w:rsidP="00B97356">
      <w:pPr>
        <w:pStyle w:val="3"/>
        <w:ind w:left="481" w:right="180"/>
      </w:pPr>
      <w:r>
        <w:rPr>
          <w:rFonts w:hint="eastAsia"/>
        </w:rPr>
        <w:t>数据库设计规范</w:t>
      </w:r>
    </w:p>
    <w:p w14:paraId="224937B5" w14:textId="2EE0F8E8" w:rsidR="007A76ED" w:rsidRPr="007A76ED" w:rsidRDefault="007A76ED" w:rsidP="007A76ED">
      <w:r>
        <w:rPr>
          <w:rFonts w:hint="eastAsia"/>
        </w:rPr>
        <w:t>Oracle</w:t>
      </w:r>
      <w:r w:rsidR="00A924E2">
        <w:rPr>
          <w:rFonts w:hint="eastAsia"/>
        </w:rPr>
        <w:t>：</w:t>
      </w:r>
    </w:p>
    <w:p w14:paraId="4C3D9392" w14:textId="4627AD51"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B30CCAC" w14:textId="4A3CBFF3" w:rsidR="00773D34" w:rsidRDefault="00773D34" w:rsidP="000C3ECA">
      <w:pPr>
        <w:numPr>
          <w:ilvl w:val="0"/>
          <w:numId w:val="13"/>
        </w:numPr>
        <w:adjustRightInd w:val="0"/>
      </w:pPr>
      <w:r>
        <w:rPr>
          <w:rFonts w:hint="eastAsia"/>
        </w:rPr>
        <w:t>禁止使用中文汉语拼音或缩写来命名表、字段、主外键等一切数据库对象。</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502D8B4B" w:rsidR="00B97356" w:rsidRDefault="005B4DC2" w:rsidP="00B97356">
      <w:pPr>
        <w:numPr>
          <w:ilvl w:val="0"/>
          <w:numId w:val="13"/>
        </w:numPr>
        <w:adjustRightInd w:val="0"/>
      </w:pPr>
      <w:r>
        <w:rPr>
          <w:rFonts w:hint="eastAsia"/>
        </w:rPr>
        <w:t>所有的公司名称，街道</w:t>
      </w:r>
      <w:r w:rsidR="00B97356">
        <w:rPr>
          <w:rFonts w:hint="eastAsia"/>
        </w:rPr>
        <w:t>名称等涉及公司名称的字段，统一长度为</w:t>
      </w:r>
      <w:r w:rsidR="00B97356">
        <w:rPr>
          <w:rFonts w:hint="eastAsia"/>
        </w:rPr>
        <w:t>VARCHAR2(2000)</w:t>
      </w:r>
    </w:p>
    <w:p w14:paraId="3E57F56C" w14:textId="77777777" w:rsidR="0007387E" w:rsidRDefault="0007387E" w:rsidP="00996384"/>
    <w:p w14:paraId="1F510999" w14:textId="5EA01524" w:rsidR="00996384" w:rsidRPr="007A76ED" w:rsidRDefault="00996384" w:rsidP="00996384">
      <w:r>
        <w:t>S</w:t>
      </w:r>
      <w:r>
        <w:rPr>
          <w:rFonts w:hint="eastAsia"/>
        </w:rPr>
        <w:t>ql</w:t>
      </w:r>
      <w:r>
        <w:t>S</w:t>
      </w:r>
      <w:r>
        <w:rPr>
          <w:rFonts w:hint="eastAsia"/>
        </w:rPr>
        <w:t>erver</w:t>
      </w:r>
      <w:r>
        <w:rPr>
          <w:rFonts w:hint="eastAsia"/>
        </w:rPr>
        <w:t>：</w:t>
      </w:r>
    </w:p>
    <w:p w14:paraId="02E9EC22" w14:textId="24DF4795" w:rsidR="00996384" w:rsidRDefault="00996384" w:rsidP="00996384">
      <w:pPr>
        <w:numPr>
          <w:ilvl w:val="0"/>
          <w:numId w:val="13"/>
        </w:numPr>
        <w:adjustRightInd w:val="0"/>
      </w:pPr>
      <w:r>
        <w:rPr>
          <w:rFonts w:hint="eastAsia"/>
        </w:rPr>
        <w:t>数据表名称和字段名称采用驼峰命名</w:t>
      </w:r>
      <w:r w:rsidR="007A1B13">
        <w:rPr>
          <w:rFonts w:hint="eastAsia"/>
        </w:rPr>
        <w:t>，</w:t>
      </w:r>
      <w:r w:rsidR="00551551">
        <w:rPr>
          <w:rFonts w:hint="eastAsia"/>
        </w:rPr>
        <w:t>并</w:t>
      </w:r>
      <w:r w:rsidR="007A1B13">
        <w:rPr>
          <w:rFonts w:hint="eastAsia"/>
        </w:rPr>
        <w:t>根据表所对应的领域（</w:t>
      </w:r>
      <w:r w:rsidR="007A1B13">
        <w:rPr>
          <w:rFonts w:hint="eastAsia"/>
        </w:rPr>
        <w:t>Domain</w:t>
      </w:r>
      <w:r w:rsidR="007A1B13">
        <w:rPr>
          <w:rFonts w:hint="eastAsia"/>
        </w:rPr>
        <w:t>），</w:t>
      </w:r>
      <w:r w:rsidR="00551551">
        <w:rPr>
          <w:rFonts w:hint="eastAsia"/>
        </w:rPr>
        <w:t>尽量保证以</w:t>
      </w:r>
      <w:r w:rsidR="007A1B13">
        <w:rPr>
          <w:rFonts w:hint="eastAsia"/>
        </w:rPr>
        <w:t>领域名</w:t>
      </w:r>
      <w:r w:rsidR="00551551">
        <w:rPr>
          <w:rFonts w:hint="eastAsia"/>
        </w:rPr>
        <w:t>开始</w:t>
      </w:r>
      <w:r w:rsidR="00141726">
        <w:rPr>
          <w:rFonts w:hint="eastAsia"/>
        </w:rPr>
        <w:t>；名称一律采用复数形式，</w:t>
      </w:r>
      <w:r>
        <w:rPr>
          <w:rFonts w:hint="eastAsia"/>
        </w:rPr>
        <w:t>例如订单主表可命名为“</w:t>
      </w:r>
      <w:r w:rsidR="002A1A28">
        <w:t>O</w:t>
      </w:r>
      <w:r w:rsidR="002A1A28">
        <w:rPr>
          <w:rFonts w:hint="eastAsia"/>
        </w:rPr>
        <w:t>rder</w:t>
      </w:r>
      <w:r w:rsidR="00141726">
        <w:rPr>
          <w:rFonts w:hint="eastAsia"/>
        </w:rPr>
        <w:t>s</w:t>
      </w:r>
      <w:r>
        <w:rPr>
          <w:rFonts w:hint="eastAsia"/>
        </w:rPr>
        <w:t>”，对应的</w:t>
      </w:r>
      <w:r w:rsidR="002A1A28">
        <w:rPr>
          <w:rFonts w:hint="eastAsia"/>
        </w:rPr>
        <w:t>明细表</w:t>
      </w:r>
      <w:r>
        <w:rPr>
          <w:rFonts w:hint="eastAsia"/>
        </w:rPr>
        <w:t>可命名为“</w:t>
      </w:r>
      <w:r w:rsidR="002A1A28">
        <w:t>O</w:t>
      </w:r>
      <w:r w:rsidR="002A1A28">
        <w:rPr>
          <w:rFonts w:hint="eastAsia"/>
        </w:rPr>
        <w:t>rder</w:t>
      </w:r>
      <w:r w:rsidR="001760CE">
        <w:t>D</w:t>
      </w:r>
      <w:r w:rsidR="001760CE">
        <w:rPr>
          <w:rFonts w:hint="eastAsia"/>
        </w:rPr>
        <w:t>etail</w:t>
      </w:r>
      <w:r w:rsidR="00141726">
        <w:rPr>
          <w:rFonts w:hint="eastAsia"/>
        </w:rPr>
        <w:t>s</w:t>
      </w:r>
      <w:r>
        <w:rPr>
          <w:rFonts w:hint="eastAsia"/>
        </w:rPr>
        <w:t>”</w:t>
      </w:r>
      <w:r>
        <w:t>.</w:t>
      </w:r>
    </w:p>
    <w:p w14:paraId="24C9D96D" w14:textId="1B63836A" w:rsidR="00AC276C" w:rsidRDefault="00AC276C" w:rsidP="00996384">
      <w:pPr>
        <w:numPr>
          <w:ilvl w:val="0"/>
          <w:numId w:val="13"/>
        </w:numPr>
        <w:adjustRightInd w:val="0"/>
      </w:pPr>
      <w:r>
        <w:rPr>
          <w:rFonts w:hint="eastAsia"/>
        </w:rPr>
        <w:t>禁止使用中文汉语拼音或缩写来命名表、字段、主外键等一切数据库</w:t>
      </w:r>
      <w:r w:rsidR="00643FBA">
        <w:rPr>
          <w:rFonts w:hint="eastAsia"/>
        </w:rPr>
        <w:t>对象</w:t>
      </w:r>
      <w:r w:rsidR="006824C2">
        <w:rPr>
          <w:rFonts w:hint="eastAsia"/>
        </w:rPr>
        <w:t>。</w:t>
      </w:r>
    </w:p>
    <w:p w14:paraId="631474A5" w14:textId="1EB06271" w:rsidR="00996384" w:rsidRDefault="00996384" w:rsidP="00996384">
      <w:pPr>
        <w:numPr>
          <w:ilvl w:val="0"/>
          <w:numId w:val="13"/>
        </w:numPr>
        <w:adjustRightInd w:val="0"/>
      </w:pPr>
      <w:r>
        <w:rPr>
          <w:rFonts w:hint="eastAsia"/>
        </w:rPr>
        <w:t>数据表命名不要带有关键字。</w:t>
      </w:r>
    </w:p>
    <w:p w14:paraId="22CBC2CD" w14:textId="4DE17E3D" w:rsidR="00996384" w:rsidRDefault="00996384" w:rsidP="00996384">
      <w:pPr>
        <w:numPr>
          <w:ilvl w:val="0"/>
          <w:numId w:val="13"/>
        </w:numPr>
        <w:adjustRightInd w:val="0"/>
      </w:pPr>
      <w:r>
        <w:rPr>
          <w:rFonts w:hint="eastAsia"/>
        </w:rPr>
        <w:t>所有的数据表都需要带有唯一的</w:t>
      </w:r>
      <w:r w:rsidR="000F453E">
        <w:rPr>
          <w:rFonts w:hint="eastAsia"/>
        </w:rPr>
        <w:t>标识字段</w:t>
      </w:r>
      <w:r>
        <w:rPr>
          <w:rFonts w:hint="eastAsia"/>
        </w:rPr>
        <w:t>，并作为主键处理，除非特殊需要。</w:t>
      </w:r>
      <w:r>
        <w:rPr>
          <w:rFonts w:hint="eastAsia"/>
        </w:rPr>
        <w:t>SEQ</w:t>
      </w:r>
      <w:r>
        <w:rPr>
          <w:rFonts w:hint="eastAsia"/>
        </w:rPr>
        <w:t>的命名规则为“</w:t>
      </w:r>
      <w:r w:rsidR="000F453E">
        <w:rPr>
          <w:rFonts w:hint="eastAsia"/>
        </w:rPr>
        <w:t>&lt;</w:t>
      </w:r>
      <w:r>
        <w:rPr>
          <w:rFonts w:hint="eastAsia"/>
        </w:rPr>
        <w:t>表名</w:t>
      </w:r>
      <w:r w:rsidR="009E0A97">
        <w:rPr>
          <w:rFonts w:hint="eastAsia"/>
        </w:rPr>
        <w:t>单数形式</w:t>
      </w:r>
      <w:r w:rsidR="000F453E">
        <w:rPr>
          <w:rFonts w:hint="eastAsia"/>
        </w:rPr>
        <w:t>&gt;</w:t>
      </w:r>
      <w:r w:rsidR="000F453E">
        <w:t>ID</w:t>
      </w:r>
      <w:r w:rsidR="009E0A97">
        <w:rPr>
          <w:rFonts w:hint="eastAsia"/>
        </w:rPr>
        <w:t>”，如：</w:t>
      </w:r>
      <w:r w:rsidR="009E0A97">
        <w:rPr>
          <w:rFonts w:hint="eastAsia"/>
        </w:rPr>
        <w:t>Orders</w:t>
      </w:r>
      <w:r w:rsidR="009E0A97">
        <w:rPr>
          <w:rFonts w:hint="eastAsia"/>
        </w:rPr>
        <w:t>表</w:t>
      </w:r>
      <w:r w:rsidR="00E11FBC">
        <w:rPr>
          <w:rFonts w:hint="eastAsia"/>
        </w:rPr>
        <w:t>的主键字段命名为：</w:t>
      </w:r>
      <w:r w:rsidR="00E11FBC">
        <w:rPr>
          <w:rFonts w:hint="eastAsia"/>
        </w:rPr>
        <w:t>OrderID</w:t>
      </w:r>
    </w:p>
    <w:p w14:paraId="7DFCE951" w14:textId="58D18824" w:rsidR="00996384" w:rsidRDefault="00207549" w:rsidP="00996384">
      <w:pPr>
        <w:numPr>
          <w:ilvl w:val="0"/>
          <w:numId w:val="13"/>
        </w:numPr>
        <w:adjustRightInd w:val="0"/>
      </w:pPr>
      <w:r>
        <w:rPr>
          <w:rFonts w:hint="eastAsia"/>
        </w:rPr>
        <w:t>所有的数据表都需要带有时间戳字段和操作人字段</w:t>
      </w:r>
      <w:r>
        <w:rPr>
          <w:rFonts w:hint="eastAsia"/>
        </w:rPr>
        <w:t>,</w:t>
      </w:r>
      <w:r>
        <w:rPr>
          <w:rFonts w:hint="eastAsia"/>
        </w:rPr>
        <w:t>关键表时间戳需分化为创建和修改两个字段，如：</w:t>
      </w:r>
      <w:r>
        <w:rPr>
          <w:rFonts w:hint="eastAsia"/>
        </w:rPr>
        <w:t>CreateDate</w:t>
      </w:r>
      <w:r>
        <w:rPr>
          <w:rFonts w:hint="eastAsia"/>
        </w:rPr>
        <w:t>和</w:t>
      </w:r>
      <w:r>
        <w:rPr>
          <w:rFonts w:hint="eastAsia"/>
        </w:rPr>
        <w:t>ModifyDate</w:t>
      </w:r>
      <w:r w:rsidR="00A960A1">
        <w:t xml:space="preserve"> </w:t>
      </w:r>
      <w:r w:rsidR="00A960A1">
        <w:rPr>
          <w:rFonts w:hint="eastAsia"/>
        </w:rPr>
        <w:t>。</w:t>
      </w:r>
    </w:p>
    <w:p w14:paraId="6A8FC721" w14:textId="77777777" w:rsidR="00996384" w:rsidRDefault="00996384" w:rsidP="00996384">
      <w:pPr>
        <w:numPr>
          <w:ilvl w:val="0"/>
          <w:numId w:val="13"/>
        </w:numPr>
        <w:adjustRightInd w:val="0"/>
      </w:pPr>
      <w:r>
        <w:rPr>
          <w:rFonts w:hint="eastAsia"/>
        </w:rPr>
        <w:t>不允许使用触发器。</w:t>
      </w:r>
    </w:p>
    <w:p w14:paraId="0CCFFED3" w14:textId="6D738E5A" w:rsidR="00D8741B" w:rsidRDefault="00996384" w:rsidP="00B204E8">
      <w:pPr>
        <w:numPr>
          <w:ilvl w:val="0"/>
          <w:numId w:val="13"/>
        </w:numPr>
        <w:adjustRightInd w:val="0"/>
      </w:pPr>
      <w:r>
        <w:rPr>
          <w:rFonts w:hint="eastAsia"/>
        </w:rPr>
        <w:t>字符型的字段统一使用“</w:t>
      </w:r>
      <w:r w:rsidR="0007387E">
        <w:rPr>
          <w:color w:val="333333"/>
        </w:rPr>
        <w:t>nvarchar(n)</w:t>
      </w:r>
      <w:r>
        <w:rPr>
          <w:rFonts w:hint="eastAsia"/>
        </w:rPr>
        <w:t>”格式，长度设置为预估长度的</w:t>
      </w:r>
      <w:r w:rsidR="0007387E">
        <w:rPr>
          <w:rFonts w:hint="eastAsia"/>
        </w:rPr>
        <w:t>2~</w:t>
      </w:r>
      <w:r w:rsidR="009734DE">
        <w:rPr>
          <w:rFonts w:hint="eastAsia"/>
        </w:rPr>
        <w:t>5</w:t>
      </w:r>
      <w:r>
        <w:rPr>
          <w:rFonts w:hint="eastAsia"/>
        </w:rPr>
        <w:t>倍。尽量不超过</w:t>
      </w:r>
      <w:r>
        <w:rPr>
          <w:rFonts w:hint="eastAsia"/>
        </w:rPr>
        <w:t>2000</w:t>
      </w:r>
      <w:r w:rsidR="00C26C11">
        <w:rPr>
          <w:rFonts w:hint="eastAsia"/>
        </w:rPr>
        <w:t>字符</w:t>
      </w:r>
      <w:r w:rsidR="00D8741B">
        <w:rPr>
          <w:rFonts w:hint="eastAsia"/>
        </w:rPr>
        <w:t>长度</w:t>
      </w:r>
      <w:r w:rsidR="00D8741B">
        <w:rPr>
          <w:rFonts w:hint="eastAsia"/>
        </w:rPr>
        <w:t xml:space="preserve">, </w:t>
      </w:r>
      <w:r w:rsidR="00D8741B">
        <w:rPr>
          <w:rFonts w:hint="eastAsia"/>
        </w:rPr>
        <w:t>超过</w:t>
      </w:r>
      <w:r w:rsidR="00D8741B">
        <w:rPr>
          <w:rFonts w:hint="eastAsia"/>
        </w:rPr>
        <w:t>4000</w:t>
      </w:r>
      <w:r w:rsidR="00C26C11">
        <w:rPr>
          <w:rFonts w:hint="eastAsia"/>
        </w:rPr>
        <w:t>字符</w:t>
      </w:r>
      <w:r w:rsidR="00D8741B">
        <w:rPr>
          <w:rFonts w:hint="eastAsia"/>
        </w:rPr>
        <w:t>请使用</w:t>
      </w:r>
      <w:r w:rsidR="00B204E8">
        <w:rPr>
          <w:rFonts w:hint="eastAsia"/>
        </w:rPr>
        <w:t>ntext</w:t>
      </w:r>
      <w:r w:rsidR="00B204E8">
        <w:t xml:space="preserve"> </w:t>
      </w:r>
      <w:r w:rsidR="00B204E8">
        <w:rPr>
          <w:rFonts w:hint="eastAsia"/>
        </w:rPr>
        <w:t>。</w:t>
      </w:r>
    </w:p>
    <w:p w14:paraId="54BD1494" w14:textId="1D268ECD" w:rsidR="00996384" w:rsidRDefault="00996384" w:rsidP="00996384">
      <w:pPr>
        <w:numPr>
          <w:ilvl w:val="0"/>
          <w:numId w:val="13"/>
        </w:numPr>
        <w:adjustRightInd w:val="0"/>
      </w:pPr>
      <w:r>
        <w:rPr>
          <w:rFonts w:hint="eastAsia"/>
        </w:rPr>
        <w:t>所有的公司名称，</w:t>
      </w:r>
      <w:r w:rsidR="007C4AD8">
        <w:rPr>
          <w:rFonts w:hint="eastAsia"/>
        </w:rPr>
        <w:t>街道</w:t>
      </w:r>
      <w:r>
        <w:rPr>
          <w:rFonts w:hint="eastAsia"/>
        </w:rPr>
        <w:t>名称等涉及公司名称的字段，统一长度为</w:t>
      </w:r>
      <w:r w:rsidR="007C4AD8">
        <w:rPr>
          <w:color w:val="333333"/>
        </w:rPr>
        <w:t>nvarchar</w:t>
      </w:r>
      <w:r w:rsidR="007C4AD8">
        <w:rPr>
          <w:rFonts w:hint="eastAsia"/>
        </w:rPr>
        <w:t xml:space="preserve"> </w:t>
      </w:r>
      <w:r>
        <w:rPr>
          <w:rFonts w:hint="eastAsia"/>
        </w:rPr>
        <w:t>(2000)</w:t>
      </w:r>
    </w:p>
    <w:p w14:paraId="374CB140" w14:textId="77777777" w:rsidR="00996384" w:rsidRPr="00996384" w:rsidRDefault="00996384" w:rsidP="00996384">
      <w:pPr>
        <w:adjustRightInd w:val="0"/>
      </w:pPr>
    </w:p>
    <w:p w14:paraId="7507C89D" w14:textId="6EE4F9C4" w:rsidR="00B97356" w:rsidRDefault="007D4FC3" w:rsidP="00B97356">
      <w:pPr>
        <w:pStyle w:val="3"/>
        <w:ind w:left="481" w:right="180"/>
      </w:pPr>
      <w:bookmarkStart w:id="16" w:name="_数据库主要实体关系图"/>
      <w:bookmarkEnd w:id="16"/>
      <w:r>
        <w:rPr>
          <w:rFonts w:hint="eastAsia"/>
        </w:rPr>
        <w:lastRenderedPageBreak/>
        <w:t>数据库核心</w:t>
      </w:r>
      <w:r w:rsidR="00B97356">
        <w:rPr>
          <w:rFonts w:hint="eastAsia"/>
        </w:rPr>
        <w:t>实体关系图</w:t>
      </w:r>
    </w:p>
    <w:p w14:paraId="46A8220D" w14:textId="7552AA1D" w:rsidR="00B97356" w:rsidRDefault="005E720C" w:rsidP="00B97356">
      <w:pPr>
        <w:rPr>
          <w:rFonts w:hint="eastAsia"/>
        </w:rPr>
      </w:pPr>
      <w:r w:rsidRPr="005E720C">
        <w:rPr>
          <w:noProof/>
        </w:rPr>
        <w:drawing>
          <wp:inline distT="0" distB="0" distL="0" distR="0" wp14:anchorId="3AE99EEE" wp14:editId="0C7EB783">
            <wp:extent cx="5538788" cy="5490087"/>
            <wp:effectExtent l="0" t="0" r="5080" b="0"/>
            <wp:docPr id="6" name="图片 6" descr="C:\T2_16\Ac\DocConfig\ModelingProject\ModelingProject\DOC\output\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2_16\Ac\DocConfig\ModelingProject\ModelingProject\DOC\output\EntityDesigner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897" cy="5492177"/>
                    </a:xfrm>
                    <a:prstGeom prst="rect">
                      <a:avLst/>
                    </a:prstGeom>
                    <a:noFill/>
                    <a:ln>
                      <a:noFill/>
                    </a:ln>
                  </pic:spPr>
                </pic:pic>
              </a:graphicData>
            </a:graphic>
          </wp:inline>
        </w:drawing>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607E2854" w:rsidR="00B97356" w:rsidRDefault="00B97356" w:rsidP="00B97356">
      <w:pPr>
        <w:pStyle w:val="3"/>
        <w:ind w:left="481" w:right="180"/>
      </w:pPr>
      <w:r>
        <w:rPr>
          <w:rFonts w:hint="eastAsia"/>
        </w:rPr>
        <w:t>解决方案</w:t>
      </w:r>
    </w:p>
    <w:p w14:paraId="62DE19D9" w14:textId="77777777" w:rsidR="0085264D" w:rsidRPr="0085264D" w:rsidRDefault="0085264D" w:rsidP="0085264D">
      <w:pPr>
        <w:rPr>
          <w:rFonts w:hint="eastAsia"/>
        </w:rPr>
      </w:pPr>
    </w:p>
    <w:p w14:paraId="58419271" w14:textId="5474BB27" w:rsidR="00036EE0" w:rsidRPr="0085264D" w:rsidRDefault="00036EE0" w:rsidP="00036EE0">
      <w:pPr>
        <w:rPr>
          <w:rFonts w:hint="eastAsia"/>
          <w:color w:val="C00000"/>
        </w:rPr>
      </w:pPr>
      <w:r w:rsidRPr="0085264D">
        <w:rPr>
          <w:rFonts w:hint="eastAsia"/>
          <w:color w:val="C00000"/>
        </w:rPr>
        <w:t>备注：解决方案提供了</w:t>
      </w:r>
      <w:r w:rsidRPr="0085264D">
        <w:rPr>
          <w:rFonts w:hint="eastAsia"/>
          <w:color w:val="C00000"/>
        </w:rPr>
        <w:t>.</w:t>
      </w:r>
      <w:r w:rsidRPr="0085264D">
        <w:rPr>
          <w:color w:val="C00000"/>
        </w:rPr>
        <w:t>NET</w:t>
      </w:r>
      <w:r w:rsidRPr="0085264D">
        <w:rPr>
          <w:rFonts w:hint="eastAsia"/>
          <w:color w:val="C00000"/>
        </w:rPr>
        <w:t>平台的具体实现策略，其他平台可根据自身特点参考</w:t>
      </w:r>
      <w:r w:rsidR="00EA7921" w:rsidRPr="0085264D">
        <w:rPr>
          <w:rFonts w:hint="eastAsia"/>
          <w:color w:val="C00000"/>
        </w:rPr>
        <w:t>或独立</w:t>
      </w:r>
      <w:r w:rsidRPr="0085264D">
        <w:rPr>
          <w:rFonts w:hint="eastAsia"/>
          <w:color w:val="C00000"/>
        </w:rPr>
        <w:t>实现：</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4B65ACC4" w:rsidR="00B97356" w:rsidRDefault="00B97356" w:rsidP="00B97356">
      <w:r>
        <w:rPr>
          <w:rFonts w:hint="eastAsia"/>
        </w:rPr>
        <w:t>三种方案都能实现</w:t>
      </w:r>
      <w:r>
        <w:rPr>
          <w:rFonts w:hint="eastAsia"/>
        </w:rPr>
        <w:t>UI</w:t>
      </w:r>
      <w:r>
        <w:rPr>
          <w:rFonts w:hint="eastAsia"/>
        </w:rPr>
        <w:t>界面的多语种支持</w:t>
      </w:r>
      <w:r w:rsidR="00713677">
        <w:rPr>
          <w:rFonts w:hint="eastAsia"/>
        </w:rPr>
        <w:t>，相比较而言，使用语言包的方案和本地文件有关，在程序发布时需配合自动发布实现一致的集群</w:t>
      </w:r>
      <w:r>
        <w:rPr>
          <w:rFonts w:hint="eastAsia"/>
        </w:rPr>
        <w:t>部署。而采用不同站点的方案</w:t>
      </w:r>
      <w:r>
        <w:rPr>
          <w:rFonts w:hint="eastAsia"/>
        </w:rPr>
        <w:t>,UI</w:t>
      </w:r>
      <w:r w:rsidR="00713677">
        <w:rPr>
          <w:rFonts w:hint="eastAsia"/>
        </w:rPr>
        <w:t>维护的工作量会成倍增加，不利于功能的扩展和维护。</w:t>
      </w:r>
      <w:r>
        <w:rPr>
          <w:rFonts w:hint="eastAsia"/>
        </w:rPr>
        <w:t>采用数据库编码</w:t>
      </w:r>
      <w:r w:rsidR="00713677">
        <w:rPr>
          <w:rFonts w:hint="eastAsia"/>
        </w:rPr>
        <w:t>方式灵活性不佳</w:t>
      </w:r>
      <w:r w:rsidR="00C75AFD">
        <w:rPr>
          <w:rFonts w:hint="eastAsia"/>
        </w:rPr>
        <w:t>，亦不予考虑</w:t>
      </w:r>
      <w:r>
        <w:rPr>
          <w:rFonts w:hint="eastAsia"/>
        </w:rPr>
        <w:t>。</w:t>
      </w:r>
    </w:p>
    <w:p w14:paraId="251EC139" w14:textId="49CC6E81" w:rsidR="00A33DF9" w:rsidRDefault="00765B37" w:rsidP="00B97356">
      <w:r>
        <w:rPr>
          <w:rFonts w:hint="eastAsia"/>
        </w:rPr>
        <w:lastRenderedPageBreak/>
        <w:t>如果团队基于</w:t>
      </w:r>
      <w:r>
        <w:rPr>
          <w:rFonts w:hint="eastAsia"/>
        </w:rPr>
        <w:t>A</w:t>
      </w:r>
      <w:r>
        <w:t>SP.NET MVC</w:t>
      </w:r>
      <w:r>
        <w:rPr>
          <w:rFonts w:hint="eastAsia"/>
        </w:rPr>
        <w:t>中间件开发，推荐</w:t>
      </w:r>
      <w:r w:rsidR="00A33DF9">
        <w:rPr>
          <w:rFonts w:hint="eastAsia"/>
        </w:rPr>
        <w:t>基于元数据（</w:t>
      </w:r>
      <w:r w:rsidR="00A33DF9">
        <w:rPr>
          <w:rFonts w:hint="eastAsia"/>
        </w:rPr>
        <w:t>Metadata</w:t>
      </w:r>
      <w:r w:rsidR="00A33DF9">
        <w:rPr>
          <w:rFonts w:hint="eastAsia"/>
        </w:rPr>
        <w:t>）配合资源字典来解决多语言问题</w:t>
      </w:r>
      <w:r w:rsidR="005E1096">
        <w:rPr>
          <w:rFonts w:hint="eastAsia"/>
        </w:rPr>
        <w:t>，可以自定义元数据提供程序来具体实现之</w:t>
      </w:r>
      <w:r w:rsidR="009A69E9">
        <w:rPr>
          <w:rFonts w:hint="eastAsia"/>
        </w:rPr>
        <w:t>：</w:t>
      </w:r>
    </w:p>
    <w:p w14:paraId="22233ECD"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FF"/>
          <w:kern w:val="0"/>
          <w:sz w:val="16"/>
          <w:szCs w:val="23"/>
        </w:rPr>
        <w:t>public</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class</w:t>
      </w:r>
      <w:r w:rsidRPr="001546CD">
        <w:rPr>
          <w:rFonts w:ascii="Consolas" w:hAnsi="Consolas" w:cs="宋体"/>
          <w:color w:val="000000"/>
          <w:kern w:val="0"/>
          <w:sz w:val="16"/>
          <w:szCs w:val="23"/>
        </w:rPr>
        <w:t> </w:t>
      </w:r>
      <w:r w:rsidRPr="001546CD">
        <w:rPr>
          <w:rFonts w:ascii="Consolas" w:hAnsi="Consolas" w:cs="宋体"/>
          <w:color w:val="2B91AF"/>
          <w:kern w:val="0"/>
          <w:sz w:val="16"/>
          <w:szCs w:val="23"/>
        </w:rPr>
        <w:t>ResDataAnnotationsModelMetadataProvider</w:t>
      </w:r>
      <w:r w:rsidRPr="001546CD">
        <w:rPr>
          <w:rFonts w:ascii="Consolas" w:hAnsi="Consolas" w:cs="宋体"/>
          <w:color w:val="000000"/>
          <w:kern w:val="0"/>
          <w:sz w:val="16"/>
          <w:szCs w:val="23"/>
        </w:rPr>
        <w:t> : </w:t>
      </w:r>
      <w:r w:rsidRPr="001546CD">
        <w:rPr>
          <w:rFonts w:ascii="Consolas" w:hAnsi="Consolas" w:cs="宋体"/>
          <w:color w:val="2B91AF"/>
          <w:kern w:val="0"/>
          <w:sz w:val="16"/>
          <w:szCs w:val="23"/>
        </w:rPr>
        <w:t>DataAnnotationsModelMetadataProvider</w:t>
      </w:r>
      <w:r w:rsidRPr="001546CD">
        <w:rPr>
          <w:rFonts w:ascii="Consolas" w:hAnsi="Consolas" w:cs="宋体"/>
          <w:color w:val="000000"/>
          <w:kern w:val="0"/>
          <w:sz w:val="16"/>
          <w:szCs w:val="23"/>
        </w:rPr>
        <w:t> {</w:t>
      </w:r>
    </w:p>
    <w:p w14:paraId="3D2CF240"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00564870"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private</w:t>
      </w:r>
      <w:r w:rsidRPr="001546CD">
        <w:rPr>
          <w:rFonts w:ascii="Consolas" w:hAnsi="Consolas" w:cs="宋体"/>
          <w:color w:val="000000"/>
          <w:kern w:val="0"/>
          <w:sz w:val="16"/>
          <w:szCs w:val="23"/>
        </w:rPr>
        <w:t> </w:t>
      </w:r>
      <w:r w:rsidRPr="001546CD">
        <w:rPr>
          <w:rFonts w:ascii="Consolas" w:hAnsi="Consolas" w:cs="宋体"/>
          <w:color w:val="2B91AF"/>
          <w:kern w:val="0"/>
          <w:sz w:val="16"/>
          <w:szCs w:val="23"/>
        </w:rPr>
        <w:t>ResourceManager</w:t>
      </w:r>
      <w:r w:rsidRPr="001546CD">
        <w:rPr>
          <w:rFonts w:ascii="Consolas" w:hAnsi="Consolas" w:cs="宋体"/>
          <w:color w:val="000000"/>
          <w:kern w:val="0"/>
          <w:sz w:val="16"/>
          <w:szCs w:val="23"/>
        </w:rPr>
        <w:t> ResMgr;</w:t>
      </w:r>
    </w:p>
    <w:p w14:paraId="0925933C"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018E0E2A"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public</w:t>
      </w:r>
      <w:r w:rsidRPr="001546CD">
        <w:rPr>
          <w:rFonts w:ascii="Consolas" w:hAnsi="Consolas" w:cs="宋体"/>
          <w:color w:val="000000"/>
          <w:kern w:val="0"/>
          <w:sz w:val="16"/>
          <w:szCs w:val="23"/>
        </w:rPr>
        <w:t> ResDataAnnotationsModelMetadataProvider(</w:t>
      </w:r>
      <w:r w:rsidRPr="001546CD">
        <w:rPr>
          <w:rFonts w:ascii="Consolas" w:hAnsi="Consolas" w:cs="宋体"/>
          <w:color w:val="2B91AF"/>
          <w:kern w:val="0"/>
          <w:sz w:val="16"/>
          <w:szCs w:val="23"/>
        </w:rPr>
        <w:t>ResourceManager</w:t>
      </w:r>
      <w:r w:rsidRPr="001546CD">
        <w:rPr>
          <w:rFonts w:ascii="Consolas" w:hAnsi="Consolas" w:cs="宋体"/>
          <w:color w:val="000000"/>
          <w:kern w:val="0"/>
          <w:sz w:val="16"/>
          <w:szCs w:val="23"/>
        </w:rPr>
        <w:t> resMgr) {</w:t>
      </w:r>
    </w:p>
    <w:p w14:paraId="41C206F0"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4B90FDC8"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if</w:t>
      </w:r>
      <w:r w:rsidRPr="001546CD">
        <w:rPr>
          <w:rFonts w:ascii="Consolas" w:hAnsi="Consolas" w:cs="宋体"/>
          <w:color w:val="000000"/>
          <w:kern w:val="0"/>
          <w:sz w:val="16"/>
          <w:szCs w:val="23"/>
        </w:rPr>
        <w:t> (resMgr == </w:t>
      </w:r>
      <w:r w:rsidRPr="001546CD">
        <w:rPr>
          <w:rFonts w:ascii="Consolas" w:hAnsi="Consolas" w:cs="宋体"/>
          <w:color w:val="0000FF"/>
          <w:kern w:val="0"/>
          <w:sz w:val="16"/>
          <w:szCs w:val="23"/>
        </w:rPr>
        <w:t>null</w:t>
      </w:r>
      <w:r w:rsidRPr="001546CD">
        <w:rPr>
          <w:rFonts w:ascii="Consolas" w:hAnsi="Consolas" w:cs="宋体"/>
          <w:color w:val="000000"/>
          <w:kern w:val="0"/>
          <w:sz w:val="16"/>
          <w:szCs w:val="23"/>
        </w:rPr>
        <w:t>)</w:t>
      </w:r>
    </w:p>
    <w:p w14:paraId="1464C2D7"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throw</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new</w:t>
      </w:r>
      <w:r w:rsidRPr="001546CD">
        <w:rPr>
          <w:rFonts w:ascii="Consolas" w:hAnsi="Consolas" w:cs="宋体"/>
          <w:color w:val="000000"/>
          <w:kern w:val="0"/>
          <w:sz w:val="16"/>
          <w:szCs w:val="23"/>
        </w:rPr>
        <w:t> </w:t>
      </w:r>
      <w:r w:rsidRPr="001546CD">
        <w:rPr>
          <w:rFonts w:ascii="Consolas" w:hAnsi="Consolas" w:cs="宋体"/>
          <w:color w:val="2B91AF"/>
          <w:kern w:val="0"/>
          <w:sz w:val="16"/>
          <w:szCs w:val="23"/>
        </w:rPr>
        <w:t>ArgumentNullException</w:t>
      </w:r>
      <w:r w:rsidRPr="001546CD">
        <w:rPr>
          <w:rFonts w:ascii="Consolas" w:hAnsi="Consolas" w:cs="宋体"/>
          <w:color w:val="000000"/>
          <w:kern w:val="0"/>
          <w:sz w:val="16"/>
          <w:szCs w:val="23"/>
        </w:rPr>
        <w:t>(</w:t>
      </w:r>
      <w:r w:rsidRPr="001546CD">
        <w:rPr>
          <w:rFonts w:ascii="Consolas" w:hAnsi="Consolas" w:cs="宋体"/>
          <w:color w:val="A31515"/>
          <w:kern w:val="0"/>
          <w:sz w:val="16"/>
          <w:szCs w:val="23"/>
        </w:rPr>
        <w:t>"resMgr"</w:t>
      </w:r>
      <w:r w:rsidRPr="001546CD">
        <w:rPr>
          <w:rFonts w:ascii="Consolas" w:hAnsi="Consolas" w:cs="宋体"/>
          <w:color w:val="000000"/>
          <w:kern w:val="0"/>
          <w:sz w:val="16"/>
          <w:szCs w:val="23"/>
        </w:rPr>
        <w:t>);</w:t>
      </w:r>
    </w:p>
    <w:p w14:paraId="78937C22"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4D0E0FE0"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this</w:t>
      </w:r>
      <w:r w:rsidRPr="001546CD">
        <w:rPr>
          <w:rFonts w:ascii="Consolas" w:hAnsi="Consolas" w:cs="宋体"/>
          <w:color w:val="000000"/>
          <w:kern w:val="0"/>
          <w:sz w:val="16"/>
          <w:szCs w:val="23"/>
        </w:rPr>
        <w:t>.ResMgr = resMgr;</w:t>
      </w:r>
    </w:p>
    <w:p w14:paraId="2F83D107"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6EF6CC69"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0D0CD44E"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private</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string</w:t>
      </w:r>
      <w:r w:rsidRPr="001546CD">
        <w:rPr>
          <w:rFonts w:ascii="Consolas" w:hAnsi="Consolas" w:cs="宋体"/>
          <w:color w:val="000000"/>
          <w:kern w:val="0"/>
          <w:sz w:val="16"/>
          <w:szCs w:val="23"/>
        </w:rPr>
        <w:t> GetString(</w:t>
      </w:r>
      <w:r w:rsidRPr="001546CD">
        <w:rPr>
          <w:rFonts w:ascii="Consolas" w:hAnsi="Consolas" w:cs="宋体"/>
          <w:color w:val="2B91AF"/>
          <w:kern w:val="0"/>
          <w:sz w:val="16"/>
          <w:szCs w:val="23"/>
        </w:rPr>
        <w:t>Type</w:t>
      </w:r>
      <w:r w:rsidRPr="001546CD">
        <w:rPr>
          <w:rFonts w:ascii="Consolas" w:hAnsi="Consolas" w:cs="宋体"/>
          <w:color w:val="000000"/>
          <w:kern w:val="0"/>
          <w:sz w:val="16"/>
          <w:szCs w:val="23"/>
        </w:rPr>
        <w:t> containerType, </w:t>
      </w:r>
      <w:r w:rsidRPr="001546CD">
        <w:rPr>
          <w:rFonts w:ascii="Consolas" w:hAnsi="Consolas" w:cs="宋体"/>
          <w:color w:val="0000FF"/>
          <w:kern w:val="0"/>
          <w:sz w:val="16"/>
          <w:szCs w:val="23"/>
        </w:rPr>
        <w:t>string</w:t>
      </w:r>
      <w:r w:rsidRPr="001546CD">
        <w:rPr>
          <w:rFonts w:ascii="Consolas" w:hAnsi="Consolas" w:cs="宋体"/>
          <w:color w:val="000000"/>
          <w:kern w:val="0"/>
          <w:sz w:val="16"/>
          <w:szCs w:val="23"/>
        </w:rPr>
        <w:t> propertyName) {</w:t>
      </w:r>
    </w:p>
    <w:p w14:paraId="40396710"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var</w:t>
      </w:r>
      <w:r w:rsidRPr="001546CD">
        <w:rPr>
          <w:rFonts w:ascii="Consolas" w:hAnsi="Consolas" w:cs="宋体"/>
          <w:color w:val="000000"/>
          <w:kern w:val="0"/>
          <w:sz w:val="16"/>
          <w:szCs w:val="23"/>
        </w:rPr>
        <w:t> key = </w:t>
      </w:r>
      <w:r w:rsidRPr="001546CD">
        <w:rPr>
          <w:rFonts w:ascii="Consolas" w:hAnsi="Consolas" w:cs="宋体"/>
          <w:color w:val="0000FF"/>
          <w:kern w:val="0"/>
          <w:sz w:val="16"/>
          <w:szCs w:val="23"/>
        </w:rPr>
        <w:t>string</w:t>
      </w:r>
      <w:r w:rsidRPr="001546CD">
        <w:rPr>
          <w:rFonts w:ascii="Consolas" w:hAnsi="Consolas" w:cs="宋体"/>
          <w:color w:val="000000"/>
          <w:kern w:val="0"/>
          <w:sz w:val="16"/>
          <w:szCs w:val="23"/>
        </w:rPr>
        <w:t>.Format(</w:t>
      </w:r>
      <w:r w:rsidRPr="001546CD">
        <w:rPr>
          <w:rFonts w:ascii="Consolas" w:hAnsi="Consolas" w:cs="宋体"/>
          <w:b/>
          <w:color w:val="A31515"/>
          <w:kern w:val="0"/>
          <w:sz w:val="20"/>
          <w:szCs w:val="23"/>
        </w:rPr>
        <w:t>"{0}{1}_{2}_DisplayName"</w:t>
      </w:r>
      <w:r w:rsidRPr="001546CD">
        <w:rPr>
          <w:rFonts w:ascii="Consolas" w:hAnsi="Consolas" w:cs="宋体"/>
          <w:b/>
          <w:color w:val="000000"/>
          <w:kern w:val="0"/>
          <w:sz w:val="20"/>
          <w:szCs w:val="23"/>
        </w:rPr>
        <w:t>, containerType.Namespace.Replace(</w:t>
      </w:r>
      <w:r w:rsidRPr="001546CD">
        <w:rPr>
          <w:rFonts w:ascii="Consolas" w:hAnsi="Consolas" w:cs="宋体"/>
          <w:b/>
          <w:color w:val="A31515"/>
          <w:kern w:val="0"/>
          <w:sz w:val="20"/>
          <w:szCs w:val="23"/>
        </w:rPr>
        <w:t>"."</w:t>
      </w:r>
      <w:r w:rsidRPr="001546CD">
        <w:rPr>
          <w:rFonts w:ascii="Consolas" w:hAnsi="Consolas" w:cs="宋体"/>
          <w:b/>
          <w:color w:val="000000"/>
          <w:kern w:val="0"/>
          <w:sz w:val="20"/>
          <w:szCs w:val="23"/>
        </w:rPr>
        <w:t>, </w:t>
      </w:r>
      <w:r w:rsidRPr="001546CD">
        <w:rPr>
          <w:rFonts w:ascii="Consolas" w:hAnsi="Consolas" w:cs="宋体"/>
          <w:b/>
          <w:color w:val="A31515"/>
          <w:kern w:val="0"/>
          <w:sz w:val="20"/>
          <w:szCs w:val="23"/>
        </w:rPr>
        <w:t>""</w:t>
      </w:r>
      <w:r w:rsidRPr="001546CD">
        <w:rPr>
          <w:rFonts w:ascii="Consolas" w:hAnsi="Consolas" w:cs="宋体"/>
          <w:b/>
          <w:color w:val="000000"/>
          <w:kern w:val="0"/>
          <w:sz w:val="20"/>
          <w:szCs w:val="23"/>
        </w:rPr>
        <w:t>), containerType.Name, propertyName</w:t>
      </w:r>
      <w:r w:rsidRPr="001546CD">
        <w:rPr>
          <w:rFonts w:ascii="Consolas" w:hAnsi="Consolas" w:cs="宋体"/>
          <w:color w:val="000000"/>
          <w:kern w:val="0"/>
          <w:sz w:val="16"/>
          <w:szCs w:val="23"/>
        </w:rPr>
        <w:t>);</w:t>
      </w:r>
    </w:p>
    <w:p w14:paraId="7533A986"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return</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this</w:t>
      </w:r>
      <w:r w:rsidRPr="001546CD">
        <w:rPr>
          <w:rFonts w:ascii="Consolas" w:hAnsi="Consolas" w:cs="宋体"/>
          <w:color w:val="000000"/>
          <w:kern w:val="0"/>
          <w:sz w:val="16"/>
          <w:szCs w:val="23"/>
        </w:rPr>
        <w:t>.</w:t>
      </w:r>
      <w:r w:rsidRPr="001546CD">
        <w:rPr>
          <w:rFonts w:ascii="Consolas" w:hAnsi="Consolas" w:cs="宋体"/>
          <w:color w:val="000000"/>
          <w:kern w:val="0"/>
          <w:sz w:val="16"/>
          <w:szCs w:val="23"/>
          <w:highlight w:val="yellow"/>
        </w:rPr>
        <w:t>ResMgr.GetString</w:t>
      </w:r>
      <w:r w:rsidRPr="001546CD">
        <w:rPr>
          <w:rFonts w:ascii="Consolas" w:hAnsi="Consolas" w:cs="宋体"/>
          <w:color w:val="000000"/>
          <w:kern w:val="0"/>
          <w:sz w:val="16"/>
          <w:szCs w:val="23"/>
        </w:rPr>
        <w:t>(key);</w:t>
      </w:r>
    </w:p>
    <w:p w14:paraId="59FB7C47"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1FDBA0B6"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47B135B1"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&lt;summary&gt;</w:t>
      </w:r>
    </w:p>
    <w:p w14:paraId="74659D64" w14:textId="3961E171"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hint="eastAsia"/>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00FD6F85">
        <w:rPr>
          <w:rFonts w:ascii="Consolas" w:hAnsi="Consolas" w:cs="宋体"/>
          <w:color w:val="008000"/>
          <w:kern w:val="0"/>
          <w:sz w:val="16"/>
          <w:szCs w:val="23"/>
        </w:rPr>
        <w:t>重写生成元数据的方</w:t>
      </w:r>
      <w:r w:rsidR="00FD6F85">
        <w:rPr>
          <w:rFonts w:ascii="Consolas" w:hAnsi="Consolas" w:cs="宋体" w:hint="eastAsia"/>
          <w:color w:val="008000"/>
          <w:kern w:val="0"/>
          <w:sz w:val="16"/>
          <w:szCs w:val="23"/>
        </w:rPr>
        <w:t>式</w:t>
      </w:r>
    </w:p>
    <w:p w14:paraId="7953FA37" w14:textId="6E700D18"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008000"/>
          <w:kern w:val="0"/>
          <w:sz w:val="16"/>
          <w:szCs w:val="23"/>
        </w:rPr>
        <w:t>只有</w:t>
      </w:r>
      <w:r w:rsidR="00914366">
        <w:rPr>
          <w:rFonts w:ascii="Consolas" w:hAnsi="Consolas" w:cs="宋体" w:hint="eastAsia"/>
          <w:color w:val="008000"/>
          <w:kern w:val="0"/>
          <w:sz w:val="16"/>
          <w:szCs w:val="23"/>
        </w:rPr>
        <w:t>在</w:t>
      </w:r>
      <w:r w:rsidRPr="001546CD">
        <w:rPr>
          <w:rFonts w:ascii="Consolas" w:hAnsi="Consolas" w:cs="宋体"/>
          <w:color w:val="008000"/>
          <w:kern w:val="0"/>
          <w:sz w:val="16"/>
          <w:szCs w:val="23"/>
        </w:rPr>
        <w:t>页面上来通过</w:t>
      </w:r>
      <w:r w:rsidRPr="001546CD">
        <w:rPr>
          <w:rFonts w:ascii="Consolas" w:hAnsi="Consolas" w:cs="宋体"/>
          <w:color w:val="008000"/>
          <w:kern w:val="0"/>
          <w:sz w:val="16"/>
          <w:szCs w:val="23"/>
        </w:rPr>
        <w:t>Lambda</w:t>
      </w:r>
      <w:r w:rsidRPr="001546CD">
        <w:rPr>
          <w:rFonts w:ascii="Consolas" w:hAnsi="Consolas" w:cs="宋体"/>
          <w:color w:val="008000"/>
          <w:kern w:val="0"/>
          <w:sz w:val="16"/>
          <w:szCs w:val="23"/>
        </w:rPr>
        <w:t>表达式</w:t>
      </w:r>
      <w:r w:rsidR="001D1991">
        <w:rPr>
          <w:rFonts w:ascii="Consolas" w:hAnsi="Consolas" w:cs="宋体" w:hint="eastAsia"/>
          <w:color w:val="008000"/>
          <w:kern w:val="0"/>
          <w:sz w:val="16"/>
          <w:szCs w:val="23"/>
        </w:rPr>
        <w:t>表述的字段，在渲染时才会使用</w:t>
      </w:r>
      <w:r w:rsidRPr="001546CD">
        <w:rPr>
          <w:rFonts w:ascii="Consolas" w:hAnsi="Consolas" w:cs="宋体"/>
          <w:color w:val="008000"/>
          <w:kern w:val="0"/>
          <w:sz w:val="16"/>
          <w:szCs w:val="23"/>
        </w:rPr>
        <w:t>元数据，才</w:t>
      </w:r>
      <w:r w:rsidR="000D7BBC">
        <w:rPr>
          <w:rFonts w:ascii="Consolas" w:hAnsi="Consolas" w:cs="宋体" w:hint="eastAsia"/>
          <w:color w:val="008000"/>
          <w:kern w:val="0"/>
          <w:sz w:val="16"/>
          <w:szCs w:val="23"/>
        </w:rPr>
        <w:t>能支持</w:t>
      </w:r>
      <w:r w:rsidR="007C774E">
        <w:rPr>
          <w:rFonts w:ascii="Consolas" w:hAnsi="Consolas" w:cs="宋体" w:hint="eastAsia"/>
          <w:color w:val="008000"/>
          <w:kern w:val="0"/>
          <w:sz w:val="16"/>
          <w:szCs w:val="23"/>
        </w:rPr>
        <w:t>多语言</w:t>
      </w:r>
      <w:r w:rsidRPr="001546CD">
        <w:rPr>
          <w:rFonts w:ascii="Consolas" w:hAnsi="Consolas" w:cs="宋体"/>
          <w:color w:val="008000"/>
          <w:kern w:val="0"/>
          <w:sz w:val="16"/>
          <w:szCs w:val="23"/>
        </w:rPr>
        <w:t>转换</w:t>
      </w:r>
    </w:p>
    <w:p w14:paraId="25B2F79C"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008000"/>
          <w:kern w:val="0"/>
          <w:sz w:val="16"/>
          <w:szCs w:val="23"/>
        </w:rPr>
        <w:t>该过滤为了减少元数据的中英文转换次数</w:t>
      </w:r>
      <w:r w:rsidRPr="001546CD">
        <w:rPr>
          <w:rFonts w:ascii="Consolas" w:hAnsi="Consolas" w:cs="宋体"/>
          <w:color w:val="008000"/>
          <w:kern w:val="0"/>
          <w:sz w:val="16"/>
          <w:szCs w:val="23"/>
        </w:rPr>
        <w:t>)</w:t>
      </w:r>
    </w:p>
    <w:p w14:paraId="5DD1D73D"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&lt;/summary&gt;</w:t>
      </w:r>
    </w:p>
    <w:p w14:paraId="563B2882"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&lt;param name="</w:t>
      </w:r>
      <w:r w:rsidRPr="001546CD">
        <w:rPr>
          <w:rFonts w:ascii="Consolas" w:hAnsi="Consolas" w:cs="宋体"/>
          <w:color w:val="000000"/>
          <w:kern w:val="0"/>
          <w:sz w:val="16"/>
          <w:szCs w:val="23"/>
        </w:rPr>
        <w:t>attributes</w:t>
      </w:r>
      <w:r w:rsidRPr="001546CD">
        <w:rPr>
          <w:rFonts w:ascii="Consolas" w:hAnsi="Consolas" w:cs="宋体"/>
          <w:color w:val="808080"/>
          <w:kern w:val="0"/>
          <w:sz w:val="16"/>
          <w:szCs w:val="23"/>
        </w:rPr>
        <w:t>"&gt;&lt;/param&gt;</w:t>
      </w:r>
    </w:p>
    <w:p w14:paraId="368DEBE7"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&lt;param name="</w:t>
      </w:r>
      <w:r w:rsidRPr="001546CD">
        <w:rPr>
          <w:rFonts w:ascii="Consolas" w:hAnsi="Consolas" w:cs="宋体"/>
          <w:color w:val="000000"/>
          <w:kern w:val="0"/>
          <w:sz w:val="16"/>
          <w:szCs w:val="23"/>
        </w:rPr>
        <w:t>containerType</w:t>
      </w:r>
      <w:r w:rsidRPr="001546CD">
        <w:rPr>
          <w:rFonts w:ascii="Consolas" w:hAnsi="Consolas" w:cs="宋体"/>
          <w:color w:val="808080"/>
          <w:kern w:val="0"/>
          <w:sz w:val="16"/>
          <w:szCs w:val="23"/>
        </w:rPr>
        <w:t>"&gt;&lt;/param&gt;</w:t>
      </w:r>
    </w:p>
    <w:p w14:paraId="7D9FCD3D"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&lt;param name="</w:t>
      </w:r>
      <w:r w:rsidRPr="001546CD">
        <w:rPr>
          <w:rFonts w:ascii="Consolas" w:hAnsi="Consolas" w:cs="宋体"/>
          <w:color w:val="000000"/>
          <w:kern w:val="0"/>
          <w:sz w:val="16"/>
          <w:szCs w:val="23"/>
        </w:rPr>
        <w:t>modelAccessor</w:t>
      </w:r>
      <w:r w:rsidRPr="001546CD">
        <w:rPr>
          <w:rFonts w:ascii="Consolas" w:hAnsi="Consolas" w:cs="宋体"/>
          <w:color w:val="808080"/>
          <w:kern w:val="0"/>
          <w:sz w:val="16"/>
          <w:szCs w:val="23"/>
        </w:rPr>
        <w:t>"&gt;&lt;/param&gt;</w:t>
      </w:r>
    </w:p>
    <w:p w14:paraId="76919292"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&lt;param name="</w:t>
      </w:r>
      <w:r w:rsidRPr="001546CD">
        <w:rPr>
          <w:rFonts w:ascii="Consolas" w:hAnsi="Consolas" w:cs="宋体"/>
          <w:color w:val="000000"/>
          <w:kern w:val="0"/>
          <w:sz w:val="16"/>
          <w:szCs w:val="23"/>
        </w:rPr>
        <w:t>modelType</w:t>
      </w:r>
      <w:r w:rsidRPr="001546CD">
        <w:rPr>
          <w:rFonts w:ascii="Consolas" w:hAnsi="Consolas" w:cs="宋体"/>
          <w:color w:val="808080"/>
          <w:kern w:val="0"/>
          <w:sz w:val="16"/>
          <w:szCs w:val="23"/>
        </w:rPr>
        <w:t>"&gt;&lt;/param&gt;</w:t>
      </w:r>
    </w:p>
    <w:p w14:paraId="49B0DD28"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&lt;param name="</w:t>
      </w:r>
      <w:r w:rsidRPr="001546CD">
        <w:rPr>
          <w:rFonts w:ascii="Consolas" w:hAnsi="Consolas" w:cs="宋体"/>
          <w:color w:val="000000"/>
          <w:kern w:val="0"/>
          <w:sz w:val="16"/>
          <w:szCs w:val="23"/>
        </w:rPr>
        <w:t>propertyName</w:t>
      </w:r>
      <w:r w:rsidRPr="001546CD">
        <w:rPr>
          <w:rFonts w:ascii="Consolas" w:hAnsi="Consolas" w:cs="宋体"/>
          <w:color w:val="808080"/>
          <w:kern w:val="0"/>
          <w:sz w:val="16"/>
          <w:szCs w:val="23"/>
        </w:rPr>
        <w:t>"&gt;&lt;/param&gt;</w:t>
      </w:r>
    </w:p>
    <w:p w14:paraId="21211396"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808080"/>
          <w:kern w:val="0"/>
          <w:sz w:val="16"/>
          <w:szCs w:val="23"/>
        </w:rPr>
        <w:t>///</w:t>
      </w:r>
      <w:r w:rsidRPr="001546CD">
        <w:rPr>
          <w:rFonts w:ascii="Consolas" w:hAnsi="Consolas" w:cs="宋体"/>
          <w:color w:val="008000"/>
          <w:kern w:val="0"/>
          <w:sz w:val="16"/>
          <w:szCs w:val="23"/>
        </w:rPr>
        <w:t> </w:t>
      </w:r>
      <w:r w:rsidRPr="001546CD">
        <w:rPr>
          <w:rFonts w:ascii="Consolas" w:hAnsi="Consolas" w:cs="宋体"/>
          <w:color w:val="808080"/>
          <w:kern w:val="0"/>
          <w:sz w:val="16"/>
          <w:szCs w:val="23"/>
        </w:rPr>
        <w:t>&lt;returns&gt;&lt;/returns&gt;</w:t>
      </w:r>
    </w:p>
    <w:p w14:paraId="0CF922FC"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protected</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override</w:t>
      </w:r>
      <w:r w:rsidRPr="001546CD">
        <w:rPr>
          <w:rFonts w:ascii="Consolas" w:hAnsi="Consolas" w:cs="宋体"/>
          <w:color w:val="000000"/>
          <w:kern w:val="0"/>
          <w:sz w:val="16"/>
          <w:szCs w:val="23"/>
        </w:rPr>
        <w:t> </w:t>
      </w:r>
      <w:r w:rsidRPr="001546CD">
        <w:rPr>
          <w:rFonts w:ascii="Consolas" w:hAnsi="Consolas" w:cs="宋体"/>
          <w:color w:val="2B91AF"/>
          <w:kern w:val="0"/>
          <w:sz w:val="16"/>
          <w:szCs w:val="23"/>
        </w:rPr>
        <w:t>ModelMetadata</w:t>
      </w:r>
      <w:r w:rsidRPr="001546CD">
        <w:rPr>
          <w:rFonts w:ascii="Consolas" w:hAnsi="Consolas" w:cs="宋体"/>
          <w:color w:val="000000"/>
          <w:kern w:val="0"/>
          <w:sz w:val="16"/>
          <w:szCs w:val="23"/>
        </w:rPr>
        <w:t> CreateMetadata(</w:t>
      </w:r>
      <w:r w:rsidRPr="001546CD">
        <w:rPr>
          <w:rFonts w:ascii="Consolas" w:hAnsi="Consolas" w:cs="宋体"/>
          <w:color w:val="2B91AF"/>
          <w:kern w:val="0"/>
          <w:sz w:val="16"/>
          <w:szCs w:val="23"/>
        </w:rPr>
        <w:t>IEnumerable</w:t>
      </w:r>
      <w:r w:rsidRPr="001546CD">
        <w:rPr>
          <w:rFonts w:ascii="Consolas" w:hAnsi="Consolas" w:cs="宋体"/>
          <w:color w:val="000000"/>
          <w:kern w:val="0"/>
          <w:sz w:val="16"/>
          <w:szCs w:val="23"/>
        </w:rPr>
        <w:t>&lt;</w:t>
      </w:r>
      <w:r w:rsidRPr="001546CD">
        <w:rPr>
          <w:rFonts w:ascii="Consolas" w:hAnsi="Consolas" w:cs="宋体"/>
          <w:color w:val="2B91AF"/>
          <w:kern w:val="0"/>
          <w:sz w:val="16"/>
          <w:szCs w:val="23"/>
        </w:rPr>
        <w:t>Attribute</w:t>
      </w:r>
      <w:r w:rsidRPr="001546CD">
        <w:rPr>
          <w:rFonts w:ascii="Consolas" w:hAnsi="Consolas" w:cs="宋体"/>
          <w:color w:val="000000"/>
          <w:kern w:val="0"/>
          <w:sz w:val="16"/>
          <w:szCs w:val="23"/>
        </w:rPr>
        <w:t>&gt; attributes, </w:t>
      </w:r>
      <w:r w:rsidRPr="001546CD">
        <w:rPr>
          <w:rFonts w:ascii="Consolas" w:hAnsi="Consolas" w:cs="宋体"/>
          <w:color w:val="2B91AF"/>
          <w:kern w:val="0"/>
          <w:sz w:val="16"/>
          <w:szCs w:val="23"/>
        </w:rPr>
        <w:t>Type</w:t>
      </w:r>
      <w:r w:rsidRPr="001546CD">
        <w:rPr>
          <w:rFonts w:ascii="Consolas" w:hAnsi="Consolas" w:cs="宋体"/>
          <w:color w:val="000000"/>
          <w:kern w:val="0"/>
          <w:sz w:val="16"/>
          <w:szCs w:val="23"/>
        </w:rPr>
        <w:t> containerType, </w:t>
      </w:r>
      <w:r w:rsidRPr="001546CD">
        <w:rPr>
          <w:rFonts w:ascii="Consolas" w:hAnsi="Consolas" w:cs="宋体"/>
          <w:color w:val="2B91AF"/>
          <w:kern w:val="0"/>
          <w:sz w:val="16"/>
          <w:szCs w:val="23"/>
        </w:rPr>
        <w:t>Func</w:t>
      </w:r>
      <w:r w:rsidRPr="001546CD">
        <w:rPr>
          <w:rFonts w:ascii="Consolas" w:hAnsi="Consolas" w:cs="宋体"/>
          <w:color w:val="000000"/>
          <w:kern w:val="0"/>
          <w:sz w:val="16"/>
          <w:szCs w:val="23"/>
        </w:rPr>
        <w:t>&lt;</w:t>
      </w:r>
      <w:r w:rsidRPr="001546CD">
        <w:rPr>
          <w:rFonts w:ascii="Consolas" w:hAnsi="Consolas" w:cs="宋体"/>
          <w:color w:val="0000FF"/>
          <w:kern w:val="0"/>
          <w:sz w:val="16"/>
          <w:szCs w:val="23"/>
        </w:rPr>
        <w:t>object</w:t>
      </w:r>
      <w:r w:rsidRPr="001546CD">
        <w:rPr>
          <w:rFonts w:ascii="Consolas" w:hAnsi="Consolas" w:cs="宋体"/>
          <w:color w:val="000000"/>
          <w:kern w:val="0"/>
          <w:sz w:val="16"/>
          <w:szCs w:val="23"/>
        </w:rPr>
        <w:t>&gt; modelAccessor, </w:t>
      </w:r>
      <w:r w:rsidRPr="001546CD">
        <w:rPr>
          <w:rFonts w:ascii="Consolas" w:hAnsi="Consolas" w:cs="宋体"/>
          <w:color w:val="2B91AF"/>
          <w:kern w:val="0"/>
          <w:sz w:val="16"/>
          <w:szCs w:val="23"/>
        </w:rPr>
        <w:t>Type</w:t>
      </w:r>
      <w:r w:rsidRPr="001546CD">
        <w:rPr>
          <w:rFonts w:ascii="Consolas" w:hAnsi="Consolas" w:cs="宋体"/>
          <w:color w:val="000000"/>
          <w:kern w:val="0"/>
          <w:sz w:val="16"/>
          <w:szCs w:val="23"/>
        </w:rPr>
        <w:t> modelType, </w:t>
      </w:r>
      <w:r w:rsidRPr="001546CD">
        <w:rPr>
          <w:rFonts w:ascii="Consolas" w:hAnsi="Consolas" w:cs="宋体"/>
          <w:color w:val="0000FF"/>
          <w:kern w:val="0"/>
          <w:sz w:val="16"/>
          <w:szCs w:val="23"/>
        </w:rPr>
        <w:t>string</w:t>
      </w:r>
      <w:r w:rsidRPr="001546CD">
        <w:rPr>
          <w:rFonts w:ascii="Consolas" w:hAnsi="Consolas" w:cs="宋体"/>
          <w:color w:val="000000"/>
          <w:kern w:val="0"/>
          <w:sz w:val="16"/>
          <w:szCs w:val="23"/>
        </w:rPr>
        <w:t> propertyName) {</w:t>
      </w:r>
    </w:p>
    <w:p w14:paraId="4CBFC795" w14:textId="0A69E86C"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if</w:t>
      </w:r>
      <w:r w:rsidRPr="001546CD">
        <w:rPr>
          <w:rFonts w:ascii="Consolas" w:hAnsi="Consolas" w:cs="宋体"/>
          <w:color w:val="000000"/>
          <w:kern w:val="0"/>
          <w:sz w:val="16"/>
          <w:szCs w:val="23"/>
        </w:rPr>
        <w:t> (containerType != </w:t>
      </w:r>
      <w:r w:rsidRPr="001546CD">
        <w:rPr>
          <w:rFonts w:ascii="Consolas" w:hAnsi="Consolas" w:cs="宋体"/>
          <w:color w:val="0000FF"/>
          <w:kern w:val="0"/>
          <w:sz w:val="16"/>
          <w:szCs w:val="23"/>
        </w:rPr>
        <w:t>null</w:t>
      </w:r>
      <w:r w:rsidRPr="001546CD">
        <w:rPr>
          <w:rFonts w:ascii="Consolas" w:hAnsi="Consolas" w:cs="宋体"/>
          <w:color w:val="000000"/>
          <w:kern w:val="0"/>
          <w:sz w:val="16"/>
          <w:szCs w:val="23"/>
        </w:rPr>
        <w:t>) {</w:t>
      </w:r>
      <w:r w:rsidR="00A65609">
        <w:rPr>
          <w:rFonts w:ascii="Consolas" w:hAnsi="Consolas" w:cs="宋体"/>
          <w:color w:val="008000"/>
          <w:kern w:val="0"/>
          <w:sz w:val="16"/>
          <w:szCs w:val="23"/>
        </w:rPr>
        <w:t xml:space="preserve"> </w:t>
      </w:r>
    </w:p>
    <w:p w14:paraId="0092FA5E" w14:textId="3724B3D2" w:rsidR="001546CD" w:rsidRPr="001546CD" w:rsidRDefault="001546CD" w:rsidP="00A656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r w:rsidR="00A65609">
        <w:rPr>
          <w:rFonts w:ascii="Consolas" w:hAnsi="Consolas" w:cs="宋体"/>
          <w:color w:val="000000"/>
          <w:kern w:val="0"/>
          <w:sz w:val="16"/>
          <w:szCs w:val="23"/>
        </w:rPr>
        <w:t xml:space="preserve">           </w:t>
      </w:r>
      <w:r w:rsidRPr="001546CD">
        <w:rPr>
          <w:rFonts w:ascii="Consolas" w:hAnsi="Consolas" w:cs="宋体"/>
          <w:color w:val="000000"/>
          <w:kern w:val="0"/>
          <w:sz w:val="16"/>
          <w:szCs w:val="23"/>
        </w:rPr>
        <w:t>    </w:t>
      </w:r>
      <w:r w:rsidRPr="001546CD">
        <w:rPr>
          <w:rFonts w:ascii="Consolas" w:hAnsi="Consolas" w:cs="宋体"/>
          <w:color w:val="008000"/>
          <w:kern w:val="0"/>
          <w:sz w:val="16"/>
          <w:szCs w:val="23"/>
        </w:rPr>
        <w:t>//</w:t>
      </w:r>
      <w:r w:rsidRPr="001546CD">
        <w:rPr>
          <w:rFonts w:ascii="Consolas" w:hAnsi="Consolas" w:cs="宋体"/>
          <w:color w:val="008000"/>
          <w:kern w:val="0"/>
          <w:sz w:val="16"/>
          <w:szCs w:val="23"/>
        </w:rPr>
        <w:t>动态类型</w:t>
      </w:r>
      <w:r w:rsidRPr="001546CD">
        <w:rPr>
          <w:rFonts w:ascii="Consolas" w:hAnsi="Consolas" w:cs="宋体"/>
          <w:color w:val="008000"/>
          <w:kern w:val="0"/>
          <w:sz w:val="16"/>
          <w:szCs w:val="23"/>
        </w:rPr>
        <w:t>/</w:t>
      </w:r>
      <w:r w:rsidRPr="001546CD">
        <w:rPr>
          <w:rFonts w:ascii="Consolas" w:hAnsi="Consolas" w:cs="宋体"/>
          <w:color w:val="008000"/>
          <w:kern w:val="0"/>
          <w:sz w:val="16"/>
          <w:szCs w:val="23"/>
        </w:rPr>
        <w:t>代理类</w:t>
      </w:r>
      <w:r w:rsidRPr="001546CD">
        <w:rPr>
          <w:rFonts w:ascii="Consolas" w:hAnsi="Consolas" w:cs="宋体"/>
          <w:color w:val="008000"/>
          <w:kern w:val="0"/>
          <w:sz w:val="16"/>
          <w:szCs w:val="23"/>
        </w:rPr>
        <w:t> EF</w:t>
      </w:r>
    </w:p>
    <w:p w14:paraId="219B873F" w14:textId="22A8D5E2"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var</w:t>
      </w:r>
      <w:r w:rsidR="00991555">
        <w:rPr>
          <w:rFonts w:ascii="Consolas" w:hAnsi="Consolas" w:cs="宋体"/>
          <w:color w:val="000000"/>
          <w:kern w:val="0"/>
          <w:sz w:val="16"/>
          <w:szCs w:val="23"/>
        </w:rPr>
        <w:t> c</w:t>
      </w:r>
      <w:r w:rsidR="00991555" w:rsidRPr="001546CD">
        <w:rPr>
          <w:rFonts w:ascii="Consolas" w:hAnsi="Consolas" w:cs="宋体"/>
          <w:color w:val="000000"/>
          <w:kern w:val="0"/>
          <w:sz w:val="16"/>
          <w:szCs w:val="23"/>
        </w:rPr>
        <w:t>Type</w:t>
      </w:r>
      <w:r w:rsidR="00991555">
        <w:rPr>
          <w:rFonts w:ascii="Consolas" w:hAnsi="Consolas" w:cs="宋体"/>
          <w:color w:val="000000"/>
          <w:kern w:val="0"/>
          <w:sz w:val="16"/>
          <w:szCs w:val="23"/>
        </w:rPr>
        <w:t xml:space="preserve"> </w:t>
      </w:r>
      <w:r w:rsidRPr="001546CD">
        <w:rPr>
          <w:rFonts w:ascii="Consolas" w:hAnsi="Consolas" w:cs="宋体"/>
          <w:color w:val="000000"/>
          <w:kern w:val="0"/>
          <w:sz w:val="16"/>
          <w:szCs w:val="23"/>
        </w:rPr>
        <w:t>= containerType.Assembly.IsDynamic ? containerType.BaseType : containerType;</w:t>
      </w:r>
    </w:p>
    <w:p w14:paraId="2C7666BE" w14:textId="3B8509E9"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var</w:t>
      </w:r>
      <w:r w:rsidR="00861ACD">
        <w:rPr>
          <w:rFonts w:ascii="Consolas" w:hAnsi="Consolas" w:cs="宋体"/>
          <w:color w:val="000000"/>
          <w:kern w:val="0"/>
          <w:sz w:val="16"/>
          <w:szCs w:val="23"/>
        </w:rPr>
        <w:t> value</w:t>
      </w:r>
      <w:r w:rsidRPr="001546CD">
        <w:rPr>
          <w:rFonts w:ascii="Consolas" w:hAnsi="Consolas" w:cs="宋体"/>
          <w:color w:val="000000"/>
          <w:kern w:val="0"/>
          <w:sz w:val="16"/>
          <w:szCs w:val="23"/>
        </w:rPr>
        <w:t> = </w:t>
      </w:r>
      <w:r w:rsidRPr="001546CD">
        <w:rPr>
          <w:rFonts w:ascii="Consolas" w:hAnsi="Consolas" w:cs="宋体"/>
          <w:color w:val="0000FF"/>
          <w:kern w:val="0"/>
          <w:sz w:val="16"/>
          <w:szCs w:val="23"/>
        </w:rPr>
        <w:t>this</w:t>
      </w:r>
      <w:r w:rsidRPr="001546CD">
        <w:rPr>
          <w:rFonts w:ascii="Consolas" w:hAnsi="Consolas" w:cs="宋体"/>
          <w:color w:val="000000"/>
          <w:kern w:val="0"/>
          <w:sz w:val="16"/>
          <w:szCs w:val="23"/>
        </w:rPr>
        <w:t>.</w:t>
      </w:r>
      <w:r w:rsidRPr="001546CD">
        <w:rPr>
          <w:rFonts w:ascii="Consolas" w:hAnsi="Consolas" w:cs="宋体"/>
          <w:color w:val="000000"/>
          <w:kern w:val="0"/>
          <w:sz w:val="16"/>
          <w:szCs w:val="23"/>
          <w:highlight w:val="yellow"/>
        </w:rPr>
        <w:t>GetString</w:t>
      </w:r>
      <w:r w:rsidR="00394B62">
        <w:rPr>
          <w:rFonts w:ascii="Consolas" w:hAnsi="Consolas" w:cs="宋体"/>
          <w:color w:val="000000"/>
          <w:kern w:val="0"/>
          <w:sz w:val="16"/>
          <w:szCs w:val="23"/>
        </w:rPr>
        <w:t>(</w:t>
      </w:r>
      <w:r w:rsidR="00394B62">
        <w:rPr>
          <w:rFonts w:ascii="Consolas" w:hAnsi="Consolas" w:cs="宋体"/>
          <w:color w:val="000000"/>
          <w:kern w:val="0"/>
          <w:sz w:val="16"/>
          <w:szCs w:val="23"/>
        </w:rPr>
        <w:t>c</w:t>
      </w:r>
      <w:r w:rsidR="00394B62" w:rsidRPr="001546CD">
        <w:rPr>
          <w:rFonts w:ascii="Consolas" w:hAnsi="Consolas" w:cs="宋体"/>
          <w:color w:val="000000"/>
          <w:kern w:val="0"/>
          <w:sz w:val="16"/>
          <w:szCs w:val="23"/>
        </w:rPr>
        <w:t>Type</w:t>
      </w:r>
      <w:r w:rsidRPr="001546CD">
        <w:rPr>
          <w:rFonts w:ascii="Consolas" w:hAnsi="Consolas" w:cs="宋体"/>
          <w:color w:val="000000"/>
          <w:kern w:val="0"/>
          <w:sz w:val="16"/>
          <w:szCs w:val="23"/>
        </w:rPr>
        <w:t>, propertyName);</w:t>
      </w:r>
    </w:p>
    <w:p w14:paraId="55504AC2"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if</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string</w:t>
      </w:r>
      <w:r w:rsidRPr="001546CD">
        <w:rPr>
          <w:rFonts w:ascii="Consolas" w:hAnsi="Consolas" w:cs="宋体"/>
          <w:color w:val="000000"/>
          <w:kern w:val="0"/>
          <w:sz w:val="16"/>
          <w:szCs w:val="23"/>
        </w:rPr>
        <w:t>.IsNullOrWhiteSpace(v)) {</w:t>
      </w:r>
    </w:p>
    <w:p w14:paraId="2C32BDA6" w14:textId="0220F198"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var</w:t>
      </w:r>
      <w:r w:rsidRPr="001546CD">
        <w:rPr>
          <w:rFonts w:ascii="Consolas" w:hAnsi="Consolas" w:cs="宋体"/>
          <w:color w:val="000000"/>
          <w:kern w:val="0"/>
          <w:sz w:val="16"/>
          <w:szCs w:val="23"/>
        </w:rPr>
        <w:t> </w:t>
      </w:r>
      <w:r w:rsidR="00C36132">
        <w:rPr>
          <w:rFonts w:ascii="Consolas" w:hAnsi="Consolas" w:cs="宋体" w:hint="eastAsia"/>
          <w:color w:val="000000"/>
          <w:kern w:val="0"/>
          <w:sz w:val="16"/>
          <w:szCs w:val="23"/>
        </w:rPr>
        <w:t>display</w:t>
      </w:r>
      <w:r w:rsidR="00C36132">
        <w:rPr>
          <w:rFonts w:ascii="Consolas" w:hAnsi="Consolas" w:cs="宋体"/>
          <w:color w:val="000000"/>
          <w:kern w:val="0"/>
          <w:sz w:val="16"/>
          <w:szCs w:val="23"/>
        </w:rPr>
        <w:t xml:space="preserve"> </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new</w:t>
      </w:r>
      <w:r w:rsidRPr="001546CD">
        <w:rPr>
          <w:rFonts w:ascii="Consolas" w:hAnsi="Consolas" w:cs="宋体"/>
          <w:color w:val="000000"/>
          <w:kern w:val="0"/>
          <w:sz w:val="16"/>
          <w:szCs w:val="23"/>
        </w:rPr>
        <w:t> </w:t>
      </w:r>
      <w:r w:rsidRPr="001546CD">
        <w:rPr>
          <w:rFonts w:ascii="Consolas" w:hAnsi="Consolas" w:cs="宋体"/>
          <w:color w:val="2B91AF"/>
          <w:kern w:val="0"/>
          <w:sz w:val="16"/>
          <w:szCs w:val="23"/>
        </w:rPr>
        <w:t>DisplayAttribute</w:t>
      </w:r>
      <w:r w:rsidRPr="001546CD">
        <w:rPr>
          <w:rFonts w:ascii="Consolas" w:hAnsi="Consolas" w:cs="宋体"/>
          <w:color w:val="000000"/>
          <w:kern w:val="0"/>
          <w:sz w:val="16"/>
          <w:szCs w:val="23"/>
        </w:rPr>
        <w:t>() {</w:t>
      </w:r>
    </w:p>
    <w:p w14:paraId="31A25C1A" w14:textId="215A34DC" w:rsidR="001546CD" w:rsidRPr="001546CD" w:rsidRDefault="00861A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Pr>
          <w:rFonts w:ascii="Consolas" w:hAnsi="Consolas" w:cs="宋体"/>
          <w:color w:val="000000"/>
          <w:kern w:val="0"/>
          <w:sz w:val="16"/>
          <w:szCs w:val="23"/>
        </w:rPr>
        <w:t>                       Name = </w:t>
      </w:r>
      <w:r>
        <w:rPr>
          <w:rFonts w:ascii="Consolas" w:hAnsi="Consolas" w:cs="宋体"/>
          <w:color w:val="000000"/>
          <w:kern w:val="0"/>
          <w:sz w:val="16"/>
          <w:szCs w:val="23"/>
        </w:rPr>
        <w:t>value</w:t>
      </w:r>
      <w:r w:rsidRPr="001546CD">
        <w:rPr>
          <w:rFonts w:ascii="Consolas" w:hAnsi="Consolas" w:cs="宋体"/>
          <w:color w:val="000000"/>
          <w:kern w:val="0"/>
          <w:sz w:val="16"/>
          <w:szCs w:val="23"/>
        </w:rPr>
        <w:t> </w:t>
      </w:r>
    </w:p>
    <w:p w14:paraId="3CB42045"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6546D433"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var</w:t>
      </w:r>
      <w:r w:rsidRPr="001546CD">
        <w:rPr>
          <w:rFonts w:ascii="Consolas" w:hAnsi="Consolas" w:cs="宋体"/>
          <w:color w:val="000000"/>
          <w:kern w:val="0"/>
          <w:sz w:val="16"/>
          <w:szCs w:val="23"/>
        </w:rPr>
        <w:t> attrs = attributes.ToList();</w:t>
      </w:r>
    </w:p>
    <w:p w14:paraId="6947A043"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b/>
          <w:color w:val="000000"/>
          <w:kern w:val="0"/>
          <w:szCs w:val="23"/>
          <w:highlight w:val="yellow"/>
        </w:rPr>
      </w:pPr>
      <w:r w:rsidRPr="001546CD">
        <w:rPr>
          <w:rFonts w:ascii="Consolas" w:hAnsi="Consolas" w:cs="宋体"/>
          <w:color w:val="000000"/>
          <w:kern w:val="0"/>
          <w:sz w:val="16"/>
          <w:szCs w:val="23"/>
        </w:rPr>
        <w:t>                   </w:t>
      </w:r>
      <w:r w:rsidRPr="001546CD">
        <w:rPr>
          <w:rFonts w:ascii="Consolas" w:hAnsi="Consolas" w:cs="宋体"/>
          <w:b/>
          <w:color w:val="000000"/>
          <w:kern w:val="0"/>
          <w:szCs w:val="23"/>
          <w:highlight w:val="yellow"/>
        </w:rPr>
        <w:t>attrs.RemoveAll(a =&gt; a </w:t>
      </w:r>
      <w:r w:rsidRPr="001546CD">
        <w:rPr>
          <w:rFonts w:ascii="Consolas" w:hAnsi="Consolas" w:cs="宋体"/>
          <w:b/>
          <w:color w:val="0000FF"/>
          <w:kern w:val="0"/>
          <w:szCs w:val="23"/>
          <w:highlight w:val="yellow"/>
        </w:rPr>
        <w:t>is</w:t>
      </w:r>
      <w:r w:rsidRPr="001546CD">
        <w:rPr>
          <w:rFonts w:ascii="Consolas" w:hAnsi="Consolas" w:cs="宋体"/>
          <w:b/>
          <w:color w:val="000000"/>
          <w:kern w:val="0"/>
          <w:szCs w:val="23"/>
          <w:highlight w:val="yellow"/>
        </w:rPr>
        <w:t> </w:t>
      </w:r>
      <w:r w:rsidRPr="001546CD">
        <w:rPr>
          <w:rFonts w:ascii="Consolas" w:hAnsi="Consolas" w:cs="宋体"/>
          <w:b/>
          <w:color w:val="2B91AF"/>
          <w:kern w:val="0"/>
          <w:szCs w:val="23"/>
          <w:highlight w:val="yellow"/>
        </w:rPr>
        <w:t>DisplayAttribute</w:t>
      </w:r>
      <w:r w:rsidRPr="001546CD">
        <w:rPr>
          <w:rFonts w:ascii="Consolas" w:hAnsi="Consolas" w:cs="宋体"/>
          <w:b/>
          <w:color w:val="000000"/>
          <w:kern w:val="0"/>
          <w:szCs w:val="23"/>
          <w:highlight w:val="yellow"/>
        </w:rPr>
        <w:t>);</w:t>
      </w:r>
    </w:p>
    <w:p w14:paraId="7BDC0E37" w14:textId="012A0B85" w:rsidR="001546CD" w:rsidRPr="001546CD" w:rsidRDefault="00DB67F1" w:rsidP="00DB67F1">
      <w:pPr>
        <w:shd w:val="clear" w:color="auto" w:fill="FFFFFF"/>
        <w:tabs>
          <w:tab w:val="left" w:pos="16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b/>
          <w:color w:val="000000"/>
          <w:kern w:val="0"/>
          <w:szCs w:val="23"/>
        </w:rPr>
      </w:pPr>
      <w:r>
        <w:rPr>
          <w:rFonts w:ascii="Consolas" w:hAnsi="Consolas" w:cs="宋体"/>
          <w:b/>
          <w:color w:val="000000"/>
          <w:kern w:val="0"/>
          <w:szCs w:val="23"/>
          <w:highlight w:val="yellow"/>
        </w:rPr>
        <w:lastRenderedPageBreak/>
        <w:tab/>
      </w:r>
      <w:r w:rsidR="001546CD" w:rsidRPr="001546CD">
        <w:rPr>
          <w:rFonts w:ascii="Consolas" w:hAnsi="Consolas" w:cs="宋体"/>
          <w:b/>
          <w:color w:val="000000"/>
          <w:kern w:val="0"/>
          <w:szCs w:val="23"/>
          <w:highlight w:val="yellow"/>
        </w:rPr>
        <w:t>attrs.Add(</w:t>
      </w:r>
      <w:r w:rsidR="00C36132" w:rsidRPr="00DB67F1">
        <w:rPr>
          <w:rFonts w:ascii="Consolas" w:hAnsi="Consolas" w:cs="宋体" w:hint="eastAsia"/>
          <w:b/>
          <w:color w:val="000000"/>
          <w:kern w:val="0"/>
          <w:szCs w:val="23"/>
          <w:highlight w:val="yellow"/>
        </w:rPr>
        <w:t>display</w:t>
      </w:r>
      <w:r w:rsidR="001546CD" w:rsidRPr="001546CD">
        <w:rPr>
          <w:rFonts w:ascii="Consolas" w:hAnsi="Consolas" w:cs="宋体"/>
          <w:b/>
          <w:color w:val="000000"/>
          <w:kern w:val="0"/>
          <w:szCs w:val="23"/>
          <w:highlight w:val="yellow"/>
        </w:rPr>
        <w:t>);</w:t>
      </w:r>
    </w:p>
    <w:p w14:paraId="441A590E"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return</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base</w:t>
      </w:r>
      <w:r w:rsidRPr="001546CD">
        <w:rPr>
          <w:rFonts w:ascii="Consolas" w:hAnsi="Consolas" w:cs="宋体"/>
          <w:color w:val="000000"/>
          <w:kern w:val="0"/>
          <w:sz w:val="16"/>
          <w:szCs w:val="23"/>
        </w:rPr>
        <w:t>.CreateMetadata(attrs, containerType, modelAccessor, modelType, propertyName);</w:t>
      </w:r>
    </w:p>
    <w:p w14:paraId="41D73857"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78993BAB"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2992F5B3"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xml:space="preserve"> </w:t>
      </w:r>
    </w:p>
    <w:p w14:paraId="05E8A122"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r w:rsidRPr="001546CD">
        <w:rPr>
          <w:rFonts w:ascii="Consolas" w:hAnsi="Consolas" w:cs="宋体"/>
          <w:color w:val="0000FF"/>
          <w:kern w:val="0"/>
          <w:sz w:val="16"/>
          <w:szCs w:val="23"/>
        </w:rPr>
        <w:t>return</w:t>
      </w:r>
      <w:r w:rsidRPr="001546CD">
        <w:rPr>
          <w:rFonts w:ascii="Consolas" w:hAnsi="Consolas" w:cs="宋体"/>
          <w:color w:val="000000"/>
          <w:kern w:val="0"/>
          <w:sz w:val="16"/>
          <w:szCs w:val="23"/>
        </w:rPr>
        <w:t> </w:t>
      </w:r>
      <w:r w:rsidRPr="001546CD">
        <w:rPr>
          <w:rFonts w:ascii="Consolas" w:hAnsi="Consolas" w:cs="宋体"/>
          <w:color w:val="0000FF"/>
          <w:kern w:val="0"/>
          <w:sz w:val="16"/>
          <w:szCs w:val="23"/>
        </w:rPr>
        <w:t>base</w:t>
      </w:r>
      <w:r w:rsidRPr="001546CD">
        <w:rPr>
          <w:rFonts w:ascii="Consolas" w:hAnsi="Consolas" w:cs="宋体"/>
          <w:color w:val="000000"/>
          <w:kern w:val="0"/>
          <w:sz w:val="16"/>
          <w:szCs w:val="23"/>
        </w:rPr>
        <w:t>.CreateMetadata(attributes, containerType, modelAccessor, modelType, propertyName);</w:t>
      </w:r>
    </w:p>
    <w:p w14:paraId="487A454E"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15C1A4C5" w14:textId="77777777" w:rsidR="001546CD" w:rsidRPr="001546CD" w:rsidRDefault="001546CD" w:rsidP="00154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16"/>
          <w:szCs w:val="23"/>
        </w:rPr>
      </w:pPr>
      <w:r w:rsidRPr="001546CD">
        <w:rPr>
          <w:rFonts w:ascii="Consolas" w:hAnsi="Consolas" w:cs="宋体"/>
          <w:color w:val="000000"/>
          <w:kern w:val="0"/>
          <w:sz w:val="16"/>
          <w:szCs w:val="23"/>
        </w:rPr>
        <w:t>   }</w:t>
      </w:r>
    </w:p>
    <w:p w14:paraId="651AD208" w14:textId="77777777" w:rsidR="00FA65F6" w:rsidRDefault="00FA65F6" w:rsidP="00B97356">
      <w:pPr>
        <w:rPr>
          <w:rFonts w:hint="eastAsia"/>
        </w:rPr>
      </w:pPr>
    </w:p>
    <w:p w14:paraId="1CF4FC2D" w14:textId="75040107" w:rsidR="009A69E9" w:rsidRDefault="00364EE7" w:rsidP="00B97356">
      <w:r>
        <w:rPr>
          <w:rFonts w:hint="eastAsia"/>
        </w:rPr>
        <w:t>以下</w:t>
      </w:r>
      <w:r w:rsidR="00A471F9">
        <w:rPr>
          <w:rFonts w:hint="eastAsia"/>
        </w:rPr>
        <w:t>编</w:t>
      </w:r>
      <w:r>
        <w:rPr>
          <w:rFonts w:hint="eastAsia"/>
        </w:rPr>
        <w:t>码</w:t>
      </w:r>
      <w:r w:rsidR="00A471F9">
        <w:rPr>
          <w:rFonts w:hint="eastAsia"/>
        </w:rPr>
        <w:t>体现了多语言</w:t>
      </w:r>
      <w:r>
        <w:rPr>
          <w:rFonts w:hint="eastAsia"/>
        </w:rPr>
        <w:t>接口</w:t>
      </w:r>
      <w:r w:rsidR="00A471F9">
        <w:rPr>
          <w:rFonts w:hint="eastAsia"/>
        </w:rPr>
        <w:t>的设计：</w:t>
      </w:r>
    </w:p>
    <w:p w14:paraId="13BB8C80" w14:textId="77777777" w:rsid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FF"/>
          <w:sz w:val="16"/>
          <w:szCs w:val="16"/>
        </w:rPr>
        <w:t>public</w:t>
      </w:r>
      <w:r w:rsidRPr="00A471F9">
        <w:rPr>
          <w:rFonts w:ascii="Consolas" w:hAnsi="Consolas"/>
          <w:color w:val="000000"/>
          <w:sz w:val="16"/>
          <w:szCs w:val="16"/>
        </w:rPr>
        <w:t> </w:t>
      </w:r>
      <w:r w:rsidRPr="00A471F9">
        <w:rPr>
          <w:rFonts w:ascii="Consolas" w:hAnsi="Consolas"/>
          <w:color w:val="0000FF"/>
          <w:sz w:val="16"/>
          <w:szCs w:val="16"/>
        </w:rPr>
        <w:t>interface</w:t>
      </w:r>
      <w:r w:rsidRPr="00A471F9">
        <w:rPr>
          <w:rFonts w:ascii="Consolas" w:hAnsi="Consolas"/>
          <w:color w:val="000000"/>
          <w:sz w:val="16"/>
          <w:szCs w:val="16"/>
        </w:rPr>
        <w:t> </w:t>
      </w:r>
      <w:r w:rsidRPr="00A471F9">
        <w:rPr>
          <w:rFonts w:ascii="Consolas" w:hAnsi="Consolas"/>
          <w:color w:val="2B91AF"/>
          <w:sz w:val="16"/>
          <w:szCs w:val="16"/>
        </w:rPr>
        <w:t>ILang</w:t>
      </w:r>
      <w:r w:rsidRPr="00A471F9">
        <w:rPr>
          <w:rFonts w:ascii="Consolas" w:hAnsi="Consolas"/>
          <w:color w:val="000000"/>
          <w:sz w:val="16"/>
          <w:szCs w:val="16"/>
        </w:rPr>
        <w:t> </w:t>
      </w:r>
    </w:p>
    <w:p w14:paraId="31431C7D" w14:textId="0DB5D510"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w:t>
      </w:r>
    </w:p>
    <w:p w14:paraId="4013A810"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2B91AF"/>
          <w:sz w:val="16"/>
          <w:szCs w:val="16"/>
        </w:rPr>
        <w:t>ModelMetadataProvider</w:t>
      </w:r>
      <w:r w:rsidRPr="00A471F9">
        <w:rPr>
          <w:rFonts w:ascii="Consolas" w:hAnsi="Consolas"/>
          <w:color w:val="000000"/>
          <w:sz w:val="16"/>
          <w:szCs w:val="16"/>
        </w:rPr>
        <w:t> GetMetadataProvider();</w:t>
      </w:r>
    </w:p>
    <w:p w14:paraId="5F860C0F"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0000FF"/>
          <w:sz w:val="16"/>
          <w:szCs w:val="16"/>
        </w:rPr>
        <w:t>string</w:t>
      </w:r>
      <w:r w:rsidRPr="00A471F9">
        <w:rPr>
          <w:rFonts w:ascii="Consolas" w:hAnsi="Consolas"/>
          <w:color w:val="000000"/>
          <w:sz w:val="16"/>
          <w:szCs w:val="16"/>
        </w:rPr>
        <w:t> GetByKey(</w:t>
      </w:r>
      <w:r w:rsidRPr="00A471F9">
        <w:rPr>
          <w:rFonts w:ascii="Consolas" w:hAnsi="Consolas"/>
          <w:color w:val="0000FF"/>
          <w:sz w:val="16"/>
          <w:szCs w:val="16"/>
        </w:rPr>
        <w:t>string</w:t>
      </w:r>
      <w:r w:rsidRPr="00A471F9">
        <w:rPr>
          <w:rFonts w:ascii="Consolas" w:hAnsi="Consolas"/>
          <w:color w:val="000000"/>
          <w:sz w:val="16"/>
          <w:szCs w:val="16"/>
        </w:rPr>
        <w:t> key);</w:t>
      </w:r>
    </w:p>
    <w:p w14:paraId="34898E51" w14:textId="28C53455"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w:t>
      </w:r>
    </w:p>
    <w:p w14:paraId="7F4B63B8" w14:textId="77777777" w:rsidR="00A471F9" w:rsidRPr="00A471F9" w:rsidRDefault="00A471F9" w:rsidP="00B97356">
      <w:pPr>
        <w:rPr>
          <w:rFonts w:hint="eastAsia"/>
          <w:sz w:val="16"/>
          <w:szCs w:val="16"/>
        </w:rPr>
      </w:pPr>
    </w:p>
    <w:p w14:paraId="3438AD34"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FF"/>
          <w:sz w:val="16"/>
          <w:szCs w:val="16"/>
        </w:rPr>
        <w:t>public</w:t>
      </w:r>
      <w:r w:rsidRPr="00A471F9">
        <w:rPr>
          <w:rFonts w:ascii="Consolas" w:hAnsi="Consolas"/>
          <w:color w:val="000000"/>
          <w:sz w:val="16"/>
          <w:szCs w:val="16"/>
        </w:rPr>
        <w:t> </w:t>
      </w:r>
      <w:r w:rsidRPr="00A471F9">
        <w:rPr>
          <w:rFonts w:ascii="Consolas" w:hAnsi="Consolas"/>
          <w:color w:val="0000FF"/>
          <w:sz w:val="16"/>
          <w:szCs w:val="16"/>
        </w:rPr>
        <w:t>class</w:t>
      </w:r>
      <w:r w:rsidRPr="00A471F9">
        <w:rPr>
          <w:rFonts w:ascii="Consolas" w:hAnsi="Consolas"/>
          <w:color w:val="000000"/>
          <w:sz w:val="16"/>
          <w:szCs w:val="16"/>
        </w:rPr>
        <w:t> </w:t>
      </w:r>
      <w:r w:rsidRPr="00A471F9">
        <w:rPr>
          <w:rFonts w:ascii="Consolas" w:hAnsi="Consolas"/>
          <w:color w:val="2B91AF"/>
          <w:sz w:val="16"/>
          <w:szCs w:val="16"/>
        </w:rPr>
        <w:t>Lang</w:t>
      </w:r>
      <w:r w:rsidRPr="00A471F9">
        <w:rPr>
          <w:rFonts w:ascii="Consolas" w:hAnsi="Consolas"/>
          <w:color w:val="000000"/>
          <w:sz w:val="16"/>
          <w:szCs w:val="16"/>
        </w:rPr>
        <w:t> : </w:t>
      </w:r>
      <w:r w:rsidRPr="00A471F9">
        <w:rPr>
          <w:rFonts w:ascii="Consolas" w:hAnsi="Consolas"/>
          <w:color w:val="2B91AF"/>
          <w:sz w:val="16"/>
          <w:szCs w:val="16"/>
        </w:rPr>
        <w:t>ILang</w:t>
      </w:r>
    </w:p>
    <w:p w14:paraId="7D5981FF"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6DDD193B"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0000FF"/>
          <w:sz w:val="16"/>
          <w:szCs w:val="16"/>
        </w:rPr>
        <w:t>public</w:t>
      </w:r>
      <w:r w:rsidRPr="00A471F9">
        <w:rPr>
          <w:rFonts w:ascii="Consolas" w:hAnsi="Consolas"/>
          <w:color w:val="000000"/>
          <w:sz w:val="16"/>
          <w:szCs w:val="16"/>
        </w:rPr>
        <w:t> </w:t>
      </w:r>
      <w:r w:rsidRPr="00A471F9">
        <w:rPr>
          <w:rFonts w:ascii="Consolas" w:hAnsi="Consolas"/>
          <w:color w:val="2B91AF"/>
          <w:sz w:val="16"/>
          <w:szCs w:val="16"/>
        </w:rPr>
        <w:t>ModelMetadataProvider</w:t>
      </w:r>
      <w:r w:rsidRPr="00A471F9">
        <w:rPr>
          <w:rFonts w:ascii="Consolas" w:hAnsi="Consolas"/>
          <w:color w:val="000000"/>
          <w:sz w:val="16"/>
          <w:szCs w:val="16"/>
        </w:rPr>
        <w:t> GetMetadataProvider()</w:t>
      </w:r>
    </w:p>
    <w:p w14:paraId="561DE78A"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544883C1"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0000FF"/>
          <w:sz w:val="16"/>
          <w:szCs w:val="16"/>
        </w:rPr>
        <w:t>return</w:t>
      </w:r>
      <w:r w:rsidRPr="00A471F9">
        <w:rPr>
          <w:rFonts w:ascii="Consolas" w:hAnsi="Consolas"/>
          <w:color w:val="000000"/>
          <w:sz w:val="16"/>
          <w:szCs w:val="16"/>
        </w:rPr>
        <w:t> </w:t>
      </w:r>
      <w:r w:rsidRPr="00A471F9">
        <w:rPr>
          <w:rFonts w:ascii="Consolas" w:hAnsi="Consolas"/>
          <w:color w:val="0000FF"/>
          <w:sz w:val="16"/>
          <w:szCs w:val="16"/>
        </w:rPr>
        <w:t>new</w:t>
      </w:r>
      <w:r w:rsidRPr="00A471F9">
        <w:rPr>
          <w:rFonts w:ascii="Consolas" w:hAnsi="Consolas"/>
          <w:color w:val="000000"/>
          <w:sz w:val="16"/>
          <w:szCs w:val="16"/>
        </w:rPr>
        <w:t> </w:t>
      </w:r>
      <w:r w:rsidRPr="00A471F9">
        <w:rPr>
          <w:rFonts w:ascii="Consolas" w:hAnsi="Consolas"/>
          <w:color w:val="2B91AF"/>
          <w:sz w:val="16"/>
          <w:szCs w:val="16"/>
        </w:rPr>
        <w:t>ResDataAnnotationsModelMetadataProvider</w:t>
      </w:r>
      <w:r w:rsidRPr="00A471F9">
        <w:rPr>
          <w:rFonts w:ascii="Consolas" w:hAnsi="Consolas"/>
          <w:color w:val="000000"/>
          <w:sz w:val="16"/>
          <w:szCs w:val="16"/>
        </w:rPr>
        <w:t>(</w:t>
      </w:r>
      <w:r w:rsidRPr="00A471F9">
        <w:rPr>
          <w:rFonts w:ascii="Consolas" w:hAnsi="Consolas"/>
          <w:color w:val="2B91AF"/>
          <w:sz w:val="16"/>
          <w:szCs w:val="16"/>
        </w:rPr>
        <w:t>EntityRes</w:t>
      </w:r>
      <w:r w:rsidRPr="00A471F9">
        <w:rPr>
          <w:rFonts w:ascii="Consolas" w:hAnsi="Consolas"/>
          <w:color w:val="000000"/>
          <w:sz w:val="16"/>
          <w:szCs w:val="16"/>
        </w:rPr>
        <w:t>.ResourceManager);</w:t>
      </w:r>
    </w:p>
    <w:p w14:paraId="7CF36F28"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161BAD83"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0000FF"/>
          <w:sz w:val="16"/>
          <w:szCs w:val="16"/>
        </w:rPr>
        <w:t>public</w:t>
      </w:r>
      <w:r w:rsidRPr="00A471F9">
        <w:rPr>
          <w:rFonts w:ascii="Consolas" w:hAnsi="Consolas"/>
          <w:color w:val="000000"/>
          <w:sz w:val="16"/>
          <w:szCs w:val="16"/>
        </w:rPr>
        <w:t> </w:t>
      </w:r>
      <w:r w:rsidRPr="00A471F9">
        <w:rPr>
          <w:rFonts w:ascii="Consolas" w:hAnsi="Consolas"/>
          <w:color w:val="0000FF"/>
          <w:sz w:val="16"/>
          <w:szCs w:val="16"/>
        </w:rPr>
        <w:t>string</w:t>
      </w:r>
      <w:r w:rsidRPr="00A471F9">
        <w:rPr>
          <w:rFonts w:ascii="Consolas" w:hAnsi="Consolas"/>
          <w:color w:val="000000"/>
          <w:sz w:val="16"/>
          <w:szCs w:val="16"/>
        </w:rPr>
        <w:t> GetByKey(</w:t>
      </w:r>
      <w:r w:rsidRPr="00A471F9">
        <w:rPr>
          <w:rFonts w:ascii="Consolas" w:hAnsi="Consolas"/>
          <w:color w:val="0000FF"/>
          <w:sz w:val="16"/>
          <w:szCs w:val="16"/>
        </w:rPr>
        <w:t>string</w:t>
      </w:r>
      <w:r w:rsidRPr="00A471F9">
        <w:rPr>
          <w:rFonts w:ascii="Consolas" w:hAnsi="Consolas"/>
          <w:color w:val="000000"/>
          <w:sz w:val="16"/>
          <w:szCs w:val="16"/>
        </w:rPr>
        <w:t> key)</w:t>
      </w:r>
    </w:p>
    <w:p w14:paraId="3EDC3675"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2122055E"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r w:rsidRPr="00A471F9">
        <w:rPr>
          <w:rFonts w:ascii="Consolas" w:hAnsi="Consolas"/>
          <w:color w:val="0000FF"/>
          <w:sz w:val="16"/>
          <w:szCs w:val="16"/>
        </w:rPr>
        <w:t>return</w:t>
      </w:r>
      <w:r w:rsidRPr="00A471F9">
        <w:rPr>
          <w:rFonts w:ascii="Consolas" w:hAnsi="Consolas"/>
          <w:color w:val="000000"/>
          <w:sz w:val="16"/>
          <w:szCs w:val="16"/>
        </w:rPr>
        <w:t> </w:t>
      </w:r>
      <w:r w:rsidRPr="00A471F9">
        <w:rPr>
          <w:rFonts w:ascii="Consolas" w:hAnsi="Consolas"/>
          <w:color w:val="2B91AF"/>
          <w:sz w:val="16"/>
          <w:szCs w:val="16"/>
        </w:rPr>
        <w:t>EntityRes</w:t>
      </w:r>
      <w:r w:rsidRPr="00A471F9">
        <w:rPr>
          <w:rFonts w:ascii="Consolas" w:hAnsi="Consolas"/>
          <w:color w:val="000000"/>
          <w:sz w:val="16"/>
          <w:szCs w:val="16"/>
        </w:rPr>
        <w:t>.ResourceManager.GetString(key);</w:t>
      </w:r>
    </w:p>
    <w:p w14:paraId="313498FA"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49DD80A4" w14:textId="77777777" w:rsidR="00A471F9" w:rsidRPr="00A471F9" w:rsidRDefault="00A471F9" w:rsidP="00A471F9">
      <w:pPr>
        <w:pStyle w:val="HTML"/>
        <w:shd w:val="clear" w:color="auto" w:fill="FFFFFF"/>
        <w:rPr>
          <w:rFonts w:ascii="Consolas" w:hAnsi="Consolas"/>
          <w:color w:val="000000"/>
          <w:sz w:val="16"/>
          <w:szCs w:val="16"/>
        </w:rPr>
      </w:pPr>
      <w:r w:rsidRPr="00A471F9">
        <w:rPr>
          <w:rFonts w:ascii="Consolas" w:hAnsi="Consolas"/>
          <w:color w:val="000000"/>
          <w:sz w:val="16"/>
          <w:szCs w:val="16"/>
        </w:rPr>
        <w:t>   }</w:t>
      </w:r>
    </w:p>
    <w:p w14:paraId="034B03B4" w14:textId="10639527" w:rsidR="00765B37" w:rsidRDefault="00A471F9" w:rsidP="00D95DC1">
      <w:r>
        <w:rPr>
          <w:rFonts w:hint="eastAsia"/>
        </w:rPr>
        <w:t>多语言</w:t>
      </w:r>
      <w:r w:rsidR="00EF0AC7">
        <w:rPr>
          <w:rFonts w:hint="eastAsia"/>
        </w:rPr>
        <w:t>模块</w:t>
      </w:r>
      <w:r>
        <w:rPr>
          <w:rFonts w:hint="eastAsia"/>
        </w:rPr>
        <w:t>的</w:t>
      </w:r>
      <w:r w:rsidR="00EF0AC7">
        <w:rPr>
          <w:rFonts w:hint="eastAsia"/>
        </w:rPr>
        <w:t>初始化</w:t>
      </w:r>
      <w:r w:rsidR="003577DA">
        <w:rPr>
          <w:rFonts w:hint="eastAsia"/>
        </w:rPr>
        <w:t>工作</w:t>
      </w:r>
      <w:r w:rsidR="00D95DC1">
        <w:rPr>
          <w:rFonts w:hint="eastAsia"/>
        </w:rPr>
        <w:t>在</w:t>
      </w:r>
      <w:r w:rsidR="00EF0AC7" w:rsidRPr="00EF0AC7">
        <w:t>Global.asax.cs</w:t>
      </w:r>
      <w:r w:rsidR="00D95DC1">
        <w:rPr>
          <w:rFonts w:hint="eastAsia"/>
        </w:rPr>
        <w:t>中完成</w:t>
      </w:r>
      <w:r w:rsidR="00EF0AC7">
        <w:rPr>
          <w:rFonts w:hint="eastAsia"/>
        </w:rPr>
        <w:t>：</w:t>
      </w:r>
    </w:p>
    <w:p w14:paraId="37C60FC0"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FF"/>
          <w:sz w:val="16"/>
          <w:szCs w:val="23"/>
        </w:rPr>
        <w:t>public</w:t>
      </w:r>
      <w:r w:rsidRPr="003577DA">
        <w:rPr>
          <w:rFonts w:ascii="Consolas" w:hAnsi="Consolas"/>
          <w:color w:val="000000"/>
          <w:sz w:val="16"/>
          <w:szCs w:val="23"/>
        </w:rPr>
        <w:t> </w:t>
      </w:r>
      <w:r w:rsidRPr="003577DA">
        <w:rPr>
          <w:rFonts w:ascii="Consolas" w:hAnsi="Consolas"/>
          <w:color w:val="0000FF"/>
          <w:sz w:val="16"/>
          <w:szCs w:val="23"/>
        </w:rPr>
        <w:t>class</w:t>
      </w:r>
      <w:r w:rsidRPr="003577DA">
        <w:rPr>
          <w:rFonts w:ascii="Consolas" w:hAnsi="Consolas"/>
          <w:color w:val="000000"/>
          <w:sz w:val="16"/>
          <w:szCs w:val="23"/>
        </w:rPr>
        <w:t> </w:t>
      </w:r>
      <w:r w:rsidRPr="003577DA">
        <w:rPr>
          <w:rFonts w:ascii="Consolas" w:hAnsi="Consolas"/>
          <w:color w:val="2B91AF"/>
          <w:sz w:val="16"/>
          <w:szCs w:val="23"/>
        </w:rPr>
        <w:t>MvcApplication</w:t>
      </w:r>
      <w:r w:rsidRPr="003577DA">
        <w:rPr>
          <w:rFonts w:ascii="Consolas" w:hAnsi="Consolas"/>
          <w:color w:val="000000"/>
          <w:sz w:val="16"/>
          <w:szCs w:val="23"/>
        </w:rPr>
        <w:t> : System.Web.</w:t>
      </w:r>
      <w:r w:rsidRPr="003577DA">
        <w:rPr>
          <w:rFonts w:ascii="Consolas" w:hAnsi="Consolas"/>
          <w:color w:val="2B91AF"/>
          <w:sz w:val="16"/>
          <w:szCs w:val="23"/>
        </w:rPr>
        <w:t>HttpApplication</w:t>
      </w:r>
    </w:p>
    <w:p w14:paraId="4456FF7B"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p>
    <w:p w14:paraId="5893FD81"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r w:rsidRPr="003577DA">
        <w:rPr>
          <w:rFonts w:ascii="Consolas" w:hAnsi="Consolas"/>
          <w:color w:val="0000FF"/>
          <w:sz w:val="16"/>
          <w:szCs w:val="23"/>
        </w:rPr>
        <w:t>protected</w:t>
      </w:r>
      <w:r w:rsidRPr="003577DA">
        <w:rPr>
          <w:rFonts w:ascii="Consolas" w:hAnsi="Consolas"/>
          <w:color w:val="000000"/>
          <w:sz w:val="16"/>
          <w:szCs w:val="23"/>
        </w:rPr>
        <w:t> </w:t>
      </w:r>
      <w:r w:rsidRPr="003577DA">
        <w:rPr>
          <w:rFonts w:ascii="Consolas" w:hAnsi="Consolas"/>
          <w:color w:val="0000FF"/>
          <w:sz w:val="16"/>
          <w:szCs w:val="23"/>
        </w:rPr>
        <w:t>void</w:t>
      </w:r>
      <w:r w:rsidRPr="003577DA">
        <w:rPr>
          <w:rFonts w:ascii="Consolas" w:hAnsi="Consolas"/>
          <w:color w:val="000000"/>
          <w:sz w:val="16"/>
          <w:szCs w:val="23"/>
        </w:rPr>
        <w:t> Application_Start()</w:t>
      </w:r>
    </w:p>
    <w:p w14:paraId="40712650"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p>
    <w:p w14:paraId="13DF4EDC" w14:textId="3959FA86"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r w:rsidRPr="003577DA">
        <w:rPr>
          <w:rFonts w:ascii="Consolas" w:hAnsi="Consolas"/>
          <w:color w:val="000000"/>
          <w:sz w:val="16"/>
          <w:szCs w:val="23"/>
        </w:rPr>
        <w:t xml:space="preserve"> </w:t>
      </w:r>
      <w:r w:rsidRPr="003577DA">
        <w:rPr>
          <w:rFonts w:ascii="Consolas" w:hAnsi="Consolas" w:hint="eastAsia"/>
          <w:color w:val="000000"/>
          <w:sz w:val="16"/>
          <w:szCs w:val="23"/>
        </w:rPr>
        <w:t>……</w:t>
      </w:r>
    </w:p>
    <w:p w14:paraId="4BECC64A" w14:textId="3D60D22B" w:rsidR="00A93FA7" w:rsidRPr="003577DA" w:rsidRDefault="00A93FA7" w:rsidP="00A93FA7">
      <w:pPr>
        <w:pStyle w:val="HTML"/>
        <w:shd w:val="clear" w:color="auto" w:fill="FFFFFF"/>
        <w:rPr>
          <w:rFonts w:ascii="Consolas" w:hAnsi="Consolas"/>
          <w:color w:val="000000"/>
          <w:sz w:val="16"/>
          <w:szCs w:val="23"/>
        </w:rPr>
      </w:pPr>
    </w:p>
    <w:p w14:paraId="42996A3E" w14:textId="5CC42A5D" w:rsidR="003577DA" w:rsidRPr="003577DA" w:rsidRDefault="00A93FA7" w:rsidP="003577DA">
      <w:pPr>
        <w:pStyle w:val="HTML"/>
        <w:shd w:val="clear" w:color="auto" w:fill="FFFFFF"/>
        <w:rPr>
          <w:rFonts w:ascii="Consolas" w:hAnsi="Consolas"/>
          <w:color w:val="000000"/>
          <w:sz w:val="16"/>
          <w:szCs w:val="23"/>
        </w:rPr>
      </w:pPr>
      <w:r w:rsidRPr="003577DA">
        <w:rPr>
          <w:rFonts w:ascii="Consolas" w:hAnsi="Consolas"/>
          <w:color w:val="000000"/>
          <w:sz w:val="16"/>
          <w:szCs w:val="23"/>
        </w:rPr>
        <w:tab/>
      </w:r>
      <w:r w:rsidR="003577DA" w:rsidRPr="003577DA">
        <w:rPr>
          <w:rFonts w:ascii="Consolas" w:hAnsi="Consolas"/>
          <w:color w:val="2B91AF"/>
          <w:sz w:val="16"/>
          <w:szCs w:val="23"/>
        </w:rPr>
        <w:t>ILang</w:t>
      </w:r>
      <w:r w:rsidR="003577DA" w:rsidRPr="003577DA">
        <w:rPr>
          <w:rFonts w:ascii="Consolas" w:hAnsi="Consolas"/>
          <w:color w:val="000000"/>
          <w:sz w:val="16"/>
          <w:szCs w:val="23"/>
        </w:rPr>
        <w:t> lang = </w:t>
      </w:r>
      <w:r w:rsidR="003577DA" w:rsidRPr="003577DA">
        <w:rPr>
          <w:rFonts w:ascii="Consolas" w:hAnsi="Consolas"/>
          <w:color w:val="2B91AF"/>
          <w:sz w:val="16"/>
          <w:szCs w:val="23"/>
        </w:rPr>
        <w:t>DependencyResolver</w:t>
      </w:r>
      <w:r w:rsidR="003577DA" w:rsidRPr="003577DA">
        <w:rPr>
          <w:rFonts w:ascii="Consolas" w:hAnsi="Consolas"/>
          <w:color w:val="000000"/>
          <w:sz w:val="16"/>
          <w:szCs w:val="23"/>
        </w:rPr>
        <w:t>.Current.GetService&lt;</w:t>
      </w:r>
      <w:r w:rsidR="003577DA" w:rsidRPr="003577DA">
        <w:rPr>
          <w:rFonts w:ascii="Consolas" w:hAnsi="Consolas"/>
          <w:color w:val="2B91AF"/>
          <w:sz w:val="16"/>
          <w:szCs w:val="23"/>
        </w:rPr>
        <w:t>ILang</w:t>
      </w:r>
      <w:r w:rsidR="003577DA" w:rsidRPr="003577DA">
        <w:rPr>
          <w:rFonts w:ascii="Consolas" w:hAnsi="Consolas"/>
          <w:color w:val="000000"/>
          <w:sz w:val="16"/>
          <w:szCs w:val="23"/>
        </w:rPr>
        <w:t>&gt;();</w:t>
      </w:r>
    </w:p>
    <w:p w14:paraId="128DAC6F" w14:textId="77777777" w:rsidR="003577DA" w:rsidRPr="003577DA" w:rsidRDefault="003577DA" w:rsidP="003577DA">
      <w:pPr>
        <w:pStyle w:val="HTML"/>
        <w:shd w:val="clear" w:color="auto" w:fill="FFFFFF"/>
        <w:rPr>
          <w:rFonts w:ascii="Consolas" w:hAnsi="Consolas"/>
          <w:color w:val="000000"/>
          <w:sz w:val="16"/>
          <w:szCs w:val="23"/>
        </w:rPr>
      </w:pPr>
      <w:r w:rsidRPr="003577DA">
        <w:rPr>
          <w:rFonts w:ascii="Consolas" w:hAnsi="Consolas"/>
          <w:color w:val="000000"/>
          <w:sz w:val="16"/>
          <w:szCs w:val="23"/>
        </w:rPr>
        <w:t>          </w:t>
      </w:r>
      <w:r w:rsidRPr="003577DA">
        <w:rPr>
          <w:rFonts w:ascii="Consolas" w:hAnsi="Consolas"/>
          <w:color w:val="2B91AF"/>
          <w:sz w:val="16"/>
          <w:szCs w:val="23"/>
        </w:rPr>
        <w:t>ModelMetadataProviders</w:t>
      </w:r>
      <w:r w:rsidRPr="003577DA">
        <w:rPr>
          <w:rFonts w:ascii="Consolas" w:hAnsi="Consolas"/>
          <w:color w:val="000000"/>
          <w:sz w:val="16"/>
          <w:szCs w:val="23"/>
        </w:rPr>
        <w:t>.Current = lang.GetMetadataProvider();</w:t>
      </w:r>
    </w:p>
    <w:p w14:paraId="466B91DD" w14:textId="3A024CBE" w:rsidR="00A93FA7" w:rsidRPr="003577DA" w:rsidRDefault="00A93FA7" w:rsidP="00A93FA7">
      <w:pPr>
        <w:pStyle w:val="HTML"/>
        <w:shd w:val="clear" w:color="auto" w:fill="FFFFFF"/>
        <w:rPr>
          <w:rFonts w:ascii="Consolas" w:hAnsi="Consolas"/>
          <w:color w:val="000000"/>
          <w:sz w:val="16"/>
          <w:szCs w:val="23"/>
        </w:rPr>
      </w:pPr>
    </w:p>
    <w:p w14:paraId="78E10C8F"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xml:space="preserve"> </w:t>
      </w:r>
    </w:p>
    <w:p w14:paraId="6CABC474" w14:textId="18D5ADC4" w:rsidR="00A93FA7" w:rsidRPr="003577DA" w:rsidRDefault="00A93FA7" w:rsidP="00A93FA7">
      <w:pPr>
        <w:pStyle w:val="HTML"/>
        <w:shd w:val="clear" w:color="auto" w:fill="FFFFFF"/>
        <w:rPr>
          <w:rFonts w:ascii="Consolas" w:hAnsi="Consolas" w:hint="eastAsia"/>
          <w:color w:val="000000"/>
          <w:sz w:val="16"/>
          <w:szCs w:val="23"/>
        </w:rPr>
      </w:pPr>
      <w:r w:rsidRPr="003577DA">
        <w:rPr>
          <w:rFonts w:ascii="Consolas" w:hAnsi="Consolas"/>
          <w:color w:val="000000"/>
          <w:sz w:val="16"/>
          <w:szCs w:val="23"/>
        </w:rPr>
        <w:t xml:space="preserve"> </w:t>
      </w:r>
      <w:r w:rsidRPr="003577DA">
        <w:rPr>
          <w:rFonts w:ascii="Consolas" w:hAnsi="Consolas"/>
          <w:color w:val="000000"/>
          <w:sz w:val="16"/>
          <w:szCs w:val="23"/>
        </w:rPr>
        <w:t xml:space="preserve">          </w:t>
      </w:r>
      <w:r w:rsidRPr="003577DA">
        <w:rPr>
          <w:rFonts w:ascii="Consolas" w:hAnsi="Consolas" w:hint="eastAsia"/>
          <w:color w:val="000000"/>
          <w:sz w:val="16"/>
          <w:szCs w:val="23"/>
        </w:rPr>
        <w:t>……</w:t>
      </w:r>
    </w:p>
    <w:p w14:paraId="149C95BF"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p>
    <w:p w14:paraId="562980C0" w14:textId="77777777" w:rsidR="00A93FA7" w:rsidRPr="003577DA" w:rsidRDefault="00A93FA7" w:rsidP="00A93FA7">
      <w:pPr>
        <w:pStyle w:val="HTML"/>
        <w:shd w:val="clear" w:color="auto" w:fill="FFFFFF"/>
        <w:rPr>
          <w:rFonts w:ascii="Consolas" w:hAnsi="Consolas"/>
          <w:color w:val="000000"/>
          <w:sz w:val="16"/>
          <w:szCs w:val="23"/>
        </w:rPr>
      </w:pPr>
      <w:r w:rsidRPr="003577DA">
        <w:rPr>
          <w:rFonts w:ascii="Consolas" w:hAnsi="Consolas"/>
          <w:color w:val="000000"/>
          <w:sz w:val="16"/>
          <w:szCs w:val="23"/>
        </w:rPr>
        <w:t>   }</w:t>
      </w:r>
    </w:p>
    <w:p w14:paraId="672A95A0" w14:textId="19338671" w:rsidR="00EF0AC7" w:rsidRPr="00A33DF9" w:rsidRDefault="0061293F" w:rsidP="00EF0AC7">
      <w:pPr>
        <w:ind w:firstLineChars="100" w:firstLine="180"/>
        <w:rPr>
          <w:rFonts w:hint="eastAsia"/>
        </w:rPr>
      </w:pPr>
      <w:r>
        <w:rPr>
          <w:rFonts w:hint="eastAsia"/>
        </w:rPr>
        <w:t>此后，只要在资源字典中存在相应的键名，使用</w:t>
      </w:r>
      <w:r>
        <w:rPr>
          <w:rFonts w:hint="eastAsia"/>
        </w:rPr>
        <w:t>Html</w:t>
      </w:r>
      <w:r>
        <w:t>Helper</w:t>
      </w:r>
      <w:r>
        <w:rPr>
          <w:rFonts w:hint="eastAsia"/>
        </w:rPr>
        <w:t>的</w:t>
      </w:r>
      <w:r>
        <w:rPr>
          <w:rFonts w:hint="eastAsia"/>
        </w:rPr>
        <w:t>Display</w:t>
      </w:r>
      <w:r>
        <w:t>F</w:t>
      </w:r>
      <w:r>
        <w:rPr>
          <w:rFonts w:hint="eastAsia"/>
        </w:rPr>
        <w:t>or</w:t>
      </w:r>
      <w:r>
        <w:rPr>
          <w:rFonts w:hint="eastAsia"/>
        </w:rPr>
        <w:t>即自动支持多语言</w:t>
      </w:r>
      <w:r w:rsidR="000E5B31">
        <w:rPr>
          <w:rFonts w:hint="eastAsia"/>
        </w:rPr>
        <w:t>功能。</w:t>
      </w:r>
    </w:p>
    <w:p w14:paraId="2BE7FA48" w14:textId="77777777" w:rsidR="00B97356" w:rsidRDefault="00B97356" w:rsidP="00B97356">
      <w:pPr>
        <w:pStyle w:val="4"/>
        <w:tabs>
          <w:tab w:val="clear" w:pos="864"/>
        </w:tabs>
        <w:ind w:right="180"/>
      </w:pPr>
      <w:r>
        <w:rPr>
          <w:rFonts w:hint="eastAsia"/>
        </w:rPr>
        <w:lastRenderedPageBreak/>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3E96BD95" w:rsidR="00B97356" w:rsidRDefault="00480D0F" w:rsidP="00B97356">
      <w:pPr>
        <w:pStyle w:val="3"/>
        <w:ind w:left="481" w:right="180"/>
      </w:pPr>
      <w:r>
        <w:rPr>
          <w:rFonts w:hint="eastAsia"/>
        </w:rPr>
        <w:t>资源字典</w:t>
      </w:r>
      <w:r w:rsidR="00B97356">
        <w:rPr>
          <w:rFonts w:hint="eastAsia"/>
        </w:rPr>
        <w:t>设计</w:t>
      </w:r>
    </w:p>
    <w:p w14:paraId="37F3D52C" w14:textId="2B3E557C" w:rsidR="00483E5E" w:rsidRDefault="00483E5E" w:rsidP="00483E5E">
      <w:r>
        <w:rPr>
          <w:rFonts w:hint="eastAsia"/>
        </w:rPr>
        <w:t>以下是资源字典的一个示例，请结合自定义元数据提供程序理解键的命名原则：</w:t>
      </w:r>
    </w:p>
    <w:p w14:paraId="6B527FAF" w14:textId="40914915" w:rsidR="00483E5E" w:rsidRDefault="00483E5E" w:rsidP="00483E5E">
      <w:pPr>
        <w:ind w:firstLineChars="100" w:firstLine="180"/>
      </w:pPr>
      <w:r w:rsidRPr="00483E5E">
        <w:t>EntityRes.resx</w:t>
      </w:r>
      <w:r>
        <w:rPr>
          <w:rFonts w:hint="eastAsia"/>
        </w:rPr>
        <w:t>：</w:t>
      </w:r>
    </w:p>
    <w:p w14:paraId="20AD9448" w14:textId="3ED729AE" w:rsidR="00483E5E" w:rsidRPr="00483E5E" w:rsidRDefault="00785114" w:rsidP="00483E5E">
      <w:pPr>
        <w:ind w:firstLineChars="100" w:firstLine="180"/>
        <w:rPr>
          <w:rFonts w:hint="eastAsia"/>
        </w:rPr>
      </w:pPr>
      <w:r>
        <w:rPr>
          <w:rFonts w:hint="eastAsia"/>
          <w:noProof/>
        </w:rPr>
        <w:drawing>
          <wp:inline distT="0" distB="0" distL="0" distR="0" wp14:anchorId="47F26254" wp14:editId="066DD6D4">
            <wp:extent cx="5257800" cy="3886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886200"/>
                    </a:xfrm>
                    <a:prstGeom prst="rect">
                      <a:avLst/>
                    </a:prstGeom>
                    <a:noFill/>
                    <a:ln>
                      <a:noFill/>
                    </a:ln>
                  </pic:spPr>
                </pic:pic>
              </a:graphicData>
            </a:graphic>
          </wp:inline>
        </w:drawing>
      </w:r>
    </w:p>
    <w:p w14:paraId="37A796E5" w14:textId="47C96F95" w:rsidR="00653187" w:rsidRDefault="00483E5E" w:rsidP="00653187">
      <w:pPr>
        <w:adjustRightInd w:val="0"/>
      </w:pPr>
      <w:r>
        <w:rPr>
          <w:noProof/>
        </w:rPr>
        <w:t xml:space="preserve"> </w:t>
      </w: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282D1DCF" w:rsidR="00B97356" w:rsidRDefault="00B97356" w:rsidP="00B97356">
      <w:pPr>
        <w:numPr>
          <w:ilvl w:val="0"/>
          <w:numId w:val="20"/>
        </w:numPr>
        <w:adjustRightInd w:val="0"/>
      </w:pPr>
      <w:r>
        <w:rPr>
          <w:rFonts w:hint="eastAsia"/>
        </w:rPr>
        <w:t>币种来源自每家</w:t>
      </w:r>
      <w:r w:rsidR="007F6EC6">
        <w:rPr>
          <w:rFonts w:hint="eastAsia"/>
        </w:rPr>
        <w:t>物业</w:t>
      </w:r>
      <w:r>
        <w:rPr>
          <w:rFonts w:hint="eastAsia"/>
        </w:rPr>
        <w:t>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3CF0E91" w:rsidR="00B97356" w:rsidRDefault="00B97356" w:rsidP="00B97356">
      <w:pPr>
        <w:numPr>
          <w:ilvl w:val="0"/>
          <w:numId w:val="20"/>
        </w:numPr>
        <w:adjustRightInd w:val="0"/>
      </w:pPr>
      <w:r>
        <w:rPr>
          <w:rFonts w:hint="eastAsia"/>
        </w:rPr>
        <w:t>每家</w:t>
      </w:r>
      <w:r w:rsidR="007F6EC6">
        <w:rPr>
          <w:rFonts w:hint="eastAsia"/>
        </w:rPr>
        <w:t>物业公司</w:t>
      </w:r>
      <w:r>
        <w:rPr>
          <w:rFonts w:hint="eastAsia"/>
        </w:rPr>
        <w:t>独立维护自己的汇率转换关系，在需要使用的环节根据每家</w:t>
      </w:r>
      <w:r w:rsidR="007F6EC6">
        <w:rPr>
          <w:rFonts w:hint="eastAsia"/>
        </w:rPr>
        <w:t>物业公司</w:t>
      </w:r>
      <w:r>
        <w:rPr>
          <w:rFonts w:hint="eastAsia"/>
        </w:rPr>
        <w:t>的汇率和设定进行货币转换。</w:t>
      </w:r>
    </w:p>
    <w:p w14:paraId="703F689A" w14:textId="3468EA28" w:rsidR="00B97356" w:rsidRDefault="00B97356" w:rsidP="00B97356">
      <w:pPr>
        <w:pStyle w:val="3"/>
        <w:ind w:left="481" w:right="180"/>
      </w:pPr>
      <w:r>
        <w:rPr>
          <w:rFonts w:hint="eastAsia"/>
        </w:rPr>
        <w:lastRenderedPageBreak/>
        <w:t>数据库设计</w:t>
      </w:r>
      <w:r w:rsidR="001318AB">
        <w:rPr>
          <w:rFonts w:hint="eastAsia"/>
        </w:rPr>
        <w:t xml:space="preserve"> </w:t>
      </w:r>
      <w:r w:rsidR="001318AB">
        <w:rPr>
          <w:rFonts w:hint="eastAsia"/>
        </w:rPr>
        <w:t>（以</w:t>
      </w:r>
      <w:r w:rsidR="001318AB">
        <w:rPr>
          <w:rFonts w:hint="eastAsia"/>
        </w:rPr>
        <w:t>O</w:t>
      </w:r>
      <w:r w:rsidR="001318AB">
        <w:t>RACLE</w:t>
      </w:r>
      <w:r w:rsidR="001318AB">
        <w:rPr>
          <w:rFonts w:hint="eastAsia"/>
        </w:rPr>
        <w:t>为例）</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02201106"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w:t>
      </w:r>
      <w:r w:rsidR="00A11B29">
        <w:rPr>
          <w:rFonts w:hint="eastAsia"/>
        </w:rPr>
        <w:t>家物业公司</w:t>
      </w:r>
      <w:r>
        <w:rPr>
          <w:rFonts w:hint="eastAsia"/>
        </w:rPr>
        <w:t>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A9F1DB7" w:rsidR="00B97356" w:rsidRDefault="00B97356" w:rsidP="00B97356">
      <w:r>
        <w:rPr>
          <w:rFonts w:hint="eastAsia"/>
        </w:rPr>
        <w:t>系统要求支持浏览器兼容，支持</w:t>
      </w:r>
      <w:r w:rsidR="00E2099B">
        <w:rPr>
          <w:rFonts w:hint="eastAsia"/>
        </w:rPr>
        <w:t>IE8</w:t>
      </w:r>
      <w:r>
        <w:rPr>
          <w:rFonts w:hint="eastAsia"/>
        </w:rPr>
        <w:t>-10</w:t>
      </w:r>
      <w:r>
        <w:rPr>
          <w:rFonts w:hint="eastAsia"/>
        </w:rPr>
        <w:t>，</w:t>
      </w:r>
      <w:r>
        <w:t>Chrome</w:t>
      </w:r>
      <w:r>
        <w:rPr>
          <w:rFonts w:hint="eastAsia"/>
        </w:rPr>
        <w:t>，</w:t>
      </w:r>
      <w:r>
        <w:rPr>
          <w:rFonts w:hint="eastAsia"/>
        </w:rPr>
        <w:t>360</w:t>
      </w:r>
      <w:r w:rsidR="00E2099B">
        <w:rPr>
          <w:rFonts w:hint="eastAsia"/>
        </w:rPr>
        <w:t>和</w:t>
      </w:r>
      <w:r w:rsidR="00E2099B">
        <w:t>QQ</w:t>
      </w:r>
      <w:r>
        <w:rPr>
          <w:rFonts w:hint="eastAsia"/>
        </w:rPr>
        <w:t>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6E22F55" w:rsidR="00B97356" w:rsidRDefault="00B97356" w:rsidP="00B97356">
      <w:pPr>
        <w:numPr>
          <w:ilvl w:val="0"/>
          <w:numId w:val="23"/>
        </w:numPr>
        <w:adjustRightInd w:val="0"/>
      </w:pPr>
      <w:r>
        <w:rPr>
          <w:rFonts w:hint="eastAsia"/>
        </w:rPr>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t>权限控制方案</w:t>
      </w:r>
    </w:p>
    <w:p w14:paraId="6B317FD6" w14:textId="77777777" w:rsidR="00B97356" w:rsidRDefault="00B97356" w:rsidP="00B97356">
      <w:pPr>
        <w:pStyle w:val="3"/>
        <w:ind w:left="481" w:right="180"/>
      </w:pPr>
      <w:r>
        <w:rPr>
          <w:rFonts w:hint="eastAsia"/>
        </w:rPr>
        <w:t>方案说明</w:t>
      </w:r>
    </w:p>
    <w:p w14:paraId="65021B04" w14:textId="2E623028" w:rsidR="00B97356" w:rsidRDefault="00B97356" w:rsidP="00B97356"/>
    <w:p w14:paraId="1CD36669" w14:textId="2EFB72F7" w:rsidR="00B97356" w:rsidRDefault="00B97356" w:rsidP="00B97356">
      <w:pPr>
        <w:numPr>
          <w:ilvl w:val="0"/>
          <w:numId w:val="24"/>
        </w:numPr>
      </w:pPr>
      <w:r>
        <w:rPr>
          <w:rFonts w:hint="eastAsia"/>
        </w:rPr>
        <w:t>数据权限控制体系，以“</w:t>
      </w:r>
      <w:r>
        <w:rPr>
          <w:rFonts w:hint="eastAsia"/>
        </w:rPr>
        <w:t>U</w:t>
      </w:r>
      <w:r w:rsidR="00432B16">
        <w:rPr>
          <w:rFonts w:hint="eastAsia"/>
        </w:rPr>
        <w:t>ser_Data_Func</w:t>
      </w:r>
      <w:r>
        <w:rPr>
          <w:rFonts w:hint="eastAsia"/>
        </w:rPr>
        <w:t>&lt;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lastRenderedPageBreak/>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86A3B82" w:rsidR="00B97356" w:rsidRDefault="00B97356" w:rsidP="00B97356">
      <w:pPr>
        <w:numPr>
          <w:ilvl w:val="0"/>
          <w:numId w:val="24"/>
        </w:numPr>
      </w:pPr>
      <w:r>
        <w:rPr>
          <w:rFonts w:hint="eastAsia"/>
        </w:rPr>
        <w:t>所有的查询操作，在查询数据时，都需要询问“</w:t>
      </w:r>
      <w:r w:rsidR="00432B16">
        <w:rPr>
          <w:rFonts w:hint="eastAsia"/>
        </w:rPr>
        <w:t xml:space="preserve">User_Data_Func </w:t>
      </w:r>
      <w:r>
        <w:rPr>
          <w:rFonts w:hint="eastAsia"/>
        </w:rPr>
        <w:t>&lt;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p>
    <w:p w14:paraId="0A6CAB1C" w14:textId="20A8310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sidR="00432B16">
        <w:rPr>
          <w:rFonts w:hint="eastAsia"/>
        </w:rPr>
        <w:t xml:space="preserve">User_Data_Func </w:t>
      </w:r>
      <w:r>
        <w:rPr>
          <w:rFonts w:hint="eastAsia"/>
        </w:rPr>
        <w:t>&lt;</w:t>
      </w:r>
      <w:r>
        <w:rPr>
          <w:rFonts w:hint="eastAsia"/>
        </w:rPr>
        <w:t>用户数据权限</w:t>
      </w:r>
      <w:r>
        <w:rPr>
          <w:rFonts w:hint="eastAsia"/>
        </w:rPr>
        <w:t>&gt;</w:t>
      </w:r>
      <w:r>
        <w:rPr>
          <w:rFonts w:hint="eastAsia"/>
        </w:rPr>
        <w:t>”中的条件进行验证，以确定是否允许操作。</w:t>
      </w:r>
    </w:p>
    <w:p w14:paraId="05ECF61E" w14:textId="1E5AFA48" w:rsidR="00B97356" w:rsidRDefault="00B97356" w:rsidP="00B97356">
      <w:pPr>
        <w:numPr>
          <w:ilvl w:val="0"/>
          <w:numId w:val="24"/>
        </w:numPr>
      </w:pPr>
      <w:r>
        <w:rPr>
          <w:rFonts w:hint="eastAsia"/>
        </w:rPr>
        <w:t>录入控制的权限，设置内容保存在“</w:t>
      </w:r>
      <w:r w:rsidR="00432B16">
        <w:rPr>
          <w:rFonts w:hint="eastAsia"/>
        </w:rPr>
        <w:t xml:space="preserve">User_Data_Func </w:t>
      </w:r>
      <w:r>
        <w:rPr>
          <w:rFonts w:hint="eastAsia"/>
        </w:rPr>
        <w:t>&lt;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5ADA137" w:rsidR="00B97356" w:rsidRDefault="00B97356" w:rsidP="00B97356">
      <w:pPr>
        <w:numPr>
          <w:ilvl w:val="0"/>
          <w:numId w:val="24"/>
        </w:numPr>
      </w:pPr>
      <w:r>
        <w:rPr>
          <w:rFonts w:hint="eastAsia"/>
        </w:rPr>
        <w:t>权限控制的重点在于所有的功能点都接受“</w:t>
      </w:r>
      <w:r w:rsidR="00432B16">
        <w:rPr>
          <w:rFonts w:hint="eastAsia"/>
        </w:rPr>
        <w:t xml:space="preserve">User_Data_Func </w:t>
      </w:r>
      <w:r>
        <w:rPr>
          <w:rFonts w:hint="eastAsia"/>
        </w:rPr>
        <w:t>&lt;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”的控制，无论现阶段是否有对应的权限设置对应到这个功能点。之后如果有新的权限控制需求，或者是原有的权限控制需求有改变的，仅需要变更规则写入“</w:t>
      </w:r>
      <w:r w:rsidR="00432B16">
        <w:rPr>
          <w:rFonts w:hint="eastAsia"/>
        </w:rPr>
        <w:t xml:space="preserve">User_Data_Func </w:t>
      </w:r>
      <w:r>
        <w:rPr>
          <w:rFonts w:hint="eastAsia"/>
        </w:rPr>
        <w:t>&lt;</w:t>
      </w:r>
      <w:r>
        <w:rPr>
          <w:rFonts w:hint="eastAsia"/>
        </w:rPr>
        <w:t>用户数据权限</w:t>
      </w:r>
      <w:r>
        <w:rPr>
          <w:rFonts w:hint="eastAsia"/>
        </w:rPr>
        <w:t>&gt;</w:t>
      </w:r>
      <w:r>
        <w:rPr>
          <w:rFonts w:hint="eastAsia"/>
        </w:rPr>
        <w:t>”的方式，即可扩展对应的功能。</w:t>
      </w:r>
    </w:p>
    <w:p w14:paraId="4B060800" w14:textId="77777777" w:rsidR="00B97356" w:rsidRDefault="00B97356" w:rsidP="00B97356">
      <w:pPr>
        <w:pStyle w:val="2"/>
        <w:ind w:right="180"/>
      </w:pPr>
      <w:bookmarkStart w:id="17" w:name="_异常和日志接口"/>
      <w:r>
        <w:rPr>
          <w:rFonts w:hint="eastAsia"/>
        </w:rPr>
        <w:t>异常和日志方案</w:t>
      </w:r>
    </w:p>
    <w:bookmarkEnd w:id="17"/>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t>数据库变更</w:t>
      </w:r>
    </w:p>
    <w:p w14:paraId="12A9DBCB" w14:textId="73A5CB23" w:rsidR="00B97356" w:rsidRDefault="009B36B0" w:rsidP="00B97356">
      <w:pPr>
        <w:numPr>
          <w:ilvl w:val="0"/>
          <w:numId w:val="26"/>
        </w:numPr>
      </w:pPr>
      <w:r>
        <w:rPr>
          <w:rFonts w:hint="eastAsia"/>
        </w:rPr>
        <w:t xml:space="preserve"> </w:t>
      </w:r>
      <w:r w:rsidR="00B97356">
        <w:rPr>
          <w:rFonts w:hint="eastAsia"/>
        </w:rPr>
        <w:t>“</w:t>
      </w:r>
      <w:r w:rsidR="00B97356">
        <w:rPr>
          <w:rFonts w:hint="eastAsia"/>
        </w:rPr>
        <w:t>OPERATION_TYPE&lt;</w:t>
      </w:r>
      <w:r w:rsidR="00B97356">
        <w:rPr>
          <w:rFonts w:hint="eastAsia"/>
        </w:rPr>
        <w:t>操作类型</w:t>
      </w:r>
      <w:r w:rsidR="00B97356">
        <w:rPr>
          <w:rFonts w:hint="eastAsia"/>
        </w:rPr>
        <w:t>&gt;</w:t>
      </w:r>
      <w:r w:rsidR="00B97356">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10F371DC" w:rsidR="00B97356" w:rsidRDefault="00B97356" w:rsidP="00B97356">
      <w:pPr>
        <w:numPr>
          <w:ilvl w:val="0"/>
          <w:numId w:val="26"/>
        </w:numPr>
      </w:pPr>
      <w:r>
        <w:rPr>
          <w:rFonts w:hint="eastAsia"/>
        </w:rPr>
        <w:t>“</w:t>
      </w:r>
      <w:r>
        <w:rPr>
          <w:rFonts w:hint="eastAsia"/>
        </w:rPr>
        <w:t>OWNER_COMPANY_SEQ&lt;</w:t>
      </w:r>
      <w:r w:rsidR="00FC18B2">
        <w:rPr>
          <w:rFonts w:hint="eastAsia"/>
        </w:rPr>
        <w:t>物业公司</w:t>
      </w:r>
      <w:r>
        <w:rPr>
          <w:rFonts w:hint="eastAsia"/>
        </w:rPr>
        <w:t>&gt;</w:t>
      </w:r>
      <w:r>
        <w:rPr>
          <w:rFonts w:hint="eastAsia"/>
        </w:rPr>
        <w:t>，</w:t>
      </w:r>
      <w:r w:rsidR="00FC18B2">
        <w:rPr>
          <w:rFonts w:hint="eastAsia"/>
        </w:rPr>
        <w:t>OPRT_</w:t>
      </w:r>
      <w:r w:rsidR="00FC18B2">
        <w:t>CLIENT</w:t>
      </w:r>
      <w:r>
        <w:rPr>
          <w:rFonts w:hint="eastAsia"/>
        </w:rPr>
        <w:t>_SEQ&lt;</w:t>
      </w:r>
      <w:r w:rsidR="00FC18B2">
        <w:rPr>
          <w:rFonts w:hint="eastAsia"/>
        </w:rPr>
        <w:t>操作终端</w:t>
      </w:r>
      <w:r>
        <w:rPr>
          <w:rFonts w:hint="eastAsia"/>
        </w:rPr>
        <w:t>&gt;</w:t>
      </w:r>
      <w:r>
        <w:rPr>
          <w:rFonts w:hint="eastAsia"/>
        </w:rPr>
        <w:t>，</w:t>
      </w:r>
      <w:r w:rsidR="00FC18B2">
        <w:rPr>
          <w:rFonts w:hint="eastAsia"/>
        </w:rPr>
        <w:t>P</w:t>
      </w:r>
      <w:r w:rsidR="00FC18B2">
        <w:t>AY</w:t>
      </w:r>
      <w:r>
        <w:rPr>
          <w:rFonts w:hint="eastAsia"/>
        </w:rPr>
        <w:t>_</w:t>
      </w:r>
      <w:r w:rsidR="00FC18B2" w:rsidRPr="00FC18B2">
        <w:t xml:space="preserve"> </w:t>
      </w:r>
      <w:r w:rsidR="00FC18B2">
        <w:t>CUSTOMER</w:t>
      </w:r>
      <w:r w:rsidR="00FC18B2">
        <w:rPr>
          <w:rFonts w:hint="eastAsia"/>
        </w:rPr>
        <w:t xml:space="preserve"> </w:t>
      </w:r>
      <w:r>
        <w:rPr>
          <w:rFonts w:hint="eastAsia"/>
        </w:rPr>
        <w:t>_SEQ&lt;</w:t>
      </w:r>
      <w:r w:rsidR="00FC18B2">
        <w:rPr>
          <w:rFonts w:hint="eastAsia"/>
        </w:rPr>
        <w:t>业主</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t>接口定义</w:t>
      </w:r>
    </w:p>
    <w:p w14:paraId="4D561D3B" w14:textId="13582FF3" w:rsidR="00B97356" w:rsidRDefault="004161E9" w:rsidP="00B97356">
      <w:r>
        <w:rPr>
          <w:rFonts w:hint="eastAsia"/>
          <w:noProof/>
        </w:rPr>
        <w:drawing>
          <wp:inline distT="0" distB="0" distL="0" distR="0" wp14:anchorId="1A3D48E0" wp14:editId="479DFF4E">
            <wp:extent cx="4391025" cy="1838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1838325"/>
                    </a:xfrm>
                    <a:prstGeom prst="rect">
                      <a:avLst/>
                    </a:prstGeom>
                    <a:noFill/>
                    <a:ln>
                      <a:noFill/>
                    </a:ln>
                  </pic:spPr>
                </pic:pic>
              </a:graphicData>
            </a:graphic>
          </wp:inline>
        </w:drawing>
      </w:r>
    </w:p>
    <w:p w14:paraId="7BAC4595" w14:textId="77777777" w:rsidR="00B97356" w:rsidRDefault="00B97356" w:rsidP="00B97356">
      <w:r>
        <w:rPr>
          <w:rFonts w:hint="eastAsia"/>
        </w:rPr>
        <w:lastRenderedPageBreak/>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22EBF26E"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w:t>
      </w:r>
      <w:r w:rsidR="003F09DF">
        <w:rPr>
          <w:rFonts w:hint="eastAsia"/>
        </w:rPr>
        <w:t xml:space="preserve"> </w:t>
      </w:r>
    </w:p>
    <w:p w14:paraId="68B0B9DF" w14:textId="77777777" w:rsidR="00B97356" w:rsidRDefault="00B97356" w:rsidP="00B97356">
      <w:pPr>
        <w:pStyle w:val="3"/>
        <w:ind w:left="481" w:right="180"/>
      </w:pPr>
      <w:r>
        <w:rPr>
          <w:rFonts w:hint="eastAsia"/>
        </w:rPr>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5CA0D5C2" w:rsidR="00B97356" w:rsidRDefault="00B97356" w:rsidP="00F36554">
            <w:r>
              <w:rPr>
                <w:rFonts w:hint="eastAsia"/>
              </w:rPr>
              <w:t>OWNER_SEQ</w:t>
            </w:r>
            <w:r w:rsidR="00247D95">
              <w:rPr>
                <w:rFonts w:hint="eastAsia"/>
              </w:rPr>
              <w:t>填写当前物业</w:t>
            </w:r>
            <w:r>
              <w:rPr>
                <w:rFonts w:hint="eastAsia"/>
              </w:rPr>
              <w:t>公司；</w:t>
            </w:r>
          </w:p>
          <w:p w14:paraId="397F4AA5" w14:textId="1262182C" w:rsidR="00B97356" w:rsidRDefault="00B97356" w:rsidP="00F36554">
            <w:r>
              <w:rPr>
                <w:rFonts w:hint="eastAsia"/>
              </w:rPr>
              <w:t xml:space="preserve">objName = </w:t>
            </w:r>
            <w:r>
              <w:rPr>
                <w:rFonts w:hint="eastAsia"/>
              </w:rPr>
              <w:t>“</w:t>
            </w:r>
            <w:r w:rsidR="00A67A42">
              <w:rPr>
                <w:rFonts w:hint="eastAsia"/>
              </w:rPr>
              <w:t>H</w:t>
            </w:r>
            <w:r w:rsidR="00A67A42">
              <w:t>TWY</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1D466C6D" w:rsidR="00B97356" w:rsidRDefault="00B97356" w:rsidP="00B97356">
      <w:pPr>
        <w:rPr>
          <w:rFonts w:hint="eastAsia"/>
        </w:rPr>
      </w:pPr>
      <w:r>
        <w:rPr>
          <w:rFonts w:hint="eastAsia"/>
        </w:rPr>
        <w:t>本章节用于描述缓存模块在系统中</w:t>
      </w:r>
      <w:r w:rsidR="00622FEA">
        <w:rPr>
          <w:rFonts w:hint="eastAsia"/>
        </w:rPr>
        <w:t>缓存的具体设计</w:t>
      </w:r>
      <w:r w:rsidR="00622FEA">
        <w:rPr>
          <w:rFonts w:hint="eastAsia"/>
        </w:rPr>
        <w:t>及</w:t>
      </w:r>
      <w:r>
        <w:rPr>
          <w:rFonts w:hint="eastAsia"/>
        </w:rPr>
        <w:t>使用场景</w:t>
      </w:r>
      <w:r w:rsidR="00F42CB2">
        <w:rPr>
          <w:rFonts w:hint="eastAsia"/>
        </w:rPr>
        <w:t>。</w:t>
      </w:r>
    </w:p>
    <w:p w14:paraId="048299C0" w14:textId="4BA97A82" w:rsidR="00B97356" w:rsidRDefault="00B97356" w:rsidP="00B97356">
      <w:pPr>
        <w:pStyle w:val="3"/>
        <w:ind w:left="481" w:right="180"/>
      </w:pPr>
      <w:r>
        <w:rPr>
          <w:rFonts w:hint="eastAsia"/>
        </w:rPr>
        <w:t>缓存方案概要</w:t>
      </w:r>
    </w:p>
    <w:p w14:paraId="3F7134A9" w14:textId="77777777" w:rsidR="002D632C" w:rsidRPr="0085264D" w:rsidRDefault="002D632C" w:rsidP="002D632C">
      <w:pPr>
        <w:rPr>
          <w:rFonts w:hint="eastAsia"/>
          <w:color w:val="C00000"/>
        </w:rPr>
      </w:pPr>
      <w:r w:rsidRPr="0085264D">
        <w:rPr>
          <w:rFonts w:hint="eastAsia"/>
          <w:color w:val="C00000"/>
        </w:rPr>
        <w:t>备注：解决方案提供了</w:t>
      </w:r>
      <w:r w:rsidRPr="0085264D">
        <w:rPr>
          <w:rFonts w:hint="eastAsia"/>
          <w:color w:val="C00000"/>
        </w:rPr>
        <w:t>.</w:t>
      </w:r>
      <w:r w:rsidRPr="0085264D">
        <w:rPr>
          <w:color w:val="C00000"/>
        </w:rPr>
        <w:t>NET</w:t>
      </w:r>
      <w:r w:rsidRPr="0085264D">
        <w:rPr>
          <w:rFonts w:hint="eastAsia"/>
          <w:color w:val="C00000"/>
        </w:rPr>
        <w:t>平台的具体实现策略，其他平台可根据自身特点参考或独立实现：</w:t>
      </w:r>
    </w:p>
    <w:p w14:paraId="3FCDB18E" w14:textId="77777777" w:rsidR="00622FEA" w:rsidRPr="002D632C" w:rsidRDefault="00622FEA" w:rsidP="00622FEA">
      <w:pPr>
        <w:rPr>
          <w:rFonts w:hint="eastAsia"/>
        </w:rPr>
      </w:pPr>
    </w:p>
    <w:p w14:paraId="12263390" w14:textId="77777777" w:rsidR="00AF56FB" w:rsidRDefault="00B97356" w:rsidP="00B97356">
      <w:pPr>
        <w:numPr>
          <w:ilvl w:val="0"/>
          <w:numId w:val="27"/>
        </w:numPr>
        <w:ind w:left="360" w:hanging="360"/>
      </w:pPr>
      <w:r>
        <w:rPr>
          <w:rFonts w:hint="eastAsia"/>
        </w:rPr>
        <w:t>缓存的主体</w:t>
      </w:r>
      <w:r w:rsidR="0096109E">
        <w:rPr>
          <w:rFonts w:hint="eastAsia"/>
        </w:rPr>
        <w:t>可以是</w:t>
      </w:r>
      <w:r>
        <w:rPr>
          <w:rFonts w:hint="eastAsia"/>
        </w:rPr>
        <w:t>dataTable</w:t>
      </w:r>
      <w:r w:rsidR="0096109E">
        <w:rPr>
          <w:rFonts w:hint="eastAsia"/>
        </w:rPr>
        <w:t>，也可以是实体集合，请根据自身</w:t>
      </w:r>
      <w:r w:rsidR="00523F84">
        <w:rPr>
          <w:rFonts w:hint="eastAsia"/>
        </w:rPr>
        <w:t>仓储机制的具体实现选择</w:t>
      </w:r>
      <w:r>
        <w:rPr>
          <w:rFonts w:hint="eastAsia"/>
        </w:rPr>
        <w:t>，</w:t>
      </w:r>
    </w:p>
    <w:p w14:paraId="21511A24" w14:textId="1C616954" w:rsidR="00B97356" w:rsidRDefault="00AF56FB" w:rsidP="00B97356">
      <w:pPr>
        <w:numPr>
          <w:ilvl w:val="0"/>
          <w:numId w:val="27"/>
        </w:numPr>
        <w:ind w:left="360" w:hanging="360"/>
      </w:pPr>
      <w:r>
        <w:rPr>
          <w:rFonts w:hint="eastAsia"/>
        </w:rPr>
        <w:t>缓存推荐</w:t>
      </w:r>
      <w:r w:rsidR="007930D1">
        <w:rPr>
          <w:rFonts w:hint="eastAsia"/>
        </w:rPr>
        <w:t>基于</w:t>
      </w:r>
      <w:r w:rsidR="00895807">
        <w:rPr>
          <w:rFonts w:hint="eastAsia"/>
        </w:rPr>
        <w:t>微软企业库</w:t>
      </w:r>
      <w:r w:rsidR="007930D1">
        <w:rPr>
          <w:rFonts w:hint="eastAsia"/>
        </w:rPr>
        <w:t>AppFabric</w:t>
      </w:r>
      <w:r w:rsidR="007930D1">
        <w:rPr>
          <w:rFonts w:hint="eastAsia"/>
        </w:rPr>
        <w:t>实现</w:t>
      </w:r>
      <w:r w:rsidR="00B97356">
        <w:rPr>
          <w:rFonts w:hint="eastAsia"/>
        </w:rPr>
        <w:t>。</w:t>
      </w:r>
    </w:p>
    <w:p w14:paraId="6012882A" w14:textId="049500BA" w:rsidR="003C7FAD" w:rsidRDefault="003C7FAD" w:rsidP="003C7FAD">
      <w:pPr>
        <w:ind w:left="360"/>
      </w:pPr>
      <w:r>
        <w:rPr>
          <w:rFonts w:hint="eastAsia"/>
        </w:rPr>
        <w:t>以下编码体现了缓存的接口设计：</w:t>
      </w:r>
    </w:p>
    <w:p w14:paraId="0ACE923B"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FF"/>
          <w:sz w:val="16"/>
          <w:szCs w:val="16"/>
        </w:rPr>
        <w:t>public</w:t>
      </w:r>
      <w:r w:rsidRPr="003C7FAD">
        <w:rPr>
          <w:rFonts w:ascii="Consolas" w:hAnsi="Consolas"/>
          <w:color w:val="000000"/>
          <w:sz w:val="16"/>
          <w:szCs w:val="16"/>
        </w:rPr>
        <w:t> </w:t>
      </w:r>
      <w:r w:rsidRPr="003C7FAD">
        <w:rPr>
          <w:rFonts w:ascii="Consolas" w:hAnsi="Consolas"/>
          <w:color w:val="0000FF"/>
          <w:sz w:val="16"/>
          <w:szCs w:val="16"/>
        </w:rPr>
        <w:t>class</w:t>
      </w:r>
      <w:r w:rsidRPr="003C7FAD">
        <w:rPr>
          <w:rFonts w:ascii="Consolas" w:hAnsi="Consolas"/>
          <w:color w:val="000000"/>
          <w:sz w:val="16"/>
          <w:szCs w:val="16"/>
        </w:rPr>
        <w:t> </w:t>
      </w:r>
      <w:r w:rsidRPr="003C7FAD">
        <w:rPr>
          <w:rFonts w:ascii="Consolas" w:hAnsi="Consolas"/>
          <w:color w:val="2B91AF"/>
          <w:sz w:val="16"/>
          <w:szCs w:val="16"/>
        </w:rPr>
        <w:t>AppFabricCaching</w:t>
      </w:r>
      <w:r w:rsidRPr="003C7FAD">
        <w:rPr>
          <w:rFonts w:ascii="Consolas" w:hAnsi="Consolas"/>
          <w:color w:val="000000"/>
          <w:sz w:val="16"/>
          <w:szCs w:val="16"/>
        </w:rPr>
        <w:t> : </w:t>
      </w:r>
      <w:r w:rsidRPr="003C7FAD">
        <w:rPr>
          <w:rFonts w:ascii="Consolas" w:hAnsi="Consolas"/>
          <w:color w:val="2B91AF"/>
          <w:sz w:val="16"/>
          <w:szCs w:val="16"/>
        </w:rPr>
        <w:t>ICaching</w:t>
      </w:r>
      <w:r w:rsidRPr="003C7FAD">
        <w:rPr>
          <w:rFonts w:ascii="Consolas" w:hAnsi="Consolas"/>
          <w:color w:val="000000"/>
          <w:sz w:val="16"/>
          <w:szCs w:val="16"/>
        </w:rPr>
        <w:t> {</w:t>
      </w:r>
    </w:p>
    <w:p w14:paraId="31CC8E8B"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0F852B50"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private</w:t>
      </w:r>
      <w:r w:rsidRPr="003C7FAD">
        <w:rPr>
          <w:rFonts w:ascii="Consolas" w:hAnsi="Consolas"/>
          <w:color w:val="000000"/>
          <w:sz w:val="16"/>
          <w:szCs w:val="16"/>
        </w:rPr>
        <w:t> </w:t>
      </w:r>
      <w:r w:rsidRPr="003C7FAD">
        <w:rPr>
          <w:rFonts w:ascii="Consolas" w:hAnsi="Consolas"/>
          <w:color w:val="0000FF"/>
          <w:sz w:val="16"/>
          <w:szCs w:val="16"/>
        </w:rPr>
        <w:t>static</w:t>
      </w:r>
      <w:r w:rsidRPr="003C7FAD">
        <w:rPr>
          <w:rFonts w:ascii="Consolas" w:hAnsi="Consolas"/>
          <w:color w:val="000000"/>
          <w:sz w:val="16"/>
          <w:szCs w:val="16"/>
        </w:rPr>
        <w:t> </w:t>
      </w:r>
      <w:r w:rsidRPr="003C7FAD">
        <w:rPr>
          <w:rFonts w:ascii="Consolas" w:hAnsi="Consolas"/>
          <w:color w:val="2B91AF"/>
          <w:sz w:val="16"/>
          <w:szCs w:val="16"/>
        </w:rPr>
        <w:t>DataCacheFactory</w:t>
      </w:r>
      <w:r w:rsidRPr="003C7FAD">
        <w:rPr>
          <w:rFonts w:ascii="Consolas" w:hAnsi="Consolas"/>
          <w:color w:val="000000"/>
          <w:sz w:val="16"/>
          <w:szCs w:val="16"/>
        </w:rPr>
        <w:t> Factory = </w:t>
      </w:r>
      <w:r w:rsidRPr="003C7FAD">
        <w:rPr>
          <w:rFonts w:ascii="Consolas" w:hAnsi="Consolas"/>
          <w:color w:val="0000FF"/>
          <w:sz w:val="16"/>
          <w:szCs w:val="16"/>
        </w:rPr>
        <w:t>null</w:t>
      </w:r>
      <w:r w:rsidRPr="003C7FAD">
        <w:rPr>
          <w:rFonts w:ascii="Consolas" w:hAnsi="Consolas"/>
          <w:color w:val="000000"/>
          <w:sz w:val="16"/>
          <w:szCs w:val="16"/>
        </w:rPr>
        <w:t>;</w:t>
      </w:r>
    </w:p>
    <w:p w14:paraId="02DB541D"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private</w:t>
      </w:r>
      <w:r w:rsidRPr="003C7FAD">
        <w:rPr>
          <w:rFonts w:ascii="Consolas" w:hAnsi="Consolas"/>
          <w:color w:val="000000"/>
          <w:sz w:val="16"/>
          <w:szCs w:val="16"/>
        </w:rPr>
        <w:t> </w:t>
      </w:r>
      <w:r w:rsidRPr="003C7FAD">
        <w:rPr>
          <w:rFonts w:ascii="Consolas" w:hAnsi="Consolas"/>
          <w:color w:val="0000FF"/>
          <w:sz w:val="16"/>
          <w:szCs w:val="16"/>
        </w:rPr>
        <w:t>static</w:t>
      </w:r>
      <w:r w:rsidRPr="003C7FAD">
        <w:rPr>
          <w:rFonts w:ascii="Consolas" w:hAnsi="Consolas"/>
          <w:color w:val="000000"/>
          <w:sz w:val="16"/>
          <w:szCs w:val="16"/>
        </w:rPr>
        <w:t> </w:t>
      </w:r>
      <w:r w:rsidRPr="003C7FAD">
        <w:rPr>
          <w:rFonts w:ascii="Consolas" w:hAnsi="Consolas"/>
          <w:color w:val="2B91AF"/>
          <w:sz w:val="16"/>
          <w:szCs w:val="16"/>
        </w:rPr>
        <w:t>DataCache</w:t>
      </w:r>
      <w:r w:rsidRPr="003C7FAD">
        <w:rPr>
          <w:rFonts w:ascii="Consolas" w:hAnsi="Consolas"/>
          <w:color w:val="000000"/>
          <w:sz w:val="16"/>
          <w:szCs w:val="16"/>
        </w:rPr>
        <w:t> Cache = </w:t>
      </w:r>
      <w:r w:rsidRPr="003C7FAD">
        <w:rPr>
          <w:rFonts w:ascii="Consolas" w:hAnsi="Consolas"/>
          <w:color w:val="0000FF"/>
          <w:sz w:val="16"/>
          <w:szCs w:val="16"/>
        </w:rPr>
        <w:t>null</w:t>
      </w:r>
      <w:r w:rsidRPr="003C7FAD">
        <w:rPr>
          <w:rFonts w:ascii="Consolas" w:hAnsi="Consolas"/>
          <w:color w:val="000000"/>
          <w:sz w:val="16"/>
          <w:szCs w:val="16"/>
        </w:rPr>
        <w:t>;</w:t>
      </w:r>
    </w:p>
    <w:p w14:paraId="33368AEB"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4E7C1D8F"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static</w:t>
      </w:r>
      <w:r w:rsidRPr="003C7FAD">
        <w:rPr>
          <w:rFonts w:ascii="Consolas" w:hAnsi="Consolas"/>
          <w:color w:val="000000"/>
          <w:sz w:val="16"/>
          <w:szCs w:val="16"/>
        </w:rPr>
        <w:t> AppFabricCaching() {</w:t>
      </w:r>
    </w:p>
    <w:p w14:paraId="0A86CCAC"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var</w:t>
      </w:r>
      <w:r w:rsidRPr="003C7FAD">
        <w:rPr>
          <w:rFonts w:ascii="Consolas" w:hAnsi="Consolas"/>
          <w:color w:val="000000"/>
          <w:sz w:val="16"/>
          <w:szCs w:val="16"/>
        </w:rPr>
        <w:t> cacheName = </w:t>
      </w:r>
      <w:r w:rsidRPr="003C7FAD">
        <w:rPr>
          <w:rFonts w:ascii="Consolas" w:hAnsi="Consolas"/>
          <w:color w:val="2B91AF"/>
          <w:sz w:val="16"/>
          <w:szCs w:val="16"/>
        </w:rPr>
        <w:t>ConfigurationManager</w:t>
      </w:r>
      <w:r w:rsidRPr="003C7FAD">
        <w:rPr>
          <w:rFonts w:ascii="Consolas" w:hAnsi="Consolas"/>
          <w:color w:val="000000"/>
          <w:sz w:val="16"/>
          <w:szCs w:val="16"/>
        </w:rPr>
        <w:t>.AppSettings.Get(</w:t>
      </w:r>
      <w:r w:rsidRPr="003C7FAD">
        <w:rPr>
          <w:rFonts w:ascii="Consolas" w:hAnsi="Consolas"/>
          <w:color w:val="A31515"/>
          <w:sz w:val="16"/>
          <w:szCs w:val="16"/>
        </w:rPr>
        <w:t>"AppFabricCaching.Name"</w:t>
      </w:r>
      <w:r w:rsidRPr="003C7FAD">
        <w:rPr>
          <w:rFonts w:ascii="Consolas" w:hAnsi="Consolas"/>
          <w:color w:val="000000"/>
          <w:sz w:val="16"/>
          <w:szCs w:val="16"/>
        </w:rPr>
        <w:t>);</w:t>
      </w:r>
    </w:p>
    <w:p w14:paraId="70668E2A"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Factory = </w:t>
      </w:r>
      <w:r w:rsidRPr="003C7FAD">
        <w:rPr>
          <w:rFonts w:ascii="Consolas" w:hAnsi="Consolas"/>
          <w:color w:val="0000FF"/>
          <w:sz w:val="16"/>
          <w:szCs w:val="16"/>
        </w:rPr>
        <w:t>new</w:t>
      </w:r>
      <w:r w:rsidRPr="003C7FAD">
        <w:rPr>
          <w:rFonts w:ascii="Consolas" w:hAnsi="Consolas"/>
          <w:color w:val="000000"/>
          <w:sz w:val="16"/>
          <w:szCs w:val="16"/>
        </w:rPr>
        <w:t> </w:t>
      </w:r>
      <w:r w:rsidRPr="003C7FAD">
        <w:rPr>
          <w:rFonts w:ascii="Consolas" w:hAnsi="Consolas"/>
          <w:color w:val="2B91AF"/>
          <w:sz w:val="16"/>
          <w:szCs w:val="16"/>
        </w:rPr>
        <w:t>DataCacheFactory</w:t>
      </w:r>
      <w:r w:rsidRPr="003C7FAD">
        <w:rPr>
          <w:rFonts w:ascii="Consolas" w:hAnsi="Consolas"/>
          <w:color w:val="000000"/>
          <w:sz w:val="16"/>
          <w:szCs w:val="16"/>
        </w:rPr>
        <w:t>();</w:t>
      </w:r>
    </w:p>
    <w:p w14:paraId="2968DD7E"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Cache = </w:t>
      </w:r>
      <w:r w:rsidRPr="003C7FAD">
        <w:rPr>
          <w:rFonts w:ascii="Consolas" w:hAnsi="Consolas"/>
          <w:color w:val="0000FF"/>
          <w:sz w:val="16"/>
          <w:szCs w:val="16"/>
        </w:rPr>
        <w:t>string</w:t>
      </w:r>
      <w:r w:rsidRPr="003C7FAD">
        <w:rPr>
          <w:rFonts w:ascii="Consolas" w:hAnsi="Consolas"/>
          <w:color w:val="000000"/>
          <w:sz w:val="16"/>
          <w:szCs w:val="16"/>
        </w:rPr>
        <w:t>.IsNullOrWhiteSpace(cacheName) ? Factory.GetDefaultCache() : Factory.GetCache(cacheName);</w:t>
      </w:r>
    </w:p>
    <w:p w14:paraId="3705E48B"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781D840E"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lastRenderedPageBreak/>
        <w:t xml:space="preserve"> </w:t>
      </w:r>
    </w:p>
    <w:p w14:paraId="7D540BD0" w14:textId="5AECD67D"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Pr>
          <w:rFonts w:ascii="Consolas" w:hAnsi="Consolas"/>
          <w:color w:val="000000"/>
          <w:sz w:val="16"/>
          <w:szCs w:val="16"/>
        </w:rPr>
        <w:t xml:space="preserve"> </w:t>
      </w:r>
    </w:p>
    <w:p w14:paraId="1C56144A"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2D5519C0"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public</w:t>
      </w:r>
      <w:r w:rsidRPr="003C7FAD">
        <w:rPr>
          <w:rFonts w:ascii="Consolas" w:hAnsi="Consolas"/>
          <w:color w:val="000000"/>
          <w:sz w:val="16"/>
          <w:szCs w:val="16"/>
        </w:rPr>
        <w:t> </w:t>
      </w:r>
      <w:r w:rsidRPr="003C7FAD">
        <w:rPr>
          <w:rFonts w:ascii="Consolas" w:hAnsi="Consolas"/>
          <w:color w:val="2B91AF"/>
          <w:sz w:val="16"/>
          <w:szCs w:val="16"/>
        </w:rPr>
        <w:t>T</w:t>
      </w:r>
      <w:r w:rsidRPr="003C7FAD">
        <w:rPr>
          <w:rFonts w:ascii="Consolas" w:hAnsi="Consolas"/>
          <w:color w:val="000000"/>
          <w:sz w:val="16"/>
          <w:szCs w:val="16"/>
        </w:rPr>
        <w:t> Get&lt;</w:t>
      </w:r>
      <w:r w:rsidRPr="003C7FAD">
        <w:rPr>
          <w:rFonts w:ascii="Consolas" w:hAnsi="Consolas"/>
          <w:color w:val="2B91AF"/>
          <w:sz w:val="16"/>
          <w:szCs w:val="16"/>
        </w:rPr>
        <w:t>T</w:t>
      </w:r>
      <w:r w:rsidRPr="003C7FAD">
        <w:rPr>
          <w:rFonts w:ascii="Consolas" w:hAnsi="Consolas"/>
          <w:color w:val="000000"/>
          <w:sz w:val="16"/>
          <w:szCs w:val="16"/>
        </w:rPr>
        <w:t>&gt;(</w:t>
      </w:r>
      <w:r w:rsidRPr="003C7FAD">
        <w:rPr>
          <w:rFonts w:ascii="Consolas" w:hAnsi="Consolas"/>
          <w:color w:val="0000FF"/>
          <w:sz w:val="16"/>
          <w:szCs w:val="16"/>
        </w:rPr>
        <w:t>string</w:t>
      </w:r>
      <w:r w:rsidRPr="003C7FAD">
        <w:rPr>
          <w:rFonts w:ascii="Consolas" w:hAnsi="Consolas"/>
          <w:color w:val="000000"/>
          <w:sz w:val="16"/>
          <w:szCs w:val="16"/>
        </w:rPr>
        <w:t> key) </w:t>
      </w:r>
      <w:r w:rsidRPr="003C7FAD">
        <w:rPr>
          <w:rFonts w:ascii="Consolas" w:hAnsi="Consolas"/>
          <w:color w:val="0000FF"/>
          <w:sz w:val="16"/>
          <w:szCs w:val="16"/>
        </w:rPr>
        <w:t>where</w:t>
      </w:r>
      <w:r w:rsidRPr="003C7FAD">
        <w:rPr>
          <w:rFonts w:ascii="Consolas" w:hAnsi="Consolas"/>
          <w:color w:val="000000"/>
          <w:sz w:val="16"/>
          <w:szCs w:val="16"/>
        </w:rPr>
        <w:t> </w:t>
      </w:r>
      <w:r w:rsidRPr="003C7FAD">
        <w:rPr>
          <w:rFonts w:ascii="Consolas" w:hAnsi="Consolas"/>
          <w:color w:val="2B91AF"/>
          <w:sz w:val="16"/>
          <w:szCs w:val="16"/>
        </w:rPr>
        <w:t>T</w:t>
      </w:r>
      <w:r w:rsidRPr="003C7FAD">
        <w:rPr>
          <w:rFonts w:ascii="Consolas" w:hAnsi="Consolas"/>
          <w:color w:val="000000"/>
          <w:sz w:val="16"/>
          <w:szCs w:val="16"/>
        </w:rPr>
        <w:t> : </w:t>
      </w:r>
      <w:r w:rsidRPr="003C7FAD">
        <w:rPr>
          <w:rFonts w:ascii="Consolas" w:hAnsi="Consolas"/>
          <w:color w:val="0000FF"/>
          <w:sz w:val="16"/>
          <w:szCs w:val="16"/>
        </w:rPr>
        <w:t>class</w:t>
      </w:r>
      <w:r w:rsidRPr="003C7FAD">
        <w:rPr>
          <w:rFonts w:ascii="Consolas" w:hAnsi="Consolas"/>
          <w:color w:val="000000"/>
          <w:sz w:val="16"/>
          <w:szCs w:val="16"/>
        </w:rPr>
        <w:t> {</w:t>
      </w:r>
    </w:p>
    <w:p w14:paraId="35A99E7D"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return</w:t>
      </w:r>
      <w:r w:rsidRPr="003C7FAD">
        <w:rPr>
          <w:rFonts w:ascii="Consolas" w:hAnsi="Consolas"/>
          <w:color w:val="000000"/>
          <w:sz w:val="16"/>
          <w:szCs w:val="16"/>
        </w:rPr>
        <w:t> (</w:t>
      </w:r>
      <w:r w:rsidRPr="003C7FAD">
        <w:rPr>
          <w:rFonts w:ascii="Consolas" w:hAnsi="Consolas"/>
          <w:color w:val="2B91AF"/>
          <w:sz w:val="16"/>
          <w:szCs w:val="16"/>
        </w:rPr>
        <w:t>T</w:t>
      </w:r>
      <w:r w:rsidRPr="003C7FAD">
        <w:rPr>
          <w:rFonts w:ascii="Consolas" w:hAnsi="Consolas"/>
          <w:color w:val="000000"/>
          <w:sz w:val="16"/>
          <w:szCs w:val="16"/>
        </w:rPr>
        <w:t>)Cache.Get(key);</w:t>
      </w:r>
    </w:p>
    <w:p w14:paraId="47320238"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648BEBE5"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66E589F4"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public</w:t>
      </w:r>
      <w:r w:rsidRPr="003C7FAD">
        <w:rPr>
          <w:rFonts w:ascii="Consolas" w:hAnsi="Consolas"/>
          <w:color w:val="000000"/>
          <w:sz w:val="16"/>
          <w:szCs w:val="16"/>
        </w:rPr>
        <w:t> </w:t>
      </w:r>
      <w:r w:rsidRPr="003C7FAD">
        <w:rPr>
          <w:rFonts w:ascii="Consolas" w:hAnsi="Consolas"/>
          <w:color w:val="0000FF"/>
          <w:sz w:val="16"/>
          <w:szCs w:val="16"/>
        </w:rPr>
        <w:t>void</w:t>
      </w:r>
      <w:r w:rsidRPr="003C7FAD">
        <w:rPr>
          <w:rFonts w:ascii="Consolas" w:hAnsi="Consolas"/>
          <w:color w:val="000000"/>
          <w:sz w:val="16"/>
          <w:szCs w:val="16"/>
        </w:rPr>
        <w:t> Set&lt;</w:t>
      </w:r>
      <w:r w:rsidRPr="003C7FAD">
        <w:rPr>
          <w:rFonts w:ascii="Consolas" w:hAnsi="Consolas"/>
          <w:color w:val="2B91AF"/>
          <w:sz w:val="16"/>
          <w:szCs w:val="16"/>
        </w:rPr>
        <w:t>T</w:t>
      </w:r>
      <w:r w:rsidRPr="003C7FAD">
        <w:rPr>
          <w:rFonts w:ascii="Consolas" w:hAnsi="Consolas"/>
          <w:color w:val="000000"/>
          <w:sz w:val="16"/>
          <w:szCs w:val="16"/>
        </w:rPr>
        <w:t>&gt;(</w:t>
      </w:r>
      <w:r w:rsidRPr="003C7FAD">
        <w:rPr>
          <w:rFonts w:ascii="Consolas" w:hAnsi="Consolas"/>
          <w:color w:val="0000FF"/>
          <w:sz w:val="16"/>
          <w:szCs w:val="16"/>
        </w:rPr>
        <w:t>string</w:t>
      </w:r>
      <w:r w:rsidRPr="003C7FAD">
        <w:rPr>
          <w:rFonts w:ascii="Consolas" w:hAnsi="Consolas"/>
          <w:color w:val="000000"/>
          <w:sz w:val="16"/>
          <w:szCs w:val="16"/>
        </w:rPr>
        <w:t> key, </w:t>
      </w:r>
      <w:r w:rsidRPr="003C7FAD">
        <w:rPr>
          <w:rFonts w:ascii="Consolas" w:hAnsi="Consolas"/>
          <w:color w:val="2B91AF"/>
          <w:sz w:val="16"/>
          <w:szCs w:val="16"/>
        </w:rPr>
        <w:t>T</w:t>
      </w:r>
      <w:r w:rsidRPr="003C7FAD">
        <w:rPr>
          <w:rFonts w:ascii="Consolas" w:hAnsi="Consolas"/>
          <w:color w:val="000000"/>
          <w:sz w:val="16"/>
          <w:szCs w:val="16"/>
        </w:rPr>
        <w:t> value) </w:t>
      </w:r>
      <w:r w:rsidRPr="003C7FAD">
        <w:rPr>
          <w:rFonts w:ascii="Consolas" w:hAnsi="Consolas"/>
          <w:color w:val="0000FF"/>
          <w:sz w:val="16"/>
          <w:szCs w:val="16"/>
        </w:rPr>
        <w:t>where</w:t>
      </w:r>
      <w:r w:rsidRPr="003C7FAD">
        <w:rPr>
          <w:rFonts w:ascii="Consolas" w:hAnsi="Consolas"/>
          <w:color w:val="000000"/>
          <w:sz w:val="16"/>
          <w:szCs w:val="16"/>
        </w:rPr>
        <w:t> </w:t>
      </w:r>
      <w:r w:rsidRPr="003C7FAD">
        <w:rPr>
          <w:rFonts w:ascii="Consolas" w:hAnsi="Consolas"/>
          <w:color w:val="2B91AF"/>
          <w:sz w:val="16"/>
          <w:szCs w:val="16"/>
        </w:rPr>
        <w:t>T</w:t>
      </w:r>
      <w:r w:rsidRPr="003C7FAD">
        <w:rPr>
          <w:rFonts w:ascii="Consolas" w:hAnsi="Consolas"/>
          <w:color w:val="000000"/>
          <w:sz w:val="16"/>
          <w:szCs w:val="16"/>
        </w:rPr>
        <w:t> : </w:t>
      </w:r>
      <w:r w:rsidRPr="003C7FAD">
        <w:rPr>
          <w:rFonts w:ascii="Consolas" w:hAnsi="Consolas"/>
          <w:color w:val="0000FF"/>
          <w:sz w:val="16"/>
          <w:szCs w:val="16"/>
        </w:rPr>
        <w:t>class</w:t>
      </w:r>
      <w:r w:rsidRPr="003C7FAD">
        <w:rPr>
          <w:rFonts w:ascii="Consolas" w:hAnsi="Consolas"/>
          <w:color w:val="000000"/>
          <w:sz w:val="16"/>
          <w:szCs w:val="16"/>
        </w:rPr>
        <w:t> {</w:t>
      </w:r>
    </w:p>
    <w:p w14:paraId="4CA76B44"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Cache.Put(key, value);</w:t>
      </w:r>
    </w:p>
    <w:p w14:paraId="4DCADD8E"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42445B81" w14:textId="0E46097A" w:rsidR="003C7FAD" w:rsidRPr="003C7FAD" w:rsidRDefault="003C7FAD" w:rsidP="003C7FAD">
      <w:pPr>
        <w:pStyle w:val="HTML"/>
        <w:shd w:val="clear" w:color="auto" w:fill="FFFFFF"/>
        <w:rPr>
          <w:rFonts w:ascii="Consolas" w:hAnsi="Consolas"/>
          <w:color w:val="000000"/>
          <w:sz w:val="16"/>
          <w:szCs w:val="16"/>
        </w:rPr>
      </w:pPr>
    </w:p>
    <w:p w14:paraId="537742F2"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public</w:t>
      </w:r>
      <w:r w:rsidRPr="003C7FAD">
        <w:rPr>
          <w:rFonts w:ascii="Consolas" w:hAnsi="Consolas"/>
          <w:color w:val="000000"/>
          <w:sz w:val="16"/>
          <w:szCs w:val="16"/>
        </w:rPr>
        <w:t> </w:t>
      </w:r>
      <w:r w:rsidRPr="003C7FAD">
        <w:rPr>
          <w:rFonts w:ascii="Consolas" w:hAnsi="Consolas"/>
          <w:color w:val="0000FF"/>
          <w:sz w:val="16"/>
          <w:szCs w:val="16"/>
        </w:rPr>
        <w:t>void</w:t>
      </w:r>
      <w:r w:rsidRPr="003C7FAD">
        <w:rPr>
          <w:rFonts w:ascii="Consolas" w:hAnsi="Consolas"/>
          <w:color w:val="000000"/>
          <w:sz w:val="16"/>
          <w:szCs w:val="16"/>
        </w:rPr>
        <w:t> Set&lt;</w:t>
      </w:r>
      <w:r w:rsidRPr="003C7FAD">
        <w:rPr>
          <w:rFonts w:ascii="Consolas" w:hAnsi="Consolas"/>
          <w:color w:val="2B91AF"/>
          <w:sz w:val="16"/>
          <w:szCs w:val="16"/>
        </w:rPr>
        <w:t>T</w:t>
      </w:r>
      <w:r w:rsidRPr="003C7FAD">
        <w:rPr>
          <w:rFonts w:ascii="Consolas" w:hAnsi="Consolas"/>
          <w:color w:val="000000"/>
          <w:sz w:val="16"/>
          <w:szCs w:val="16"/>
        </w:rPr>
        <w:t>&gt;(</w:t>
      </w:r>
      <w:r w:rsidRPr="003C7FAD">
        <w:rPr>
          <w:rFonts w:ascii="Consolas" w:hAnsi="Consolas"/>
          <w:color w:val="2B91AF"/>
          <w:sz w:val="16"/>
          <w:szCs w:val="16"/>
        </w:rPr>
        <w:t>CacheSet</w:t>
      </w:r>
      <w:r w:rsidRPr="003C7FAD">
        <w:rPr>
          <w:rFonts w:ascii="Consolas" w:hAnsi="Consolas"/>
          <w:color w:val="000000"/>
          <w:sz w:val="16"/>
          <w:szCs w:val="16"/>
        </w:rPr>
        <w:t> config, </w:t>
      </w:r>
      <w:r w:rsidRPr="003C7FAD">
        <w:rPr>
          <w:rFonts w:ascii="Consolas" w:hAnsi="Consolas"/>
          <w:color w:val="0000FF"/>
          <w:sz w:val="16"/>
          <w:szCs w:val="16"/>
        </w:rPr>
        <w:t>string</w:t>
      </w:r>
      <w:r w:rsidRPr="003C7FAD">
        <w:rPr>
          <w:rFonts w:ascii="Consolas" w:hAnsi="Consolas"/>
          <w:color w:val="000000"/>
          <w:sz w:val="16"/>
          <w:szCs w:val="16"/>
        </w:rPr>
        <w:t> key, </w:t>
      </w:r>
      <w:r w:rsidRPr="003C7FAD">
        <w:rPr>
          <w:rFonts w:ascii="Consolas" w:hAnsi="Consolas"/>
          <w:color w:val="2B91AF"/>
          <w:sz w:val="16"/>
          <w:szCs w:val="16"/>
        </w:rPr>
        <w:t>T</w:t>
      </w:r>
      <w:r w:rsidRPr="003C7FAD">
        <w:rPr>
          <w:rFonts w:ascii="Consolas" w:hAnsi="Consolas"/>
          <w:color w:val="000000"/>
          <w:sz w:val="16"/>
          <w:szCs w:val="16"/>
        </w:rPr>
        <w:t> value) </w:t>
      </w:r>
      <w:r w:rsidRPr="003C7FAD">
        <w:rPr>
          <w:rFonts w:ascii="Consolas" w:hAnsi="Consolas"/>
          <w:color w:val="0000FF"/>
          <w:sz w:val="16"/>
          <w:szCs w:val="16"/>
        </w:rPr>
        <w:t>where</w:t>
      </w:r>
      <w:r w:rsidRPr="003C7FAD">
        <w:rPr>
          <w:rFonts w:ascii="Consolas" w:hAnsi="Consolas"/>
          <w:color w:val="000000"/>
          <w:sz w:val="16"/>
          <w:szCs w:val="16"/>
        </w:rPr>
        <w:t> </w:t>
      </w:r>
      <w:r w:rsidRPr="003C7FAD">
        <w:rPr>
          <w:rFonts w:ascii="Consolas" w:hAnsi="Consolas"/>
          <w:color w:val="2B91AF"/>
          <w:sz w:val="16"/>
          <w:szCs w:val="16"/>
        </w:rPr>
        <w:t>T</w:t>
      </w:r>
      <w:r w:rsidRPr="003C7FAD">
        <w:rPr>
          <w:rFonts w:ascii="Consolas" w:hAnsi="Consolas"/>
          <w:color w:val="000000"/>
          <w:sz w:val="16"/>
          <w:szCs w:val="16"/>
        </w:rPr>
        <w:t> : </w:t>
      </w:r>
      <w:r w:rsidRPr="003C7FAD">
        <w:rPr>
          <w:rFonts w:ascii="Consolas" w:hAnsi="Consolas"/>
          <w:color w:val="0000FF"/>
          <w:sz w:val="16"/>
          <w:szCs w:val="16"/>
        </w:rPr>
        <w:t>class</w:t>
      </w:r>
      <w:r w:rsidRPr="003C7FAD">
        <w:rPr>
          <w:rFonts w:ascii="Consolas" w:hAnsi="Consolas"/>
          <w:color w:val="000000"/>
          <w:sz w:val="16"/>
          <w:szCs w:val="16"/>
        </w:rPr>
        <w:t> {</w:t>
      </w:r>
    </w:p>
    <w:p w14:paraId="21502B03"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if</w:t>
      </w:r>
      <w:r w:rsidRPr="003C7FAD">
        <w:rPr>
          <w:rFonts w:ascii="Consolas" w:hAnsi="Consolas"/>
          <w:color w:val="000000"/>
          <w:sz w:val="16"/>
          <w:szCs w:val="16"/>
        </w:rPr>
        <w:t> (config == </w:t>
      </w:r>
      <w:r w:rsidRPr="003C7FAD">
        <w:rPr>
          <w:rFonts w:ascii="Consolas" w:hAnsi="Consolas"/>
          <w:color w:val="0000FF"/>
          <w:sz w:val="16"/>
          <w:szCs w:val="16"/>
        </w:rPr>
        <w:t>null</w:t>
      </w:r>
      <w:r w:rsidRPr="003C7FAD">
        <w:rPr>
          <w:rFonts w:ascii="Consolas" w:hAnsi="Consolas"/>
          <w:color w:val="000000"/>
          <w:sz w:val="16"/>
          <w:szCs w:val="16"/>
        </w:rPr>
        <w:t>)</w:t>
      </w:r>
    </w:p>
    <w:p w14:paraId="1B8ED78D" w14:textId="2BB837E2"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throw</w:t>
      </w:r>
      <w:r w:rsidRPr="003C7FAD">
        <w:rPr>
          <w:rFonts w:ascii="Consolas" w:hAnsi="Consolas"/>
          <w:color w:val="000000"/>
          <w:sz w:val="16"/>
          <w:szCs w:val="16"/>
        </w:rPr>
        <w:t> </w:t>
      </w:r>
      <w:r w:rsidRPr="003C7FAD">
        <w:rPr>
          <w:rFonts w:ascii="Consolas" w:hAnsi="Consolas"/>
          <w:color w:val="0000FF"/>
          <w:sz w:val="16"/>
          <w:szCs w:val="16"/>
        </w:rPr>
        <w:t>new</w:t>
      </w:r>
      <w:r w:rsidRPr="003C7FAD">
        <w:rPr>
          <w:rFonts w:ascii="Consolas" w:hAnsi="Consolas"/>
          <w:color w:val="000000"/>
          <w:sz w:val="16"/>
          <w:szCs w:val="16"/>
        </w:rPr>
        <w:t> </w:t>
      </w:r>
      <w:r w:rsidRPr="003C7FAD">
        <w:rPr>
          <w:rFonts w:ascii="Consolas" w:hAnsi="Consolas"/>
          <w:color w:val="2B91AF"/>
          <w:sz w:val="16"/>
          <w:szCs w:val="16"/>
        </w:rPr>
        <w:t>ArgumentNullException</w:t>
      </w:r>
      <w:r w:rsidRPr="003C7FAD">
        <w:rPr>
          <w:rFonts w:ascii="Consolas" w:hAnsi="Consolas"/>
          <w:color w:val="000000"/>
          <w:sz w:val="16"/>
          <w:szCs w:val="16"/>
        </w:rPr>
        <w:t>(</w:t>
      </w:r>
      <w:r w:rsidRPr="003C7FAD">
        <w:rPr>
          <w:rFonts w:ascii="Consolas" w:hAnsi="Consolas"/>
          <w:color w:val="A31515"/>
          <w:sz w:val="16"/>
          <w:szCs w:val="16"/>
        </w:rPr>
        <w:t>"</w:t>
      </w:r>
      <w:r w:rsidR="00666277">
        <w:rPr>
          <w:rFonts w:ascii="Consolas" w:hAnsi="Consolas" w:hint="eastAsia"/>
          <w:color w:val="A31515"/>
          <w:sz w:val="16"/>
          <w:szCs w:val="16"/>
        </w:rPr>
        <w:t>missing</w:t>
      </w:r>
      <w:r w:rsidR="00666277">
        <w:rPr>
          <w:rFonts w:ascii="Consolas" w:hAnsi="Consolas"/>
          <w:color w:val="A31515"/>
          <w:sz w:val="16"/>
          <w:szCs w:val="16"/>
        </w:rPr>
        <w:t xml:space="preserve"> </w:t>
      </w:r>
      <w:r w:rsidRPr="003C7FAD">
        <w:rPr>
          <w:rFonts w:ascii="Consolas" w:hAnsi="Consolas"/>
          <w:color w:val="A31515"/>
          <w:sz w:val="16"/>
          <w:szCs w:val="16"/>
        </w:rPr>
        <w:t>config"</w:t>
      </w:r>
      <w:r w:rsidRPr="003C7FAD">
        <w:rPr>
          <w:rFonts w:ascii="Consolas" w:hAnsi="Consolas"/>
          <w:color w:val="000000"/>
          <w:sz w:val="16"/>
          <w:szCs w:val="16"/>
        </w:rPr>
        <w:t>);</w:t>
      </w:r>
    </w:p>
    <w:p w14:paraId="51EFFE4F"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7EFBFE7A"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if</w:t>
      </w:r>
      <w:r w:rsidRPr="003C7FAD">
        <w:rPr>
          <w:rFonts w:ascii="Consolas" w:hAnsi="Consolas"/>
          <w:color w:val="000000"/>
          <w:sz w:val="16"/>
          <w:szCs w:val="16"/>
        </w:rPr>
        <w:t> (config.Timeout &lt;= </w:t>
      </w:r>
      <w:r w:rsidRPr="003C7FAD">
        <w:rPr>
          <w:rFonts w:ascii="Consolas" w:hAnsi="Consolas"/>
          <w:color w:val="2B91AF"/>
          <w:sz w:val="16"/>
          <w:szCs w:val="16"/>
        </w:rPr>
        <w:t>TimeSpan</w:t>
      </w:r>
      <w:r w:rsidRPr="003C7FAD">
        <w:rPr>
          <w:rFonts w:ascii="Consolas" w:hAnsi="Consolas"/>
          <w:color w:val="000000"/>
          <w:sz w:val="16"/>
          <w:szCs w:val="16"/>
        </w:rPr>
        <w:t>.Zero)</w:t>
      </w:r>
    </w:p>
    <w:p w14:paraId="245E9019"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config.Timeout = </w:t>
      </w:r>
      <w:r w:rsidRPr="003C7FAD">
        <w:rPr>
          <w:rFonts w:ascii="Consolas" w:hAnsi="Consolas"/>
          <w:color w:val="2B91AF"/>
          <w:sz w:val="16"/>
          <w:szCs w:val="16"/>
        </w:rPr>
        <w:t>TimeSpan</w:t>
      </w:r>
      <w:r w:rsidRPr="003C7FAD">
        <w:rPr>
          <w:rFonts w:ascii="Consolas" w:hAnsi="Consolas"/>
          <w:color w:val="000000"/>
          <w:sz w:val="16"/>
          <w:szCs w:val="16"/>
        </w:rPr>
        <w:t>.FromMinutes(10);</w:t>
      </w:r>
    </w:p>
    <w:p w14:paraId="5ACAD9A2"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330C11CA"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8000"/>
          <w:sz w:val="16"/>
          <w:szCs w:val="16"/>
        </w:rPr>
        <w:t>// AppFabric Caching </w:t>
      </w:r>
      <w:r w:rsidRPr="003C7FAD">
        <w:rPr>
          <w:rFonts w:ascii="Consolas" w:hAnsi="Consolas"/>
          <w:color w:val="008000"/>
          <w:sz w:val="16"/>
          <w:szCs w:val="16"/>
        </w:rPr>
        <w:t>没有相关</w:t>
      </w:r>
      <w:r w:rsidRPr="003C7FAD">
        <w:rPr>
          <w:rFonts w:ascii="Consolas" w:hAnsi="Consolas"/>
          <w:color w:val="008000"/>
          <w:sz w:val="16"/>
          <w:szCs w:val="16"/>
        </w:rPr>
        <w:t>API</w:t>
      </w:r>
      <w:r w:rsidRPr="003C7FAD">
        <w:rPr>
          <w:rFonts w:ascii="Consolas" w:hAnsi="Consolas"/>
          <w:color w:val="008000"/>
          <w:sz w:val="16"/>
          <w:szCs w:val="16"/>
        </w:rPr>
        <w:t>指定某项的优先级</w:t>
      </w:r>
      <w:r w:rsidRPr="003C7FAD">
        <w:rPr>
          <w:rFonts w:ascii="Consolas" w:hAnsi="Consolas"/>
          <w:color w:val="008000"/>
          <w:sz w:val="16"/>
          <w:szCs w:val="16"/>
        </w:rPr>
        <w:t>,</w:t>
      </w:r>
      <w:r w:rsidRPr="003C7FAD">
        <w:rPr>
          <w:rFonts w:ascii="Consolas" w:hAnsi="Consolas"/>
          <w:color w:val="008000"/>
          <w:sz w:val="16"/>
          <w:szCs w:val="16"/>
        </w:rPr>
        <w:t>只能通过加大过期时间来实现</w:t>
      </w:r>
      <w:r w:rsidRPr="003C7FAD">
        <w:rPr>
          <w:rFonts w:ascii="Consolas" w:hAnsi="Consolas"/>
          <w:color w:val="008000"/>
          <w:sz w:val="16"/>
          <w:szCs w:val="16"/>
        </w:rPr>
        <w:t>.</w:t>
      </w:r>
    </w:p>
    <w:p w14:paraId="71134879"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if</w:t>
      </w:r>
      <w:r w:rsidRPr="003C7FAD">
        <w:rPr>
          <w:rFonts w:ascii="Consolas" w:hAnsi="Consolas"/>
          <w:color w:val="000000"/>
          <w:sz w:val="16"/>
          <w:szCs w:val="16"/>
        </w:rPr>
        <w:t> (config.NotRemoveable)</w:t>
      </w:r>
    </w:p>
    <w:p w14:paraId="0BD03ED9"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config.Timeout = </w:t>
      </w:r>
      <w:r w:rsidRPr="003C7FAD">
        <w:rPr>
          <w:rFonts w:ascii="Consolas" w:hAnsi="Consolas"/>
          <w:color w:val="2B91AF"/>
          <w:sz w:val="16"/>
          <w:szCs w:val="16"/>
        </w:rPr>
        <w:t>TimeSpan</w:t>
      </w:r>
      <w:r w:rsidRPr="003C7FAD">
        <w:rPr>
          <w:rFonts w:ascii="Consolas" w:hAnsi="Consolas"/>
          <w:color w:val="000000"/>
          <w:sz w:val="16"/>
          <w:szCs w:val="16"/>
        </w:rPr>
        <w:t>.FromDays(360);</w:t>
      </w:r>
    </w:p>
    <w:p w14:paraId="4F07CC18"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792D9692"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if</w:t>
      </w:r>
      <w:r w:rsidRPr="003C7FAD">
        <w:rPr>
          <w:rFonts w:ascii="Consolas" w:hAnsi="Consolas"/>
          <w:color w:val="000000"/>
          <w:sz w:val="16"/>
          <w:szCs w:val="16"/>
        </w:rPr>
        <w:t> (!</w:t>
      </w:r>
      <w:r w:rsidRPr="003C7FAD">
        <w:rPr>
          <w:rFonts w:ascii="Consolas" w:hAnsi="Consolas"/>
          <w:color w:val="0000FF"/>
          <w:sz w:val="16"/>
          <w:szCs w:val="16"/>
        </w:rPr>
        <w:t>string</w:t>
      </w:r>
      <w:r w:rsidRPr="003C7FAD">
        <w:rPr>
          <w:rFonts w:ascii="Consolas" w:hAnsi="Consolas"/>
          <w:color w:val="000000"/>
          <w:sz w:val="16"/>
          <w:szCs w:val="16"/>
        </w:rPr>
        <w:t>.IsNullOrEmpty(config.Region)) {</w:t>
      </w:r>
    </w:p>
    <w:p w14:paraId="5BF85087" w14:textId="1E1F75B8" w:rsidR="003C7FAD" w:rsidRPr="003C7FAD" w:rsidRDefault="003C7FAD" w:rsidP="003C7FAD">
      <w:pPr>
        <w:pStyle w:val="HTML"/>
        <w:shd w:val="clear" w:color="auto" w:fill="FFFFFF"/>
        <w:rPr>
          <w:rFonts w:ascii="Consolas" w:hAnsi="Consolas"/>
          <w:color w:val="000000"/>
          <w:sz w:val="16"/>
          <w:szCs w:val="16"/>
        </w:rPr>
      </w:pPr>
      <w:r>
        <w:rPr>
          <w:rFonts w:ascii="Consolas" w:hAnsi="Consolas"/>
          <w:color w:val="000000"/>
          <w:sz w:val="16"/>
          <w:szCs w:val="16"/>
        </w:rPr>
        <w:t>            </w:t>
      </w:r>
      <w:r w:rsidRPr="003C7FAD">
        <w:rPr>
          <w:rFonts w:ascii="Consolas" w:hAnsi="Consolas"/>
          <w:color w:val="000000"/>
          <w:sz w:val="16"/>
          <w:szCs w:val="16"/>
        </w:rPr>
        <w:t>  Cache.Put(key, value, config.Timeout, config.Region);</w:t>
      </w:r>
    </w:p>
    <w:p w14:paraId="603621F5"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 </w:t>
      </w:r>
      <w:r w:rsidRPr="003C7FAD">
        <w:rPr>
          <w:rFonts w:ascii="Consolas" w:hAnsi="Consolas"/>
          <w:color w:val="0000FF"/>
          <w:sz w:val="16"/>
          <w:szCs w:val="16"/>
        </w:rPr>
        <w:t>else</w:t>
      </w:r>
      <w:r w:rsidRPr="003C7FAD">
        <w:rPr>
          <w:rFonts w:ascii="Consolas" w:hAnsi="Consolas"/>
          <w:color w:val="000000"/>
          <w:sz w:val="16"/>
          <w:szCs w:val="16"/>
        </w:rPr>
        <w:t> {</w:t>
      </w:r>
    </w:p>
    <w:p w14:paraId="7B763A94" w14:textId="17310FB5" w:rsidR="003C7FAD" w:rsidRPr="003C7FAD" w:rsidRDefault="003C7FAD" w:rsidP="003C7FAD">
      <w:pPr>
        <w:pStyle w:val="HTML"/>
        <w:shd w:val="clear" w:color="auto" w:fill="FFFFFF"/>
        <w:rPr>
          <w:rFonts w:ascii="Consolas" w:hAnsi="Consolas"/>
          <w:color w:val="000000"/>
          <w:sz w:val="16"/>
          <w:szCs w:val="16"/>
        </w:rPr>
      </w:pPr>
      <w:r>
        <w:rPr>
          <w:rFonts w:ascii="Consolas" w:hAnsi="Consolas"/>
          <w:color w:val="000000"/>
          <w:sz w:val="16"/>
          <w:szCs w:val="16"/>
        </w:rPr>
        <w:t>             </w:t>
      </w:r>
      <w:r w:rsidRPr="003C7FAD">
        <w:rPr>
          <w:rFonts w:ascii="Consolas" w:hAnsi="Consolas"/>
          <w:color w:val="000000"/>
          <w:sz w:val="16"/>
          <w:szCs w:val="16"/>
        </w:rPr>
        <w:t> Cache.Put(key, value, config.Timeout);</w:t>
      </w:r>
    </w:p>
    <w:p w14:paraId="01B24C1C"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301E89E4"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1E9CC0C1"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7E9B7D2F"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Pr="003C7FAD">
        <w:rPr>
          <w:rFonts w:ascii="Consolas" w:hAnsi="Consolas"/>
          <w:color w:val="0000FF"/>
          <w:sz w:val="16"/>
          <w:szCs w:val="16"/>
        </w:rPr>
        <w:t>public</w:t>
      </w:r>
      <w:r w:rsidRPr="003C7FAD">
        <w:rPr>
          <w:rFonts w:ascii="Consolas" w:hAnsi="Consolas"/>
          <w:color w:val="000000"/>
          <w:sz w:val="16"/>
          <w:szCs w:val="16"/>
        </w:rPr>
        <w:t> </w:t>
      </w:r>
      <w:r w:rsidRPr="003C7FAD">
        <w:rPr>
          <w:rFonts w:ascii="Consolas" w:hAnsi="Consolas"/>
          <w:color w:val="0000FF"/>
          <w:sz w:val="16"/>
          <w:szCs w:val="16"/>
        </w:rPr>
        <w:t>void</w:t>
      </w:r>
      <w:r w:rsidRPr="003C7FAD">
        <w:rPr>
          <w:rFonts w:ascii="Consolas" w:hAnsi="Consolas"/>
          <w:color w:val="000000"/>
          <w:sz w:val="16"/>
          <w:szCs w:val="16"/>
        </w:rPr>
        <w:t> Remove(</w:t>
      </w:r>
      <w:r w:rsidRPr="003C7FAD">
        <w:rPr>
          <w:rFonts w:ascii="Consolas" w:hAnsi="Consolas"/>
          <w:color w:val="0000FF"/>
          <w:sz w:val="16"/>
          <w:szCs w:val="16"/>
        </w:rPr>
        <w:t>string</w:t>
      </w:r>
      <w:r w:rsidRPr="003C7FAD">
        <w:rPr>
          <w:rFonts w:ascii="Consolas" w:hAnsi="Consolas"/>
          <w:color w:val="000000"/>
          <w:sz w:val="16"/>
          <w:szCs w:val="16"/>
        </w:rPr>
        <w:t> key) {</w:t>
      </w:r>
    </w:p>
    <w:p w14:paraId="5EB37851" w14:textId="1C94152D" w:rsidR="003C7FAD" w:rsidRPr="003C7FAD" w:rsidRDefault="003C7FAD" w:rsidP="00E71489">
      <w:pPr>
        <w:pStyle w:val="HTML"/>
        <w:shd w:val="clear" w:color="auto" w:fill="FFFFFF"/>
        <w:rPr>
          <w:rFonts w:ascii="Consolas" w:hAnsi="Consolas"/>
          <w:color w:val="000000"/>
          <w:sz w:val="16"/>
          <w:szCs w:val="16"/>
        </w:rPr>
      </w:pPr>
      <w:r w:rsidRPr="003C7FAD">
        <w:rPr>
          <w:rFonts w:ascii="Consolas" w:hAnsi="Consolas"/>
          <w:color w:val="000000"/>
          <w:sz w:val="16"/>
          <w:szCs w:val="16"/>
        </w:rPr>
        <w:t>      </w:t>
      </w:r>
      <w:r w:rsidR="00E71489">
        <w:rPr>
          <w:rFonts w:ascii="Consolas" w:hAnsi="Consolas"/>
          <w:color w:val="000000"/>
          <w:sz w:val="16"/>
          <w:szCs w:val="16"/>
        </w:rPr>
        <w:t xml:space="preserve">    </w:t>
      </w:r>
      <w:r w:rsidRPr="003C7FAD">
        <w:rPr>
          <w:rFonts w:ascii="Consolas" w:hAnsi="Consolas"/>
          <w:color w:val="000000"/>
          <w:sz w:val="16"/>
          <w:szCs w:val="16"/>
        </w:rPr>
        <w:t>Cache.Remove(key);</w:t>
      </w:r>
    </w:p>
    <w:p w14:paraId="261BB184"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68C5CB66" w14:textId="558D834F" w:rsidR="003C7FAD" w:rsidRPr="003C7FAD" w:rsidRDefault="003C7FAD" w:rsidP="00666277">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0718FEF8"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xml:space="preserve"> </w:t>
      </w:r>
    </w:p>
    <w:p w14:paraId="64FA2DAF" w14:textId="77777777" w:rsidR="003C7FAD" w:rsidRPr="003C7FAD" w:rsidRDefault="003C7FAD" w:rsidP="003C7FAD">
      <w:pPr>
        <w:pStyle w:val="HTML"/>
        <w:shd w:val="clear" w:color="auto" w:fill="FFFFFF"/>
        <w:rPr>
          <w:rFonts w:ascii="Consolas" w:hAnsi="Consolas"/>
          <w:color w:val="000000"/>
          <w:sz w:val="16"/>
          <w:szCs w:val="16"/>
        </w:rPr>
      </w:pPr>
      <w:r w:rsidRPr="003C7FAD">
        <w:rPr>
          <w:rFonts w:ascii="Consolas" w:hAnsi="Consolas"/>
          <w:color w:val="000000"/>
          <w:sz w:val="16"/>
          <w:szCs w:val="16"/>
        </w:rPr>
        <w:t>  }</w:t>
      </w:r>
    </w:p>
    <w:p w14:paraId="63499298" w14:textId="77777777" w:rsidR="003C7FAD" w:rsidRDefault="003C7FAD" w:rsidP="003C7FAD">
      <w:pPr>
        <w:ind w:left="360"/>
        <w:rPr>
          <w:rFonts w:hint="eastAsia"/>
        </w:rPr>
      </w:pPr>
    </w:p>
    <w:p w14:paraId="604D8E63" w14:textId="77777777" w:rsidR="00AF56FB" w:rsidRDefault="00AF56FB" w:rsidP="003C7FAD">
      <w:pPr>
        <w:ind w:left="360"/>
        <w:rPr>
          <w:rFonts w:hint="eastAsia"/>
        </w:rPr>
      </w:pPr>
    </w:p>
    <w:p w14:paraId="3F64A42E" w14:textId="16F625F6" w:rsidR="00B97356" w:rsidRDefault="00B97356" w:rsidP="00B97356">
      <w:pPr>
        <w:numPr>
          <w:ilvl w:val="0"/>
          <w:numId w:val="27"/>
        </w:numPr>
        <w:ind w:left="360" w:hanging="360"/>
      </w:pPr>
      <w:r>
        <w:rPr>
          <w:rFonts w:hint="eastAsia"/>
        </w:rPr>
        <w:t>缓存的数据采用“首次使用加载”机制，即在缓存首次被请求时</w:t>
      </w:r>
      <w:r w:rsidR="00CB3D93">
        <w:rPr>
          <w:rFonts w:hint="eastAsia"/>
        </w:rPr>
        <w:t>方</w:t>
      </w:r>
      <w:r>
        <w:rPr>
          <w:rFonts w:hint="eastAsia"/>
        </w:rPr>
        <w:t>从数据库初始化。</w:t>
      </w:r>
    </w:p>
    <w:p w14:paraId="7C1B0450" w14:textId="3476BD25" w:rsidR="00CB3D93" w:rsidRDefault="00CB3D93" w:rsidP="00B97356">
      <w:pPr>
        <w:numPr>
          <w:ilvl w:val="0"/>
          <w:numId w:val="27"/>
        </w:numPr>
        <w:ind w:left="360" w:hanging="360"/>
      </w:pPr>
      <w:r>
        <w:rPr>
          <w:rFonts w:hint="eastAsia"/>
        </w:rPr>
        <w:t xml:space="preserve"> </w:t>
      </w:r>
      <w:r>
        <w:t>A</w:t>
      </w:r>
      <w:r>
        <w:rPr>
          <w:rFonts w:hint="eastAsia"/>
        </w:rPr>
        <w:t>ppFabric</w:t>
      </w:r>
      <w:r>
        <w:rPr>
          <w:rFonts w:hint="eastAsia"/>
        </w:rPr>
        <w:t>分布式缓存采用区域策略，这里使用缺省区域：</w:t>
      </w:r>
      <w:r w:rsidRPr="00562984">
        <w:rPr>
          <w:rFonts w:ascii="Consolas" w:hAnsi="Consolas"/>
          <w:color w:val="0000FF"/>
          <w:sz w:val="16"/>
          <w:szCs w:val="16"/>
        </w:rPr>
        <w:t>default</w:t>
      </w:r>
    </w:p>
    <w:p w14:paraId="5F5AEEEB" w14:textId="77777777" w:rsidR="00CB3D93" w:rsidRPr="00562984" w:rsidRDefault="00CB3D93" w:rsidP="00CB3D93">
      <w:pPr>
        <w:pStyle w:val="HTML"/>
        <w:shd w:val="clear" w:color="auto" w:fill="FFFFFF"/>
        <w:rPr>
          <w:rFonts w:ascii="Consolas" w:hAnsi="Consolas"/>
          <w:color w:val="000000"/>
          <w:sz w:val="16"/>
          <w:szCs w:val="16"/>
        </w:rPr>
      </w:pPr>
      <w:r w:rsidRPr="00562984">
        <w:rPr>
          <w:rFonts w:ascii="Consolas" w:hAnsi="Consolas"/>
          <w:color w:val="0000FF"/>
          <w:sz w:val="16"/>
          <w:szCs w:val="16"/>
        </w:rPr>
        <w:t>&lt;</w:t>
      </w:r>
      <w:r w:rsidRPr="00562984">
        <w:rPr>
          <w:rFonts w:ascii="Consolas" w:hAnsi="Consolas"/>
          <w:color w:val="A31515"/>
          <w:sz w:val="16"/>
          <w:szCs w:val="16"/>
        </w:rPr>
        <w:t>appSettings</w:t>
      </w:r>
      <w:r w:rsidRPr="00562984">
        <w:rPr>
          <w:rFonts w:ascii="Consolas" w:hAnsi="Consolas"/>
          <w:color w:val="0000FF"/>
          <w:sz w:val="16"/>
          <w:szCs w:val="16"/>
        </w:rPr>
        <w:t>&gt;</w:t>
      </w:r>
    </w:p>
    <w:p w14:paraId="3A561A90" w14:textId="77777777" w:rsidR="00CB3D93" w:rsidRPr="00562984" w:rsidRDefault="00CB3D93" w:rsidP="00CB3D93">
      <w:pPr>
        <w:pStyle w:val="HTML"/>
        <w:shd w:val="clear" w:color="auto" w:fill="FFFFFF"/>
        <w:rPr>
          <w:rFonts w:ascii="Consolas" w:hAnsi="Consolas"/>
          <w:color w:val="000000"/>
          <w:sz w:val="16"/>
          <w:szCs w:val="16"/>
        </w:rPr>
      </w:pPr>
      <w:r w:rsidRPr="00562984">
        <w:rPr>
          <w:rFonts w:ascii="Consolas" w:hAnsi="Consolas"/>
          <w:color w:val="0000FF"/>
          <w:sz w:val="16"/>
          <w:szCs w:val="16"/>
        </w:rPr>
        <w:t>  &lt;</w:t>
      </w:r>
      <w:r w:rsidRPr="00562984">
        <w:rPr>
          <w:rFonts w:ascii="Consolas" w:hAnsi="Consolas"/>
          <w:color w:val="A31515"/>
          <w:sz w:val="16"/>
          <w:szCs w:val="16"/>
        </w:rPr>
        <w:t>add</w:t>
      </w:r>
      <w:r w:rsidRPr="00562984">
        <w:rPr>
          <w:rFonts w:ascii="Consolas" w:hAnsi="Consolas"/>
          <w:color w:val="0000FF"/>
          <w:sz w:val="16"/>
          <w:szCs w:val="16"/>
        </w:rPr>
        <w:t> </w:t>
      </w:r>
      <w:r w:rsidRPr="00562984">
        <w:rPr>
          <w:rFonts w:ascii="Consolas" w:hAnsi="Consolas"/>
          <w:color w:val="FF0000"/>
          <w:sz w:val="16"/>
          <w:szCs w:val="16"/>
        </w:rPr>
        <w:t>key</w:t>
      </w:r>
      <w:r w:rsidRPr="00562984">
        <w:rPr>
          <w:rFonts w:ascii="Consolas" w:hAnsi="Consolas"/>
          <w:color w:val="0000FF"/>
          <w:sz w:val="16"/>
          <w:szCs w:val="16"/>
        </w:rPr>
        <w:t>=</w:t>
      </w:r>
      <w:r w:rsidRPr="00562984">
        <w:rPr>
          <w:rFonts w:ascii="Consolas" w:hAnsi="Consolas"/>
          <w:color w:val="000000"/>
          <w:sz w:val="16"/>
          <w:szCs w:val="16"/>
        </w:rPr>
        <w:t>"</w:t>
      </w:r>
      <w:r w:rsidRPr="00562984">
        <w:rPr>
          <w:rFonts w:ascii="Consolas" w:hAnsi="Consolas"/>
          <w:color w:val="0000FF"/>
          <w:sz w:val="16"/>
          <w:szCs w:val="16"/>
        </w:rPr>
        <w:t>AppFabricCaching.Name</w:t>
      </w:r>
      <w:r w:rsidRPr="00562984">
        <w:rPr>
          <w:rFonts w:ascii="Consolas" w:hAnsi="Consolas"/>
          <w:color w:val="000000"/>
          <w:sz w:val="16"/>
          <w:szCs w:val="16"/>
        </w:rPr>
        <w:t>"</w:t>
      </w:r>
      <w:r w:rsidRPr="00562984">
        <w:rPr>
          <w:rFonts w:ascii="Consolas" w:hAnsi="Consolas"/>
          <w:color w:val="0000FF"/>
          <w:sz w:val="16"/>
          <w:szCs w:val="16"/>
        </w:rPr>
        <w:t> </w:t>
      </w:r>
      <w:r w:rsidRPr="00562984">
        <w:rPr>
          <w:rFonts w:ascii="Consolas" w:hAnsi="Consolas"/>
          <w:color w:val="FF0000"/>
          <w:sz w:val="16"/>
          <w:szCs w:val="16"/>
        </w:rPr>
        <w:t>value</w:t>
      </w:r>
      <w:r w:rsidRPr="00562984">
        <w:rPr>
          <w:rFonts w:ascii="Consolas" w:hAnsi="Consolas"/>
          <w:color w:val="0000FF"/>
          <w:sz w:val="16"/>
          <w:szCs w:val="16"/>
        </w:rPr>
        <w:t>=</w:t>
      </w:r>
      <w:r w:rsidRPr="00562984">
        <w:rPr>
          <w:rFonts w:ascii="Consolas" w:hAnsi="Consolas"/>
          <w:color w:val="000000"/>
          <w:sz w:val="16"/>
          <w:szCs w:val="16"/>
        </w:rPr>
        <w:t>"</w:t>
      </w:r>
      <w:r w:rsidRPr="00562984">
        <w:rPr>
          <w:rFonts w:ascii="Consolas" w:hAnsi="Consolas"/>
          <w:color w:val="0000FF"/>
          <w:sz w:val="16"/>
          <w:szCs w:val="16"/>
        </w:rPr>
        <w:t>default</w:t>
      </w:r>
      <w:r w:rsidRPr="00562984">
        <w:rPr>
          <w:rFonts w:ascii="Consolas" w:hAnsi="Consolas"/>
          <w:color w:val="000000"/>
          <w:sz w:val="16"/>
          <w:szCs w:val="16"/>
        </w:rPr>
        <w:t>"</w:t>
      </w:r>
      <w:r w:rsidRPr="00562984">
        <w:rPr>
          <w:rFonts w:ascii="Consolas" w:hAnsi="Consolas"/>
          <w:color w:val="0000FF"/>
          <w:sz w:val="16"/>
          <w:szCs w:val="16"/>
        </w:rPr>
        <w:t> /&gt;</w:t>
      </w:r>
    </w:p>
    <w:p w14:paraId="4499A3BD" w14:textId="155F3984" w:rsidR="00CB3D93" w:rsidRDefault="00BF6086" w:rsidP="00CB3D93">
      <w:pPr>
        <w:ind w:left="360"/>
      </w:pPr>
      <w:r>
        <w:rPr>
          <w:rFonts w:hint="eastAsia"/>
        </w:rPr>
        <w:t>……</w:t>
      </w:r>
    </w:p>
    <w:p w14:paraId="0953EF22" w14:textId="6DA055C2" w:rsidR="000D139F" w:rsidRPr="00562984" w:rsidRDefault="000D139F" w:rsidP="000D139F">
      <w:pPr>
        <w:pStyle w:val="HTML"/>
        <w:shd w:val="clear" w:color="auto" w:fill="FFFFFF"/>
        <w:rPr>
          <w:rFonts w:ascii="Consolas" w:hAnsi="Consolas"/>
          <w:color w:val="000000"/>
          <w:sz w:val="16"/>
          <w:szCs w:val="16"/>
        </w:rPr>
      </w:pPr>
      <w:r w:rsidRPr="00562984">
        <w:rPr>
          <w:rFonts w:ascii="Consolas" w:hAnsi="Consolas"/>
          <w:color w:val="0000FF"/>
          <w:sz w:val="16"/>
          <w:szCs w:val="16"/>
        </w:rPr>
        <w:t>&lt;</w:t>
      </w:r>
      <w:r>
        <w:rPr>
          <w:rFonts w:ascii="Consolas" w:hAnsi="Consolas" w:hint="eastAsia"/>
          <w:color w:val="0000FF"/>
          <w:sz w:val="16"/>
          <w:szCs w:val="16"/>
        </w:rPr>
        <w:t>/</w:t>
      </w:r>
      <w:r w:rsidRPr="00562984">
        <w:rPr>
          <w:rFonts w:ascii="Consolas" w:hAnsi="Consolas"/>
          <w:color w:val="A31515"/>
          <w:sz w:val="16"/>
          <w:szCs w:val="16"/>
        </w:rPr>
        <w:t>appSettings</w:t>
      </w:r>
      <w:r w:rsidRPr="00562984">
        <w:rPr>
          <w:rFonts w:ascii="Consolas" w:hAnsi="Consolas"/>
          <w:color w:val="0000FF"/>
          <w:sz w:val="16"/>
          <w:szCs w:val="16"/>
        </w:rPr>
        <w:t>&gt;</w:t>
      </w:r>
    </w:p>
    <w:p w14:paraId="012E3E38" w14:textId="77777777" w:rsidR="000D139F" w:rsidRPr="00CB3D93" w:rsidRDefault="000D139F" w:rsidP="00CB3D93">
      <w:pPr>
        <w:ind w:left="360"/>
        <w:rPr>
          <w:rFonts w:hint="eastAsia"/>
        </w:rPr>
      </w:pPr>
    </w:p>
    <w:p w14:paraId="5399B4EC" w14:textId="77777777" w:rsidR="00800BF1" w:rsidRDefault="003837DF" w:rsidP="00800BF1">
      <w:pPr>
        <w:numPr>
          <w:ilvl w:val="0"/>
          <w:numId w:val="27"/>
        </w:numPr>
        <w:ind w:left="360" w:hanging="360"/>
      </w:pPr>
      <w:r>
        <w:rPr>
          <w:rFonts w:hint="eastAsia"/>
        </w:rPr>
        <w:lastRenderedPageBreak/>
        <w:t>对于使用</w:t>
      </w:r>
      <w:r>
        <w:rPr>
          <w:rFonts w:hint="eastAsia"/>
        </w:rPr>
        <w:t>Oracle</w:t>
      </w:r>
      <w:r>
        <w:rPr>
          <w:rFonts w:hint="eastAsia"/>
        </w:rPr>
        <w:t>作为存储单元的方案，</w:t>
      </w:r>
      <w:r w:rsidR="00B97356">
        <w:rPr>
          <w:rFonts w:hint="eastAsia"/>
        </w:rPr>
        <w:t>缓存的刷新</w:t>
      </w:r>
      <w:r>
        <w:rPr>
          <w:rFonts w:hint="eastAsia"/>
        </w:rPr>
        <w:t>推荐</w:t>
      </w:r>
      <w:r w:rsidR="00B97356">
        <w:rPr>
          <w:rFonts w:hint="eastAsia"/>
        </w:rPr>
        <w:t>使用</w:t>
      </w:r>
      <w:r>
        <w:rPr>
          <w:rFonts w:hint="eastAsia"/>
        </w:rPr>
        <w:t>Oracle</w:t>
      </w:r>
      <w:r w:rsidR="00B97356">
        <w:rPr>
          <w:rFonts w:hint="eastAsia"/>
        </w:rPr>
        <w:t>的通知机制实现，需要使用“</w:t>
      </w:r>
      <w:bookmarkStart w:id="18" w:name="OLE_LINK1"/>
      <w:bookmarkStart w:id="19" w:name="OLE_LINK2"/>
      <w:r w:rsidR="00B97356">
        <w:t>ODP.NET</w:t>
      </w:r>
      <w:bookmarkEnd w:id="18"/>
      <w:bookmarkEnd w:id="19"/>
      <w:r w:rsidR="00B97356">
        <w:rPr>
          <w:rFonts w:hint="eastAsia"/>
        </w:rPr>
        <w:t>”的指定版本配合。</w:t>
      </w:r>
    </w:p>
    <w:p w14:paraId="56939532" w14:textId="20DCD9BC" w:rsidR="00B97356" w:rsidRDefault="00B97356" w:rsidP="00800BF1">
      <w:pPr>
        <w:numPr>
          <w:ilvl w:val="0"/>
          <w:numId w:val="27"/>
        </w:numPr>
        <w:ind w:left="360" w:hanging="360"/>
      </w:pPr>
      <w:r>
        <w:rPr>
          <w:rFonts w:hint="eastAsia"/>
        </w:rPr>
        <w:t>需要缓存的数据定义</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800BF1">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800BF1">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6A5B4F1D" w14:textId="77777777" w:rsidTr="00800BF1">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DC61A4" w14:paraId="61EE37BA" w14:textId="77777777" w:rsidTr="00946D96">
        <w:tc>
          <w:tcPr>
            <w:tcW w:w="2744" w:type="dxa"/>
          </w:tcPr>
          <w:p w14:paraId="28967062" w14:textId="77777777" w:rsidR="00DC61A4" w:rsidRDefault="00DC61A4" w:rsidP="00946D96">
            <w:pPr>
              <w:rPr>
                <w:highlight w:val="white"/>
              </w:rPr>
            </w:pPr>
            <w:r>
              <w:t>DICT_LOCATION_AREA</w:t>
            </w:r>
          </w:p>
        </w:tc>
        <w:tc>
          <w:tcPr>
            <w:tcW w:w="3641" w:type="dxa"/>
          </w:tcPr>
          <w:p w14:paraId="2E622789" w14:textId="77777777" w:rsidR="00DC61A4" w:rsidRDefault="00DC61A4" w:rsidP="00946D96">
            <w:pPr>
              <w:rPr>
                <w:highlight w:val="white"/>
              </w:rPr>
            </w:pPr>
            <w:r>
              <w:t>DICT_ LOCATION_AREA</w:t>
            </w:r>
          </w:p>
        </w:tc>
        <w:tc>
          <w:tcPr>
            <w:tcW w:w="2143" w:type="dxa"/>
          </w:tcPr>
          <w:p w14:paraId="069374A3" w14:textId="77777777" w:rsidR="00DC61A4" w:rsidRDefault="00DC61A4" w:rsidP="00946D96">
            <w:r>
              <w:rPr>
                <w:rFonts w:hint="eastAsia"/>
              </w:rPr>
              <w:t>地区代码表</w:t>
            </w:r>
          </w:p>
        </w:tc>
      </w:tr>
      <w:tr w:rsidR="00B97356" w14:paraId="6BD07765" w14:textId="77777777" w:rsidTr="00800BF1">
        <w:tc>
          <w:tcPr>
            <w:tcW w:w="2744" w:type="dxa"/>
          </w:tcPr>
          <w:p w14:paraId="4BF70931" w14:textId="3CF1AB74" w:rsidR="00B97356" w:rsidRDefault="00800BF1" w:rsidP="00536BB8">
            <w:pPr>
              <w:rPr>
                <w:highlight w:val="white"/>
              </w:rPr>
            </w:pPr>
            <w:r>
              <w:t>DICT_</w:t>
            </w:r>
            <w:r w:rsidR="00536BB8">
              <w:t>ESTATE_STREET</w:t>
            </w:r>
          </w:p>
        </w:tc>
        <w:tc>
          <w:tcPr>
            <w:tcW w:w="3641" w:type="dxa"/>
          </w:tcPr>
          <w:p w14:paraId="5F2867BA" w14:textId="593EC901" w:rsidR="00B97356" w:rsidRDefault="00536BB8" w:rsidP="00F36554">
            <w:pPr>
              <w:rPr>
                <w:highlight w:val="white"/>
              </w:rPr>
            </w:pPr>
            <w:r>
              <w:t>DICT_ESTATE_STREET</w:t>
            </w:r>
          </w:p>
        </w:tc>
        <w:tc>
          <w:tcPr>
            <w:tcW w:w="2143" w:type="dxa"/>
          </w:tcPr>
          <w:p w14:paraId="2C203CFD" w14:textId="420C7EE2" w:rsidR="00B97356" w:rsidRDefault="00DC61A4" w:rsidP="00F36554">
            <w:r>
              <w:rPr>
                <w:rFonts w:hint="eastAsia"/>
              </w:rPr>
              <w:t>社区街道</w:t>
            </w:r>
            <w:r w:rsidR="00B97356">
              <w:rPr>
                <w:rFonts w:hint="eastAsia"/>
              </w:rPr>
              <w:t>代码表</w:t>
            </w:r>
          </w:p>
        </w:tc>
      </w:tr>
    </w:tbl>
    <w:p w14:paraId="6901FA34" w14:textId="593C519D" w:rsidR="00AB6EF1" w:rsidRDefault="00AB6EF1" w:rsidP="00B97356"/>
    <w:p w14:paraId="7A13CC39" w14:textId="77777777" w:rsidR="00DC61A4" w:rsidRDefault="00DC61A4" w:rsidP="00B97356"/>
    <w:p w14:paraId="7D9F889E" w14:textId="09180FFE" w:rsidR="00AB6EF1" w:rsidRDefault="00A4473E" w:rsidP="00AB6EF1">
      <w:pPr>
        <w:pStyle w:val="2"/>
        <w:ind w:right="180"/>
      </w:pPr>
      <w:r>
        <w:rPr>
          <w:rFonts w:hint="eastAsia"/>
        </w:rPr>
        <w:t>分布式</w:t>
      </w:r>
      <w:r w:rsidR="0046361C">
        <w:rPr>
          <w:rFonts w:hint="eastAsia"/>
        </w:rPr>
        <w:t>会话</w:t>
      </w:r>
    </w:p>
    <w:p w14:paraId="2455F3BC" w14:textId="77777777" w:rsidR="001265B5" w:rsidRDefault="001265B5" w:rsidP="001265B5">
      <w:pPr>
        <w:pStyle w:val="3"/>
        <w:ind w:left="481" w:right="180"/>
      </w:pPr>
      <w:r>
        <w:rPr>
          <w:rFonts w:hint="eastAsia"/>
        </w:rPr>
        <w:t>功能说明</w:t>
      </w:r>
    </w:p>
    <w:p w14:paraId="1074359D" w14:textId="36A9968A" w:rsidR="001265B5" w:rsidRDefault="001265B5" w:rsidP="001265B5">
      <w:pPr>
        <w:rPr>
          <w:rFonts w:hint="eastAsia"/>
        </w:rPr>
      </w:pPr>
      <w:r>
        <w:rPr>
          <w:rFonts w:hint="eastAsia"/>
        </w:rPr>
        <w:t>服务平台</w:t>
      </w:r>
      <w:r w:rsidR="00DD4F72">
        <w:rPr>
          <w:rFonts w:hint="eastAsia"/>
        </w:rPr>
        <w:t>各个子系统间</w:t>
      </w:r>
      <w:r>
        <w:rPr>
          <w:rFonts w:hint="eastAsia"/>
        </w:rPr>
        <w:t>需要支持单点登录，</w:t>
      </w:r>
      <w:r w:rsidR="00DD4F72">
        <w:rPr>
          <w:rFonts w:hint="eastAsia"/>
        </w:rPr>
        <w:t>结合该系统集群部署及负载均衡的方案，推荐采用分布式会话实现同一顶级域名下个子站点的会话共享</w:t>
      </w:r>
      <w:r>
        <w:rPr>
          <w:rFonts w:hint="eastAsia"/>
        </w:rPr>
        <w:t>。</w:t>
      </w:r>
    </w:p>
    <w:p w14:paraId="553971FE" w14:textId="5EFA1B82" w:rsidR="001265B5" w:rsidRDefault="000A7091" w:rsidP="001265B5">
      <w:pPr>
        <w:pStyle w:val="3"/>
        <w:ind w:left="481" w:right="180"/>
      </w:pPr>
      <w:r>
        <w:rPr>
          <w:rFonts w:hint="eastAsia"/>
        </w:rPr>
        <w:t>解决方案</w:t>
      </w:r>
      <w:r w:rsidR="001265B5">
        <w:rPr>
          <w:rFonts w:hint="eastAsia"/>
        </w:rPr>
        <w:t>概要</w:t>
      </w:r>
    </w:p>
    <w:p w14:paraId="17D712B0" w14:textId="77777777" w:rsidR="001265B5" w:rsidRPr="0085264D" w:rsidRDefault="001265B5" w:rsidP="001265B5">
      <w:pPr>
        <w:rPr>
          <w:rFonts w:hint="eastAsia"/>
          <w:color w:val="C00000"/>
        </w:rPr>
      </w:pPr>
      <w:r w:rsidRPr="0085264D">
        <w:rPr>
          <w:rFonts w:hint="eastAsia"/>
          <w:color w:val="C00000"/>
        </w:rPr>
        <w:t>备注：解决方案提供了</w:t>
      </w:r>
      <w:r w:rsidRPr="0085264D">
        <w:rPr>
          <w:rFonts w:hint="eastAsia"/>
          <w:color w:val="C00000"/>
        </w:rPr>
        <w:t>.</w:t>
      </w:r>
      <w:r w:rsidRPr="0085264D">
        <w:rPr>
          <w:color w:val="C00000"/>
        </w:rPr>
        <w:t>NET</w:t>
      </w:r>
      <w:r w:rsidRPr="0085264D">
        <w:rPr>
          <w:rFonts w:hint="eastAsia"/>
          <w:color w:val="C00000"/>
        </w:rPr>
        <w:t>平台的具体实现策略，其他平台可根据自身特点参考或独立实现：</w:t>
      </w:r>
    </w:p>
    <w:p w14:paraId="63C0856B" w14:textId="4C3A076A" w:rsidR="004A389C" w:rsidRDefault="004A389C" w:rsidP="004A389C">
      <w:pPr>
        <w:pStyle w:val="af6"/>
        <w:numPr>
          <w:ilvl w:val="3"/>
          <w:numId w:val="26"/>
        </w:numPr>
        <w:ind w:firstLineChars="0"/>
      </w:pPr>
      <w:r w:rsidRPr="004A389C">
        <w:rPr>
          <w:rFonts w:hint="eastAsia"/>
        </w:rPr>
        <w:t>推荐基于微软企业库</w:t>
      </w:r>
      <w:r w:rsidRPr="004A389C">
        <w:rPr>
          <w:rFonts w:hint="eastAsia"/>
        </w:rPr>
        <w:t>AppFabric</w:t>
      </w:r>
      <w:r w:rsidRPr="004A389C">
        <w:rPr>
          <w:rFonts w:hint="eastAsia"/>
        </w:rPr>
        <w:t>实现。</w:t>
      </w:r>
    </w:p>
    <w:p w14:paraId="3FBF0B91" w14:textId="4A3CC9DC" w:rsidR="004A389C" w:rsidRDefault="0070664C" w:rsidP="004A389C">
      <w:pPr>
        <w:pStyle w:val="af6"/>
        <w:numPr>
          <w:ilvl w:val="3"/>
          <w:numId w:val="26"/>
        </w:numPr>
        <w:ind w:firstLineChars="0"/>
      </w:pPr>
      <w:r>
        <w:rPr>
          <w:rFonts w:hint="eastAsia"/>
        </w:rPr>
        <w:t>以下编码定义了</w:t>
      </w:r>
      <w:r w:rsidR="00722DC8">
        <w:rPr>
          <w:rFonts w:hint="eastAsia"/>
        </w:rPr>
        <w:t>一个非常简明的</w:t>
      </w:r>
      <w:r>
        <w:rPr>
          <w:rFonts w:hint="eastAsia"/>
        </w:rPr>
        <w:t>会话工具类，注意示例中采用了静态类实现：</w:t>
      </w:r>
    </w:p>
    <w:p w14:paraId="1F9C89B8" w14:textId="77777777" w:rsidR="0070664C" w:rsidRPr="0070664C" w:rsidRDefault="0070664C" w:rsidP="0070664C">
      <w:pPr>
        <w:pStyle w:val="af6"/>
        <w:ind w:left="1680" w:firstLineChars="0" w:firstLine="0"/>
        <w:rPr>
          <w:rFonts w:hint="eastAsia"/>
          <w:sz w:val="16"/>
          <w:szCs w:val="16"/>
        </w:rPr>
      </w:pPr>
    </w:p>
    <w:p w14:paraId="101B1669" w14:textId="77777777" w:rsidR="0070664C" w:rsidRPr="0070664C" w:rsidRDefault="004A389C" w:rsidP="0070664C">
      <w:pPr>
        <w:pStyle w:val="HTML"/>
        <w:shd w:val="clear" w:color="auto" w:fill="FFFFFF"/>
        <w:rPr>
          <w:rFonts w:ascii="Consolas" w:hAnsi="Consolas"/>
          <w:color w:val="000000"/>
          <w:sz w:val="16"/>
          <w:szCs w:val="16"/>
        </w:rPr>
      </w:pPr>
      <w:r w:rsidRPr="0070664C">
        <w:rPr>
          <w:sz w:val="16"/>
          <w:szCs w:val="16"/>
        </w:rPr>
        <w:t xml:space="preserve"> </w:t>
      </w:r>
      <w:r w:rsidR="0070664C" w:rsidRPr="0070664C">
        <w:rPr>
          <w:rFonts w:ascii="Consolas" w:hAnsi="Consolas"/>
          <w:color w:val="0000FF"/>
          <w:sz w:val="16"/>
          <w:szCs w:val="16"/>
        </w:rPr>
        <w:t>public</w:t>
      </w:r>
      <w:r w:rsidR="0070664C" w:rsidRPr="0070664C">
        <w:rPr>
          <w:rFonts w:ascii="Consolas" w:hAnsi="Consolas"/>
          <w:color w:val="000000"/>
          <w:sz w:val="16"/>
          <w:szCs w:val="16"/>
        </w:rPr>
        <w:t> </w:t>
      </w:r>
      <w:r w:rsidR="0070664C" w:rsidRPr="0070664C">
        <w:rPr>
          <w:rFonts w:ascii="Consolas" w:hAnsi="Consolas"/>
          <w:color w:val="0000FF"/>
          <w:sz w:val="16"/>
          <w:szCs w:val="16"/>
        </w:rPr>
        <w:t>static</w:t>
      </w:r>
      <w:r w:rsidR="0070664C" w:rsidRPr="0070664C">
        <w:rPr>
          <w:rFonts w:ascii="Consolas" w:hAnsi="Consolas"/>
          <w:color w:val="000000"/>
          <w:sz w:val="16"/>
          <w:szCs w:val="16"/>
        </w:rPr>
        <w:t> </w:t>
      </w:r>
      <w:r w:rsidR="0070664C" w:rsidRPr="0070664C">
        <w:rPr>
          <w:rFonts w:ascii="Consolas" w:hAnsi="Consolas"/>
          <w:color w:val="0000FF"/>
          <w:sz w:val="16"/>
          <w:szCs w:val="16"/>
        </w:rPr>
        <w:t>class</w:t>
      </w:r>
      <w:r w:rsidR="0070664C" w:rsidRPr="0070664C">
        <w:rPr>
          <w:rFonts w:ascii="Consolas" w:hAnsi="Consolas"/>
          <w:color w:val="000000"/>
          <w:sz w:val="16"/>
          <w:szCs w:val="16"/>
        </w:rPr>
        <w:t> </w:t>
      </w:r>
      <w:r w:rsidR="0070664C" w:rsidRPr="0070664C">
        <w:rPr>
          <w:rFonts w:ascii="Consolas" w:hAnsi="Consolas"/>
          <w:color w:val="2B91AF"/>
          <w:sz w:val="16"/>
          <w:szCs w:val="16"/>
        </w:rPr>
        <w:t>SessionHelper</w:t>
      </w:r>
    </w:p>
    <w:p w14:paraId="7A376321"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w:t>
      </w:r>
    </w:p>
    <w:p w14:paraId="1007B209"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0000FF"/>
          <w:sz w:val="16"/>
          <w:szCs w:val="16"/>
        </w:rPr>
        <w:t>void</w:t>
      </w:r>
      <w:r w:rsidRPr="0070664C">
        <w:rPr>
          <w:rFonts w:ascii="Consolas" w:hAnsi="Consolas"/>
          <w:color w:val="000000"/>
          <w:sz w:val="16"/>
          <w:szCs w:val="16"/>
        </w:rPr>
        <w:t> Set&lt;</w:t>
      </w:r>
      <w:r w:rsidRPr="0070664C">
        <w:rPr>
          <w:rFonts w:ascii="Consolas" w:hAnsi="Consolas"/>
          <w:color w:val="2B91AF"/>
          <w:sz w:val="16"/>
          <w:szCs w:val="16"/>
        </w:rPr>
        <w:t>TSessionKey</w:t>
      </w:r>
      <w:r w:rsidRPr="0070664C">
        <w:rPr>
          <w:rFonts w:ascii="Consolas" w:hAnsi="Consolas"/>
          <w:color w:val="000000"/>
          <w:sz w:val="16"/>
          <w:szCs w:val="16"/>
        </w:rPr>
        <w:t>&gt;(</w:t>
      </w:r>
      <w:r w:rsidRPr="0070664C">
        <w:rPr>
          <w:rFonts w:ascii="Consolas" w:hAnsi="Consolas"/>
          <w:color w:val="0000FF"/>
          <w:sz w:val="16"/>
          <w:szCs w:val="16"/>
        </w:rPr>
        <w:t>this</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key, </w:t>
      </w:r>
      <w:r w:rsidRPr="0070664C">
        <w:rPr>
          <w:rFonts w:ascii="Consolas" w:hAnsi="Consolas"/>
          <w:color w:val="0000FF"/>
          <w:sz w:val="16"/>
          <w:szCs w:val="16"/>
        </w:rPr>
        <w:t>object</w:t>
      </w:r>
      <w:r w:rsidRPr="0070664C">
        <w:rPr>
          <w:rFonts w:ascii="Consolas" w:hAnsi="Consolas"/>
          <w:color w:val="000000"/>
          <w:sz w:val="16"/>
          <w:szCs w:val="16"/>
        </w:rPr>
        <w:t> value) </w:t>
      </w:r>
      <w:r w:rsidRPr="0070664C">
        <w:rPr>
          <w:rFonts w:ascii="Consolas" w:hAnsi="Consolas"/>
          <w:color w:val="0000FF"/>
          <w:sz w:val="16"/>
          <w:szCs w:val="16"/>
        </w:rPr>
        <w:t>where</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 </w:t>
      </w:r>
      <w:r w:rsidRPr="0070664C">
        <w:rPr>
          <w:rFonts w:ascii="Consolas" w:hAnsi="Consolas"/>
          <w:color w:val="0000FF"/>
          <w:sz w:val="16"/>
          <w:szCs w:val="16"/>
        </w:rPr>
        <w:t>struct</w:t>
      </w:r>
    </w:p>
    <w:p w14:paraId="1245CA9B"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1A7A4CCA"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60E0A8DD"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session[key.ToString()] = value;</w:t>
      </w:r>
    </w:p>
    <w:p w14:paraId="25BB0B11"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0DA5A1ED" w14:textId="787FB2FA"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Pr>
          <w:rFonts w:ascii="Consolas" w:hAnsi="Consolas"/>
          <w:color w:val="000000"/>
          <w:sz w:val="16"/>
          <w:szCs w:val="16"/>
        </w:rPr>
        <w:t xml:space="preserve"> </w:t>
      </w:r>
    </w:p>
    <w:p w14:paraId="2641AECE"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0000FF"/>
          <w:sz w:val="16"/>
          <w:szCs w:val="16"/>
        </w:rPr>
        <w:t>void</w:t>
      </w:r>
      <w:r w:rsidRPr="0070664C">
        <w:rPr>
          <w:rFonts w:ascii="Consolas" w:hAnsi="Consolas"/>
          <w:color w:val="000000"/>
          <w:sz w:val="16"/>
          <w:szCs w:val="16"/>
        </w:rPr>
        <w:t> Set(</w:t>
      </w:r>
      <w:r w:rsidRPr="0070664C">
        <w:rPr>
          <w:rFonts w:ascii="Consolas" w:hAnsi="Consolas"/>
          <w:color w:val="0000FF"/>
          <w:sz w:val="16"/>
          <w:szCs w:val="16"/>
        </w:rPr>
        <w:t>string</w:t>
      </w:r>
      <w:r w:rsidRPr="0070664C">
        <w:rPr>
          <w:rFonts w:ascii="Consolas" w:hAnsi="Consolas"/>
          <w:color w:val="000000"/>
          <w:sz w:val="16"/>
          <w:szCs w:val="16"/>
        </w:rPr>
        <w:t> key, </w:t>
      </w:r>
      <w:r w:rsidRPr="0070664C">
        <w:rPr>
          <w:rFonts w:ascii="Consolas" w:hAnsi="Consolas"/>
          <w:color w:val="0000FF"/>
          <w:sz w:val="16"/>
          <w:szCs w:val="16"/>
        </w:rPr>
        <w:t>object</w:t>
      </w:r>
      <w:r w:rsidRPr="0070664C">
        <w:rPr>
          <w:rFonts w:ascii="Consolas" w:hAnsi="Consolas"/>
          <w:color w:val="000000"/>
          <w:sz w:val="16"/>
          <w:szCs w:val="16"/>
        </w:rPr>
        <w:t> value)</w:t>
      </w:r>
    </w:p>
    <w:p w14:paraId="40DBE708"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4F3B01B6"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25BD7ADC"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session[key] = value;</w:t>
      </w:r>
    </w:p>
    <w:p w14:paraId="711F184B"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50273326" w14:textId="16475403"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Pr>
          <w:rFonts w:ascii="Consolas" w:hAnsi="Consolas"/>
          <w:color w:val="000000"/>
          <w:sz w:val="16"/>
          <w:szCs w:val="16"/>
        </w:rPr>
        <w:t xml:space="preserve"> </w:t>
      </w:r>
    </w:p>
    <w:p w14:paraId="0AE20B14"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2B91AF"/>
          <w:sz w:val="16"/>
          <w:szCs w:val="16"/>
        </w:rPr>
        <w:t>TValue</w:t>
      </w:r>
      <w:r w:rsidRPr="0070664C">
        <w:rPr>
          <w:rFonts w:ascii="Consolas" w:hAnsi="Consolas"/>
          <w:color w:val="000000"/>
          <w:sz w:val="16"/>
          <w:szCs w:val="16"/>
        </w:rPr>
        <w:t> Get&lt;</w:t>
      </w:r>
      <w:r w:rsidRPr="0070664C">
        <w:rPr>
          <w:rFonts w:ascii="Consolas" w:hAnsi="Consolas"/>
          <w:color w:val="2B91AF"/>
          <w:sz w:val="16"/>
          <w:szCs w:val="16"/>
        </w:rPr>
        <w:t>TSessionKey</w:t>
      </w:r>
      <w:r w:rsidRPr="0070664C">
        <w:rPr>
          <w:rFonts w:ascii="Consolas" w:hAnsi="Consolas"/>
          <w:color w:val="000000"/>
          <w:sz w:val="16"/>
          <w:szCs w:val="16"/>
        </w:rPr>
        <w:t>, </w:t>
      </w:r>
      <w:r w:rsidRPr="0070664C">
        <w:rPr>
          <w:rFonts w:ascii="Consolas" w:hAnsi="Consolas"/>
          <w:color w:val="2B91AF"/>
          <w:sz w:val="16"/>
          <w:szCs w:val="16"/>
        </w:rPr>
        <w:t>TValue</w:t>
      </w:r>
      <w:r w:rsidRPr="0070664C">
        <w:rPr>
          <w:rFonts w:ascii="Consolas" w:hAnsi="Consolas"/>
          <w:color w:val="000000"/>
          <w:sz w:val="16"/>
          <w:szCs w:val="16"/>
        </w:rPr>
        <w:t>&gt;(</w:t>
      </w:r>
      <w:r w:rsidRPr="0070664C">
        <w:rPr>
          <w:rFonts w:ascii="Consolas" w:hAnsi="Consolas"/>
          <w:color w:val="0000FF"/>
          <w:sz w:val="16"/>
          <w:szCs w:val="16"/>
        </w:rPr>
        <w:t>this</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key) </w:t>
      </w:r>
      <w:r w:rsidRPr="0070664C">
        <w:rPr>
          <w:rFonts w:ascii="Consolas" w:hAnsi="Consolas"/>
          <w:color w:val="0000FF"/>
          <w:sz w:val="16"/>
          <w:szCs w:val="16"/>
        </w:rPr>
        <w:t>where</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 </w:t>
      </w:r>
      <w:r w:rsidRPr="0070664C">
        <w:rPr>
          <w:rFonts w:ascii="Consolas" w:hAnsi="Consolas"/>
          <w:color w:val="0000FF"/>
          <w:sz w:val="16"/>
          <w:szCs w:val="16"/>
        </w:rPr>
        <w:t>struct</w:t>
      </w:r>
    </w:p>
    <w:p w14:paraId="1CCFC2AD"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696C3A77"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780BDC57"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object</w:t>
      </w:r>
      <w:r w:rsidRPr="0070664C">
        <w:rPr>
          <w:rFonts w:ascii="Consolas" w:hAnsi="Consolas"/>
          <w:color w:val="000000"/>
          <w:sz w:val="16"/>
          <w:szCs w:val="16"/>
        </w:rPr>
        <w:t> value = session[key.ToString()];</w:t>
      </w:r>
    </w:p>
    <w:p w14:paraId="7A10F222"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return</w:t>
      </w:r>
      <w:r w:rsidRPr="0070664C">
        <w:rPr>
          <w:rFonts w:ascii="Consolas" w:hAnsi="Consolas"/>
          <w:color w:val="000000"/>
          <w:sz w:val="16"/>
          <w:szCs w:val="16"/>
        </w:rPr>
        <w:t> (</w:t>
      </w:r>
      <w:r w:rsidRPr="0070664C">
        <w:rPr>
          <w:rFonts w:ascii="Consolas" w:hAnsi="Consolas"/>
          <w:color w:val="2B91AF"/>
          <w:sz w:val="16"/>
          <w:szCs w:val="16"/>
        </w:rPr>
        <w:t>TValue</w:t>
      </w:r>
      <w:r w:rsidRPr="0070664C">
        <w:rPr>
          <w:rFonts w:ascii="Consolas" w:hAnsi="Consolas"/>
          <w:color w:val="000000"/>
          <w:sz w:val="16"/>
          <w:szCs w:val="16"/>
        </w:rPr>
        <w:t>)value;</w:t>
      </w:r>
    </w:p>
    <w:p w14:paraId="7725FE5B"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1FFAADB2" w14:textId="2CD26D45"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Pr>
          <w:rFonts w:ascii="Consolas" w:hAnsi="Consolas"/>
          <w:color w:val="000000"/>
          <w:sz w:val="16"/>
          <w:szCs w:val="16"/>
        </w:rPr>
        <w:t xml:space="preserve"> </w:t>
      </w:r>
    </w:p>
    <w:p w14:paraId="6EE64726"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2B91AF"/>
          <w:sz w:val="16"/>
          <w:szCs w:val="16"/>
        </w:rPr>
        <w:t>TValue</w:t>
      </w:r>
      <w:r w:rsidRPr="0070664C">
        <w:rPr>
          <w:rFonts w:ascii="Consolas" w:hAnsi="Consolas"/>
          <w:color w:val="000000"/>
          <w:sz w:val="16"/>
          <w:szCs w:val="16"/>
        </w:rPr>
        <w:t> Get&lt;</w:t>
      </w:r>
      <w:r w:rsidRPr="0070664C">
        <w:rPr>
          <w:rFonts w:ascii="Consolas" w:hAnsi="Consolas"/>
          <w:color w:val="2B91AF"/>
          <w:sz w:val="16"/>
          <w:szCs w:val="16"/>
        </w:rPr>
        <w:t>TValue</w:t>
      </w:r>
      <w:r w:rsidRPr="0070664C">
        <w:rPr>
          <w:rFonts w:ascii="Consolas" w:hAnsi="Consolas"/>
          <w:color w:val="000000"/>
          <w:sz w:val="16"/>
          <w:szCs w:val="16"/>
        </w:rPr>
        <w:t>&gt;(</w:t>
      </w:r>
      <w:r w:rsidRPr="0070664C">
        <w:rPr>
          <w:rFonts w:ascii="Consolas" w:hAnsi="Consolas"/>
          <w:color w:val="0000FF"/>
          <w:sz w:val="16"/>
          <w:szCs w:val="16"/>
        </w:rPr>
        <w:t>string</w:t>
      </w:r>
      <w:r w:rsidRPr="0070664C">
        <w:rPr>
          <w:rFonts w:ascii="Consolas" w:hAnsi="Consolas"/>
          <w:color w:val="000000"/>
          <w:sz w:val="16"/>
          <w:szCs w:val="16"/>
        </w:rPr>
        <w:t> key)</w:t>
      </w:r>
    </w:p>
    <w:p w14:paraId="13447392"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lastRenderedPageBreak/>
        <w:t>    {</w:t>
      </w:r>
    </w:p>
    <w:p w14:paraId="441257C5"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0EBDEF18"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object</w:t>
      </w:r>
      <w:r w:rsidRPr="0070664C">
        <w:rPr>
          <w:rFonts w:ascii="Consolas" w:hAnsi="Consolas"/>
          <w:color w:val="000000"/>
          <w:sz w:val="16"/>
          <w:szCs w:val="16"/>
        </w:rPr>
        <w:t> value = session[key];</w:t>
      </w:r>
    </w:p>
    <w:p w14:paraId="278A2CFC"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return</w:t>
      </w:r>
      <w:r w:rsidRPr="0070664C">
        <w:rPr>
          <w:rFonts w:ascii="Consolas" w:hAnsi="Consolas"/>
          <w:color w:val="000000"/>
          <w:sz w:val="16"/>
          <w:szCs w:val="16"/>
        </w:rPr>
        <w:t> (</w:t>
      </w:r>
      <w:r w:rsidRPr="0070664C">
        <w:rPr>
          <w:rFonts w:ascii="Consolas" w:hAnsi="Consolas"/>
          <w:color w:val="2B91AF"/>
          <w:sz w:val="16"/>
          <w:szCs w:val="16"/>
        </w:rPr>
        <w:t>TValue</w:t>
      </w:r>
      <w:r w:rsidRPr="0070664C">
        <w:rPr>
          <w:rFonts w:ascii="Consolas" w:hAnsi="Consolas"/>
          <w:color w:val="000000"/>
          <w:sz w:val="16"/>
          <w:szCs w:val="16"/>
        </w:rPr>
        <w:t>)value;</w:t>
      </w:r>
    </w:p>
    <w:p w14:paraId="7AEC7B09"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4CCD2B99" w14:textId="767EA050"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Pr>
          <w:rFonts w:ascii="Consolas" w:hAnsi="Consolas"/>
          <w:color w:val="808080"/>
          <w:sz w:val="16"/>
          <w:szCs w:val="16"/>
        </w:rPr>
        <w:t xml:space="preserve"> </w:t>
      </w:r>
    </w:p>
    <w:p w14:paraId="760E6A77"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0000FF"/>
          <w:sz w:val="16"/>
          <w:szCs w:val="16"/>
        </w:rPr>
        <w:t>void</w:t>
      </w:r>
      <w:r w:rsidRPr="0070664C">
        <w:rPr>
          <w:rFonts w:ascii="Consolas" w:hAnsi="Consolas"/>
          <w:color w:val="000000"/>
          <w:sz w:val="16"/>
          <w:szCs w:val="16"/>
        </w:rPr>
        <w:t> Remove&lt;</w:t>
      </w:r>
      <w:r w:rsidRPr="0070664C">
        <w:rPr>
          <w:rFonts w:ascii="Consolas" w:hAnsi="Consolas"/>
          <w:color w:val="2B91AF"/>
          <w:sz w:val="16"/>
          <w:szCs w:val="16"/>
        </w:rPr>
        <w:t>TSessionKey</w:t>
      </w:r>
      <w:r w:rsidRPr="0070664C">
        <w:rPr>
          <w:rFonts w:ascii="Consolas" w:hAnsi="Consolas"/>
          <w:color w:val="000000"/>
          <w:sz w:val="16"/>
          <w:szCs w:val="16"/>
        </w:rPr>
        <w:t>&gt;(</w:t>
      </w:r>
      <w:r w:rsidRPr="0070664C">
        <w:rPr>
          <w:rFonts w:ascii="Consolas" w:hAnsi="Consolas"/>
          <w:color w:val="0000FF"/>
          <w:sz w:val="16"/>
          <w:szCs w:val="16"/>
        </w:rPr>
        <w:t>this</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key) </w:t>
      </w:r>
      <w:r w:rsidRPr="0070664C">
        <w:rPr>
          <w:rFonts w:ascii="Consolas" w:hAnsi="Consolas"/>
          <w:color w:val="0000FF"/>
          <w:sz w:val="16"/>
          <w:szCs w:val="16"/>
        </w:rPr>
        <w:t>where</w:t>
      </w:r>
      <w:r w:rsidRPr="0070664C">
        <w:rPr>
          <w:rFonts w:ascii="Consolas" w:hAnsi="Consolas"/>
          <w:color w:val="000000"/>
          <w:sz w:val="16"/>
          <w:szCs w:val="16"/>
        </w:rPr>
        <w:t> </w:t>
      </w:r>
      <w:r w:rsidRPr="0070664C">
        <w:rPr>
          <w:rFonts w:ascii="Consolas" w:hAnsi="Consolas"/>
          <w:color w:val="2B91AF"/>
          <w:sz w:val="16"/>
          <w:szCs w:val="16"/>
        </w:rPr>
        <w:t>TSessionKey</w:t>
      </w:r>
      <w:r w:rsidRPr="0070664C">
        <w:rPr>
          <w:rFonts w:ascii="Consolas" w:hAnsi="Consolas"/>
          <w:color w:val="000000"/>
          <w:sz w:val="16"/>
          <w:szCs w:val="16"/>
        </w:rPr>
        <w:t> : </w:t>
      </w:r>
      <w:r w:rsidRPr="0070664C">
        <w:rPr>
          <w:rFonts w:ascii="Consolas" w:hAnsi="Consolas"/>
          <w:color w:val="0000FF"/>
          <w:sz w:val="16"/>
          <w:szCs w:val="16"/>
        </w:rPr>
        <w:t>struct</w:t>
      </w:r>
    </w:p>
    <w:p w14:paraId="221747ED"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722F09C4"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119686A9"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session.Remove(key.ToString());</w:t>
      </w:r>
    </w:p>
    <w:p w14:paraId="56B8CEF2"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0AE7F3AF"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xml:space="preserve"> </w:t>
      </w:r>
    </w:p>
    <w:p w14:paraId="7F7C24E9"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0000FF"/>
          <w:sz w:val="16"/>
          <w:szCs w:val="16"/>
        </w:rPr>
        <w:t>void</w:t>
      </w:r>
      <w:r w:rsidRPr="0070664C">
        <w:rPr>
          <w:rFonts w:ascii="Consolas" w:hAnsi="Consolas"/>
          <w:color w:val="000000"/>
          <w:sz w:val="16"/>
          <w:szCs w:val="16"/>
        </w:rPr>
        <w:t> Remove(</w:t>
      </w:r>
      <w:r w:rsidRPr="0070664C">
        <w:rPr>
          <w:rFonts w:ascii="Consolas" w:hAnsi="Consolas"/>
          <w:color w:val="0000FF"/>
          <w:sz w:val="16"/>
          <w:szCs w:val="16"/>
        </w:rPr>
        <w:t>string</w:t>
      </w:r>
      <w:r w:rsidRPr="0070664C">
        <w:rPr>
          <w:rFonts w:ascii="Consolas" w:hAnsi="Consolas"/>
          <w:color w:val="000000"/>
          <w:sz w:val="16"/>
          <w:szCs w:val="16"/>
        </w:rPr>
        <w:t> key)</w:t>
      </w:r>
    </w:p>
    <w:p w14:paraId="58A10284"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33EA762B"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44C41EE5"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session.Remove(key);</w:t>
      </w:r>
    </w:p>
    <w:p w14:paraId="32E217C6"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26B6E5F1"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xml:space="preserve"> </w:t>
      </w:r>
    </w:p>
    <w:p w14:paraId="51A00E50"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public</w:t>
      </w:r>
      <w:r w:rsidRPr="0070664C">
        <w:rPr>
          <w:rFonts w:ascii="Consolas" w:hAnsi="Consolas"/>
          <w:color w:val="000000"/>
          <w:sz w:val="16"/>
          <w:szCs w:val="16"/>
        </w:rPr>
        <w:t> </w:t>
      </w:r>
      <w:r w:rsidRPr="0070664C">
        <w:rPr>
          <w:rFonts w:ascii="Consolas" w:hAnsi="Consolas"/>
          <w:color w:val="0000FF"/>
          <w:sz w:val="16"/>
          <w:szCs w:val="16"/>
        </w:rPr>
        <w:t>static</w:t>
      </w:r>
      <w:r w:rsidRPr="0070664C">
        <w:rPr>
          <w:rFonts w:ascii="Consolas" w:hAnsi="Consolas"/>
          <w:color w:val="000000"/>
          <w:sz w:val="16"/>
          <w:szCs w:val="16"/>
        </w:rPr>
        <w:t> </w:t>
      </w:r>
      <w:r w:rsidRPr="0070664C">
        <w:rPr>
          <w:rFonts w:ascii="Consolas" w:hAnsi="Consolas"/>
          <w:color w:val="0000FF"/>
          <w:sz w:val="16"/>
          <w:szCs w:val="16"/>
        </w:rPr>
        <w:t>void</w:t>
      </w:r>
      <w:r w:rsidRPr="0070664C">
        <w:rPr>
          <w:rFonts w:ascii="Consolas" w:hAnsi="Consolas"/>
          <w:color w:val="000000"/>
          <w:sz w:val="16"/>
          <w:szCs w:val="16"/>
        </w:rPr>
        <w:t> Clear()</w:t>
      </w:r>
    </w:p>
    <w:p w14:paraId="04520302"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594A2570"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r w:rsidRPr="0070664C">
        <w:rPr>
          <w:rFonts w:ascii="Consolas" w:hAnsi="Consolas"/>
          <w:color w:val="0000FF"/>
          <w:sz w:val="16"/>
          <w:szCs w:val="16"/>
        </w:rPr>
        <w:t>var</w:t>
      </w:r>
      <w:r w:rsidRPr="0070664C">
        <w:rPr>
          <w:rFonts w:ascii="Consolas" w:hAnsi="Consolas"/>
          <w:color w:val="000000"/>
          <w:sz w:val="16"/>
          <w:szCs w:val="16"/>
        </w:rPr>
        <w:t> session = </w:t>
      </w:r>
      <w:r w:rsidRPr="0070664C">
        <w:rPr>
          <w:rFonts w:ascii="Consolas" w:hAnsi="Consolas"/>
          <w:color w:val="2B91AF"/>
          <w:sz w:val="16"/>
          <w:szCs w:val="16"/>
        </w:rPr>
        <w:t>HttpContextHelper</w:t>
      </w:r>
      <w:r w:rsidRPr="0070664C">
        <w:rPr>
          <w:rFonts w:ascii="Consolas" w:hAnsi="Consolas"/>
          <w:color w:val="000000"/>
          <w:sz w:val="16"/>
          <w:szCs w:val="16"/>
        </w:rPr>
        <w:t>.Current.Session;</w:t>
      </w:r>
    </w:p>
    <w:p w14:paraId="0C8B1EFE"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session.Clear();</w:t>
      </w:r>
    </w:p>
    <w:p w14:paraId="5030BFED"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    }</w:t>
      </w:r>
    </w:p>
    <w:p w14:paraId="793FD623" w14:textId="77777777" w:rsidR="0070664C" w:rsidRPr="0070664C" w:rsidRDefault="0070664C" w:rsidP="0070664C">
      <w:pPr>
        <w:pStyle w:val="HTML"/>
        <w:shd w:val="clear" w:color="auto" w:fill="FFFFFF"/>
        <w:rPr>
          <w:rFonts w:ascii="Consolas" w:hAnsi="Consolas"/>
          <w:color w:val="000000"/>
          <w:sz w:val="16"/>
          <w:szCs w:val="16"/>
        </w:rPr>
      </w:pPr>
      <w:r w:rsidRPr="0070664C">
        <w:rPr>
          <w:rFonts w:ascii="Consolas" w:hAnsi="Consolas"/>
          <w:color w:val="000000"/>
          <w:sz w:val="16"/>
          <w:szCs w:val="16"/>
        </w:rPr>
        <w:t>}</w:t>
      </w:r>
    </w:p>
    <w:p w14:paraId="1A6839F8" w14:textId="5B706761" w:rsidR="00AB6EF1" w:rsidRDefault="00722DC8" w:rsidP="00B97356">
      <w:r>
        <w:rPr>
          <w:rFonts w:hint="eastAsia"/>
        </w:rPr>
        <w:t>以下是消费此工具类的示例：</w:t>
      </w:r>
    </w:p>
    <w:p w14:paraId="2DA5E716" w14:textId="07A920FA" w:rsidR="00722DC8" w:rsidRPr="00722DC8" w:rsidRDefault="00722DC8" w:rsidP="000D69E4">
      <w:pPr>
        <w:pStyle w:val="HTML"/>
        <w:shd w:val="clear" w:color="auto" w:fill="FFFFFF"/>
        <w:rPr>
          <w:rFonts w:ascii="Consolas" w:hAnsi="Consolas"/>
          <w:color w:val="000000"/>
          <w:sz w:val="16"/>
          <w:szCs w:val="16"/>
        </w:rPr>
      </w:pPr>
      <w:r w:rsidRPr="00722DC8">
        <w:rPr>
          <w:rFonts w:ascii="Consolas" w:hAnsi="Consolas"/>
          <w:color w:val="0000FF"/>
          <w:sz w:val="16"/>
          <w:szCs w:val="16"/>
        </w:rPr>
        <w:t>var</w:t>
      </w:r>
      <w:r w:rsidRPr="00722DC8">
        <w:rPr>
          <w:rFonts w:ascii="Consolas" w:hAnsi="Consolas"/>
          <w:color w:val="000000"/>
          <w:sz w:val="16"/>
          <w:szCs w:val="16"/>
        </w:rPr>
        <w:t> menus </w:t>
      </w:r>
      <w:r w:rsidR="000D69E4">
        <w:rPr>
          <w:rFonts w:ascii="Consolas" w:hAnsi="Consolas" w:hint="eastAsia"/>
          <w:color w:val="000000"/>
          <w:sz w:val="16"/>
          <w:szCs w:val="16"/>
        </w:rPr>
        <w:t>=</w:t>
      </w:r>
      <w:r w:rsidRPr="00722DC8">
        <w:rPr>
          <w:rFonts w:ascii="Consolas" w:hAnsi="Consolas"/>
          <w:color w:val="000000"/>
          <w:sz w:val="16"/>
          <w:szCs w:val="16"/>
        </w:rPr>
        <w:t> </w:t>
      </w:r>
      <w:r w:rsidRPr="00722DC8">
        <w:rPr>
          <w:rFonts w:ascii="Consolas" w:hAnsi="Consolas"/>
          <w:color w:val="2B91AF"/>
          <w:sz w:val="16"/>
          <w:szCs w:val="16"/>
        </w:rPr>
        <w:t>SessionHelper</w:t>
      </w:r>
      <w:r w:rsidRPr="00722DC8">
        <w:rPr>
          <w:rFonts w:ascii="Consolas" w:hAnsi="Consolas"/>
          <w:color w:val="000000"/>
          <w:sz w:val="16"/>
          <w:szCs w:val="16"/>
        </w:rPr>
        <w:t>.Get&lt;</w:t>
      </w:r>
      <w:r w:rsidRPr="00722DC8">
        <w:rPr>
          <w:rFonts w:ascii="Consolas" w:hAnsi="Consolas"/>
          <w:color w:val="2B91AF"/>
          <w:sz w:val="16"/>
          <w:szCs w:val="16"/>
        </w:rPr>
        <w:t>Dictionary</w:t>
      </w:r>
      <w:r w:rsidRPr="00722DC8">
        <w:rPr>
          <w:rFonts w:ascii="Consolas" w:hAnsi="Consolas"/>
          <w:color w:val="000000"/>
          <w:sz w:val="16"/>
          <w:szCs w:val="16"/>
        </w:rPr>
        <w:t>&lt;</w:t>
      </w:r>
      <w:r w:rsidRPr="00722DC8">
        <w:rPr>
          <w:rFonts w:ascii="Consolas" w:hAnsi="Consolas"/>
          <w:color w:val="0000FF"/>
          <w:sz w:val="16"/>
          <w:szCs w:val="16"/>
        </w:rPr>
        <w:t>string</w:t>
      </w:r>
      <w:r w:rsidRPr="00722DC8">
        <w:rPr>
          <w:rFonts w:ascii="Consolas" w:hAnsi="Consolas"/>
          <w:color w:val="000000"/>
          <w:sz w:val="16"/>
          <w:szCs w:val="16"/>
        </w:rPr>
        <w:t>, </w:t>
      </w:r>
      <w:r w:rsidRPr="00722DC8">
        <w:rPr>
          <w:rFonts w:ascii="Consolas" w:hAnsi="Consolas"/>
          <w:color w:val="2B91AF"/>
          <w:sz w:val="16"/>
          <w:szCs w:val="16"/>
        </w:rPr>
        <w:t>IEnumerable</w:t>
      </w:r>
      <w:r w:rsidRPr="00722DC8">
        <w:rPr>
          <w:rFonts w:ascii="Consolas" w:hAnsi="Consolas"/>
          <w:color w:val="000000"/>
          <w:sz w:val="16"/>
          <w:szCs w:val="16"/>
        </w:rPr>
        <w:t>&lt;</w:t>
      </w:r>
      <w:r w:rsidRPr="00722DC8">
        <w:rPr>
          <w:rFonts w:ascii="Consolas" w:hAnsi="Consolas"/>
          <w:color w:val="2B91AF"/>
          <w:sz w:val="16"/>
          <w:szCs w:val="16"/>
        </w:rPr>
        <w:t>MenuItem</w:t>
      </w:r>
      <w:r w:rsidRPr="00722DC8">
        <w:rPr>
          <w:rFonts w:ascii="Consolas" w:hAnsi="Consolas"/>
          <w:color w:val="000000"/>
          <w:sz w:val="16"/>
          <w:szCs w:val="16"/>
        </w:rPr>
        <w:t>&gt;&gt;&gt;(</w:t>
      </w:r>
      <w:r w:rsidRPr="00722DC8">
        <w:rPr>
          <w:rFonts w:ascii="Consolas" w:hAnsi="Consolas"/>
          <w:color w:val="2B91AF"/>
          <w:sz w:val="16"/>
          <w:szCs w:val="16"/>
        </w:rPr>
        <w:t>SessionKeys</w:t>
      </w:r>
      <w:r w:rsidRPr="00722DC8">
        <w:rPr>
          <w:rFonts w:ascii="Consolas" w:hAnsi="Consolas"/>
          <w:color w:val="000000"/>
          <w:sz w:val="16"/>
          <w:szCs w:val="16"/>
        </w:rPr>
        <w:t>.Menus.ToString());</w:t>
      </w:r>
    </w:p>
    <w:p w14:paraId="023ADD4B" w14:textId="1DDBCA6D" w:rsidR="00722DC8" w:rsidRPr="00722DC8" w:rsidRDefault="00722DC8" w:rsidP="00B97356">
      <w:pPr>
        <w:rPr>
          <w:rFonts w:hint="eastAsia"/>
        </w:rPr>
      </w:pPr>
      <w:r>
        <w:rPr>
          <w:rFonts w:hint="eastAsia"/>
        </w:rPr>
        <w:t>……</w:t>
      </w:r>
    </w:p>
    <w:p w14:paraId="5FFFA2EE" w14:textId="77777777" w:rsidR="00722DC8" w:rsidRPr="00722DC8" w:rsidRDefault="00722DC8" w:rsidP="00722DC8">
      <w:pPr>
        <w:pStyle w:val="HTML"/>
        <w:shd w:val="clear" w:color="auto" w:fill="FFFFFF"/>
        <w:rPr>
          <w:rFonts w:ascii="Consolas" w:hAnsi="Consolas"/>
          <w:color w:val="000000"/>
          <w:sz w:val="16"/>
          <w:szCs w:val="16"/>
        </w:rPr>
      </w:pPr>
      <w:r w:rsidRPr="00722DC8">
        <w:rPr>
          <w:rFonts w:ascii="Consolas" w:hAnsi="Consolas"/>
          <w:color w:val="000000"/>
          <w:sz w:val="16"/>
          <w:szCs w:val="16"/>
        </w:rPr>
        <w:t>menus.Set(appCode, appMenus);</w:t>
      </w:r>
    </w:p>
    <w:p w14:paraId="6D1A5F32" w14:textId="087DFF69" w:rsidR="00722DC8" w:rsidRPr="00722DC8" w:rsidRDefault="00722DC8" w:rsidP="00722DC8">
      <w:pPr>
        <w:pStyle w:val="HTML"/>
        <w:shd w:val="clear" w:color="auto" w:fill="FFFFFF"/>
        <w:rPr>
          <w:rFonts w:ascii="Consolas" w:hAnsi="Consolas"/>
          <w:color w:val="000000"/>
          <w:sz w:val="16"/>
          <w:szCs w:val="16"/>
        </w:rPr>
      </w:pPr>
      <w:r w:rsidRPr="00722DC8">
        <w:rPr>
          <w:rFonts w:ascii="Consolas" w:hAnsi="Consolas"/>
          <w:color w:val="2B91AF"/>
          <w:sz w:val="16"/>
          <w:szCs w:val="16"/>
        </w:rPr>
        <w:t>SessionKeys</w:t>
      </w:r>
      <w:r w:rsidRPr="00722DC8">
        <w:rPr>
          <w:rFonts w:ascii="Consolas" w:hAnsi="Consolas"/>
          <w:color w:val="000000"/>
          <w:sz w:val="16"/>
          <w:szCs w:val="16"/>
        </w:rPr>
        <w:t>.Menus.Set(menus);</w:t>
      </w:r>
    </w:p>
    <w:p w14:paraId="44E794E5" w14:textId="7689D093" w:rsidR="00AB6EF1" w:rsidRPr="00722DC8" w:rsidRDefault="00AB6EF1" w:rsidP="00B97356"/>
    <w:p w14:paraId="20137D4F" w14:textId="035D9856" w:rsidR="00AB6EF1" w:rsidRDefault="00510A53" w:rsidP="00B97356">
      <w:r>
        <w:rPr>
          <w:rFonts w:hint="eastAsia"/>
        </w:rPr>
        <w:t>以下是</w:t>
      </w:r>
      <w:r>
        <w:rPr>
          <w:rFonts w:hint="eastAsia"/>
        </w:rPr>
        <w:t>AppFabric</w:t>
      </w:r>
      <w:r>
        <w:rPr>
          <w:rFonts w:hint="eastAsia"/>
        </w:rPr>
        <w:t>的参考配置：</w:t>
      </w:r>
    </w:p>
    <w:p w14:paraId="38A9C235" w14:textId="783B0F1C" w:rsidR="00510A53" w:rsidRDefault="00510A53" w:rsidP="00B97356"/>
    <w:p w14:paraId="52BB7CFB"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&lt;</w:t>
      </w:r>
      <w:r w:rsidRPr="005C6BFB">
        <w:rPr>
          <w:rFonts w:ascii="Consolas" w:hAnsi="Consolas"/>
          <w:color w:val="A31515"/>
          <w:sz w:val="16"/>
          <w:szCs w:val="16"/>
        </w:rPr>
        <w:t>configuration</w:t>
      </w:r>
      <w:r w:rsidRPr="005C6BFB">
        <w:rPr>
          <w:rFonts w:ascii="Consolas" w:hAnsi="Consolas"/>
          <w:color w:val="0000FF"/>
          <w:sz w:val="16"/>
          <w:szCs w:val="16"/>
        </w:rPr>
        <w:t>&gt;</w:t>
      </w:r>
    </w:p>
    <w:p w14:paraId="7DB68C9C"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configSections</w:t>
      </w:r>
      <w:r w:rsidRPr="005C6BFB">
        <w:rPr>
          <w:rFonts w:ascii="Consolas" w:hAnsi="Consolas"/>
          <w:color w:val="0000FF"/>
          <w:sz w:val="16"/>
          <w:szCs w:val="16"/>
        </w:rPr>
        <w:t>&gt;</w:t>
      </w:r>
    </w:p>
    <w:p w14:paraId="5F3D3E4C"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section</w:t>
      </w:r>
      <w:r w:rsidRPr="005C6BFB">
        <w:rPr>
          <w:rFonts w:ascii="Consolas" w:hAnsi="Consolas"/>
          <w:color w:val="0000FF"/>
          <w:sz w:val="16"/>
          <w:szCs w:val="16"/>
        </w:rPr>
        <w:t> </w:t>
      </w:r>
      <w:r w:rsidRPr="005C6BFB">
        <w:rPr>
          <w:rFonts w:ascii="Consolas" w:hAnsi="Consolas"/>
          <w:color w:val="FF0000"/>
          <w:sz w:val="16"/>
          <w:szCs w:val="16"/>
        </w:rPr>
        <w:t>name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dataCacheClient</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type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Microsoft.ApplicationServer.Caching.DataCacheClientSection,Microsoft.ApplicationServer.Caching.Core, Version=1.0.0.0, Culture=neutral, PublicKeyToken=31bf3856ad364e35</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allowLocation</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true</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allowDefinition</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Everywhere</w:t>
      </w:r>
      <w:r w:rsidRPr="005C6BFB">
        <w:rPr>
          <w:rFonts w:ascii="Consolas" w:hAnsi="Consolas"/>
          <w:color w:val="000000"/>
          <w:sz w:val="16"/>
          <w:szCs w:val="16"/>
        </w:rPr>
        <w:t>"</w:t>
      </w:r>
      <w:r w:rsidRPr="005C6BFB">
        <w:rPr>
          <w:rFonts w:ascii="Consolas" w:hAnsi="Consolas"/>
          <w:color w:val="0000FF"/>
          <w:sz w:val="16"/>
          <w:szCs w:val="16"/>
        </w:rPr>
        <w:t> /&gt;</w:t>
      </w:r>
    </w:p>
    <w:p w14:paraId="5A434DAE"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dataCacheClient</w:t>
      </w:r>
      <w:r w:rsidRPr="005C6BFB">
        <w:rPr>
          <w:rFonts w:ascii="Consolas" w:hAnsi="Consolas"/>
          <w:color w:val="0000FF"/>
          <w:sz w:val="16"/>
          <w:szCs w:val="16"/>
        </w:rPr>
        <w:t>&gt;</w:t>
      </w:r>
    </w:p>
    <w:p w14:paraId="6307E85F"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hosts</w:t>
      </w:r>
      <w:r w:rsidRPr="005C6BFB">
        <w:rPr>
          <w:rFonts w:ascii="Consolas" w:hAnsi="Consolas"/>
          <w:color w:val="0000FF"/>
          <w:sz w:val="16"/>
          <w:szCs w:val="16"/>
        </w:rPr>
        <w:t>&gt;</w:t>
      </w:r>
    </w:p>
    <w:p w14:paraId="02B10D99"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host</w:t>
      </w:r>
      <w:r w:rsidRPr="005C6BFB">
        <w:rPr>
          <w:rFonts w:ascii="Consolas" w:hAnsi="Consolas"/>
          <w:color w:val="0000FF"/>
          <w:sz w:val="16"/>
          <w:szCs w:val="16"/>
        </w:rPr>
        <w:t> </w:t>
      </w:r>
      <w:r w:rsidRPr="005C6BFB">
        <w:rPr>
          <w:rFonts w:ascii="Consolas" w:hAnsi="Consolas"/>
          <w:color w:val="FF0000"/>
          <w:sz w:val="16"/>
          <w:szCs w:val="16"/>
        </w:rPr>
        <w:t>name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WIN12-STATION.szhx.com</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cachePort</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22233</w:t>
      </w:r>
      <w:r w:rsidRPr="005C6BFB">
        <w:rPr>
          <w:rFonts w:ascii="Consolas" w:hAnsi="Consolas"/>
          <w:color w:val="000000"/>
          <w:sz w:val="16"/>
          <w:szCs w:val="16"/>
        </w:rPr>
        <w:t>"</w:t>
      </w:r>
      <w:r w:rsidRPr="005C6BFB">
        <w:rPr>
          <w:rFonts w:ascii="Consolas" w:hAnsi="Consolas"/>
          <w:color w:val="0000FF"/>
          <w:sz w:val="16"/>
          <w:szCs w:val="16"/>
        </w:rPr>
        <w:t> /&gt;</w:t>
      </w:r>
    </w:p>
    <w:p w14:paraId="2B1998B1"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hosts</w:t>
      </w:r>
      <w:r w:rsidRPr="005C6BFB">
        <w:rPr>
          <w:rFonts w:ascii="Consolas" w:hAnsi="Consolas"/>
          <w:color w:val="0000FF"/>
          <w:sz w:val="16"/>
          <w:szCs w:val="16"/>
        </w:rPr>
        <w:t>&gt;</w:t>
      </w:r>
    </w:p>
    <w:p w14:paraId="10039825"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dataCacheClient</w:t>
      </w:r>
      <w:r w:rsidRPr="005C6BFB">
        <w:rPr>
          <w:rFonts w:ascii="Consolas" w:hAnsi="Consolas"/>
          <w:color w:val="0000FF"/>
          <w:sz w:val="16"/>
          <w:szCs w:val="16"/>
        </w:rPr>
        <w:t>&gt;</w:t>
      </w:r>
    </w:p>
    <w:p w14:paraId="74F06EBF"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system.web</w:t>
      </w:r>
      <w:r w:rsidRPr="005C6BFB">
        <w:rPr>
          <w:rFonts w:ascii="Consolas" w:hAnsi="Consolas"/>
          <w:color w:val="0000FF"/>
          <w:sz w:val="16"/>
          <w:szCs w:val="16"/>
        </w:rPr>
        <w:t>&gt;</w:t>
      </w:r>
    </w:p>
    <w:p w14:paraId="46D59524" w14:textId="65CA59C8"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lastRenderedPageBreak/>
        <w:t>   </w:t>
      </w:r>
      <w:r w:rsidRPr="005C6BFB">
        <w:rPr>
          <w:rFonts w:ascii="Consolas" w:hAnsi="Consolas"/>
          <w:color w:val="0000FF"/>
          <w:sz w:val="16"/>
          <w:szCs w:val="16"/>
        </w:rPr>
        <w:t xml:space="preserve"> </w:t>
      </w:r>
    </w:p>
    <w:p w14:paraId="0AC75462" w14:textId="3EA787E1"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sessionState</w:t>
      </w:r>
      <w:r w:rsidRPr="005C6BFB">
        <w:rPr>
          <w:rFonts w:ascii="Consolas" w:hAnsi="Consolas"/>
          <w:color w:val="0000FF"/>
          <w:sz w:val="16"/>
          <w:szCs w:val="16"/>
        </w:rPr>
        <w:t> </w:t>
      </w:r>
      <w:r w:rsidRPr="005C6BFB">
        <w:rPr>
          <w:rFonts w:ascii="Consolas" w:hAnsi="Consolas"/>
          <w:color w:val="FF0000"/>
          <w:sz w:val="16"/>
          <w:szCs w:val="16"/>
        </w:rPr>
        <w:t>sessionIDManagerType</w:t>
      </w:r>
      <w:r w:rsidRPr="005C6BFB">
        <w:rPr>
          <w:rFonts w:ascii="Consolas" w:hAnsi="Consolas"/>
          <w:color w:val="0000FF"/>
          <w:sz w:val="16"/>
          <w:szCs w:val="16"/>
        </w:rPr>
        <w:t>=</w:t>
      </w:r>
      <w:r w:rsidRPr="005C6BFB">
        <w:rPr>
          <w:rFonts w:ascii="Consolas" w:hAnsi="Consolas"/>
          <w:color w:val="000000"/>
          <w:sz w:val="16"/>
          <w:szCs w:val="16"/>
        </w:rPr>
        <w:t>"</w:t>
      </w:r>
      <w:r w:rsidR="004C2719" w:rsidRPr="004C2719">
        <w:rPr>
          <w:rFonts w:ascii="Consolas" w:hAnsi="Consolas"/>
          <w:color w:val="0000FF"/>
          <w:sz w:val="16"/>
          <w:szCs w:val="16"/>
        </w:rPr>
        <w:t xml:space="preserve"> </w:t>
      </w:r>
      <w:r w:rsidR="004C2719">
        <w:rPr>
          <w:rFonts w:ascii="Consolas" w:hAnsi="Consolas"/>
          <w:color w:val="0000FF"/>
          <w:sz w:val="16"/>
          <w:szCs w:val="16"/>
        </w:rPr>
        <w:t>SZA</w:t>
      </w:r>
      <w:r w:rsidR="004C2719">
        <w:rPr>
          <w:rFonts w:ascii="Consolas" w:hAnsi="Consolas" w:hint="eastAsia"/>
          <w:color w:val="0000FF"/>
          <w:sz w:val="16"/>
          <w:szCs w:val="16"/>
        </w:rPr>
        <w:t>isino</w:t>
      </w:r>
      <w:r w:rsidRPr="005C6BFB">
        <w:rPr>
          <w:rFonts w:ascii="Consolas" w:hAnsi="Consolas"/>
          <w:color w:val="0000FF"/>
          <w:sz w:val="16"/>
          <w:szCs w:val="16"/>
        </w:rPr>
        <w:t>.Common.SessionIDManager, </w:t>
      </w:r>
      <w:r w:rsidR="004C2719">
        <w:rPr>
          <w:rFonts w:ascii="Consolas" w:hAnsi="Consolas"/>
          <w:color w:val="0000FF"/>
          <w:sz w:val="16"/>
          <w:szCs w:val="16"/>
        </w:rPr>
        <w:t>SZ</w:t>
      </w:r>
      <w:r w:rsidR="00DC379D">
        <w:rPr>
          <w:rFonts w:ascii="Consolas" w:hAnsi="Consolas"/>
          <w:color w:val="0000FF"/>
          <w:sz w:val="16"/>
          <w:szCs w:val="16"/>
        </w:rPr>
        <w:t>A</w:t>
      </w:r>
      <w:r w:rsidR="00DC379D">
        <w:rPr>
          <w:rFonts w:ascii="Consolas" w:hAnsi="Consolas" w:hint="eastAsia"/>
          <w:color w:val="0000FF"/>
          <w:sz w:val="16"/>
          <w:szCs w:val="16"/>
        </w:rPr>
        <w:t>isino</w:t>
      </w:r>
      <w:r w:rsidRPr="005C6BFB">
        <w:rPr>
          <w:rFonts w:ascii="Consolas" w:hAnsi="Consolas"/>
          <w:color w:val="0000FF"/>
          <w:sz w:val="16"/>
          <w:szCs w:val="16"/>
        </w:rPr>
        <w:t>.Common</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timeout</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30</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mode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Custom</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cookieName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ASP.NET_SessionId_Global</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customProvider</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AppFabricCacheSessionStoreProvider</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cookieless</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false</w:t>
      </w:r>
      <w:r w:rsidRPr="005C6BFB">
        <w:rPr>
          <w:rFonts w:ascii="Consolas" w:hAnsi="Consolas"/>
          <w:color w:val="000000"/>
          <w:sz w:val="16"/>
          <w:szCs w:val="16"/>
        </w:rPr>
        <w:t>"</w:t>
      </w:r>
      <w:r w:rsidRPr="005C6BFB">
        <w:rPr>
          <w:rFonts w:ascii="Consolas" w:hAnsi="Consolas"/>
          <w:color w:val="0000FF"/>
          <w:sz w:val="16"/>
          <w:szCs w:val="16"/>
        </w:rPr>
        <w:t>&gt;</w:t>
      </w:r>
    </w:p>
    <w:p w14:paraId="1BFCDFF6"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providers</w:t>
      </w:r>
      <w:r w:rsidRPr="005C6BFB">
        <w:rPr>
          <w:rFonts w:ascii="Consolas" w:hAnsi="Consolas"/>
          <w:color w:val="0000FF"/>
          <w:sz w:val="16"/>
          <w:szCs w:val="16"/>
        </w:rPr>
        <w:t>&gt;</w:t>
      </w:r>
    </w:p>
    <w:p w14:paraId="4F28A839"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add</w:t>
      </w:r>
      <w:r w:rsidRPr="005C6BFB">
        <w:rPr>
          <w:rFonts w:ascii="Consolas" w:hAnsi="Consolas"/>
          <w:color w:val="0000FF"/>
          <w:sz w:val="16"/>
          <w:szCs w:val="16"/>
        </w:rPr>
        <w:t> </w:t>
      </w:r>
      <w:r w:rsidRPr="005C6BFB">
        <w:rPr>
          <w:rFonts w:ascii="Consolas" w:hAnsi="Consolas"/>
          <w:color w:val="FF0000"/>
          <w:sz w:val="16"/>
          <w:szCs w:val="16"/>
        </w:rPr>
        <w:t>name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AppFabricCacheSessionStoreProvider</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type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Microsoft.ApplicationServer.Caching.DataCacheSessionStoreProvider, Microsoft.ApplicationServer.Caching.Client, Version=1.0.0.0, Culture=neutral, PublicKeyToken=31bf3856ad364e35</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cacheName</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default</w:t>
      </w:r>
      <w:r w:rsidRPr="005C6BFB">
        <w:rPr>
          <w:rFonts w:ascii="Consolas" w:hAnsi="Consolas"/>
          <w:color w:val="000000"/>
          <w:sz w:val="16"/>
          <w:szCs w:val="16"/>
        </w:rPr>
        <w:t>"</w:t>
      </w:r>
      <w:r w:rsidRPr="005C6BFB">
        <w:rPr>
          <w:rFonts w:ascii="Consolas" w:hAnsi="Consolas"/>
          <w:color w:val="0000FF"/>
          <w:sz w:val="16"/>
          <w:szCs w:val="16"/>
        </w:rPr>
        <w:t> </w:t>
      </w:r>
      <w:r w:rsidRPr="005C6BFB">
        <w:rPr>
          <w:rFonts w:ascii="Consolas" w:hAnsi="Consolas"/>
          <w:color w:val="FF0000"/>
          <w:sz w:val="16"/>
          <w:szCs w:val="16"/>
        </w:rPr>
        <w:t>sharedId</w:t>
      </w:r>
      <w:r w:rsidRPr="005C6BFB">
        <w:rPr>
          <w:rFonts w:ascii="Consolas" w:hAnsi="Consolas"/>
          <w:color w:val="0000FF"/>
          <w:sz w:val="16"/>
          <w:szCs w:val="16"/>
        </w:rPr>
        <w:t>=</w:t>
      </w:r>
      <w:r w:rsidRPr="005C6BFB">
        <w:rPr>
          <w:rFonts w:ascii="Consolas" w:hAnsi="Consolas"/>
          <w:color w:val="000000"/>
          <w:sz w:val="16"/>
          <w:szCs w:val="16"/>
        </w:rPr>
        <w:t>"</w:t>
      </w:r>
      <w:r w:rsidRPr="005C6BFB">
        <w:rPr>
          <w:rFonts w:ascii="Consolas" w:hAnsi="Consolas"/>
          <w:color w:val="0000FF"/>
          <w:sz w:val="16"/>
          <w:szCs w:val="16"/>
        </w:rPr>
        <w:t>OnlineSiteSession</w:t>
      </w:r>
      <w:r w:rsidRPr="005C6BFB">
        <w:rPr>
          <w:rFonts w:ascii="Consolas" w:hAnsi="Consolas"/>
          <w:color w:val="000000"/>
          <w:sz w:val="16"/>
          <w:szCs w:val="16"/>
        </w:rPr>
        <w:t>"</w:t>
      </w:r>
      <w:r w:rsidRPr="005C6BFB">
        <w:rPr>
          <w:rFonts w:ascii="Consolas" w:hAnsi="Consolas"/>
          <w:color w:val="0000FF"/>
          <w:sz w:val="16"/>
          <w:szCs w:val="16"/>
        </w:rPr>
        <w:t> /&gt;</w:t>
      </w:r>
    </w:p>
    <w:p w14:paraId="65CA73F6"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providers</w:t>
      </w:r>
      <w:r w:rsidRPr="005C6BFB">
        <w:rPr>
          <w:rFonts w:ascii="Consolas" w:hAnsi="Consolas"/>
          <w:color w:val="0000FF"/>
          <w:sz w:val="16"/>
          <w:szCs w:val="16"/>
        </w:rPr>
        <w:t>&gt;</w:t>
      </w:r>
    </w:p>
    <w:p w14:paraId="22CF9BBB" w14:textId="77777777" w:rsidR="00226DBC" w:rsidRPr="005C6BFB" w:rsidRDefault="00226DBC" w:rsidP="00226DBC">
      <w:pPr>
        <w:pStyle w:val="HTML"/>
        <w:shd w:val="clear" w:color="auto" w:fill="FFFFFF"/>
        <w:rPr>
          <w:rFonts w:ascii="Consolas" w:hAnsi="Consolas"/>
          <w:color w:val="000000"/>
          <w:sz w:val="16"/>
          <w:szCs w:val="16"/>
        </w:rPr>
      </w:pPr>
      <w:r w:rsidRPr="005C6BFB">
        <w:rPr>
          <w:rFonts w:ascii="Consolas" w:hAnsi="Consolas"/>
          <w:color w:val="0000FF"/>
          <w:sz w:val="16"/>
          <w:szCs w:val="16"/>
        </w:rPr>
        <w:t>    &lt;/</w:t>
      </w:r>
      <w:r w:rsidRPr="005C6BFB">
        <w:rPr>
          <w:rFonts w:ascii="Consolas" w:hAnsi="Consolas"/>
          <w:color w:val="A31515"/>
          <w:sz w:val="16"/>
          <w:szCs w:val="16"/>
        </w:rPr>
        <w:t>sessionState</w:t>
      </w:r>
      <w:r w:rsidRPr="005C6BFB">
        <w:rPr>
          <w:rFonts w:ascii="Consolas" w:hAnsi="Consolas"/>
          <w:color w:val="0000FF"/>
          <w:sz w:val="16"/>
          <w:szCs w:val="16"/>
        </w:rPr>
        <w:t>&gt;</w:t>
      </w:r>
    </w:p>
    <w:p w14:paraId="4320686B" w14:textId="55C3B7D6" w:rsidR="006C0A49" w:rsidRPr="006C0A49" w:rsidRDefault="005C6BFB" w:rsidP="006C0A49">
      <w:pPr>
        <w:pStyle w:val="afa"/>
        <w:shd w:val="clear" w:color="auto" w:fill="FFFFFF"/>
        <w:spacing w:before="75" w:beforeAutospacing="0" w:after="75" w:afterAutospacing="0" w:line="315" w:lineRule="atLeast"/>
        <w:rPr>
          <w:rFonts w:ascii="Arial" w:hAnsi="Arial" w:cs="Arial" w:hint="eastAsia"/>
          <w:color w:val="000000"/>
          <w:sz w:val="18"/>
          <w:szCs w:val="18"/>
        </w:rPr>
      </w:pPr>
      <w:r>
        <w:rPr>
          <w:rFonts w:hint="eastAsia"/>
        </w:rPr>
        <w:t>……</w:t>
      </w:r>
      <w:r w:rsidR="0036472E">
        <w:br/>
      </w:r>
      <w:r w:rsidR="006C0A49" w:rsidRPr="006C0A49">
        <w:rPr>
          <w:rFonts w:hint="eastAsia"/>
          <w:sz w:val="18"/>
          <w:szCs w:val="18"/>
        </w:rPr>
        <w:t>以下为缓存服务器</w:t>
      </w:r>
      <w:r w:rsidR="006E33F5">
        <w:rPr>
          <w:rFonts w:hint="eastAsia"/>
          <w:sz w:val="18"/>
          <w:szCs w:val="18"/>
        </w:rPr>
        <w:t>启动</w:t>
      </w:r>
      <w:r w:rsidR="00B85168">
        <w:rPr>
          <w:rFonts w:hint="eastAsia"/>
          <w:sz w:val="18"/>
          <w:szCs w:val="18"/>
        </w:rPr>
        <w:t>命令</w:t>
      </w:r>
      <w:r w:rsidR="006E33F5">
        <w:rPr>
          <w:rFonts w:hint="eastAsia"/>
          <w:sz w:val="18"/>
          <w:szCs w:val="18"/>
        </w:rPr>
        <w:t>及</w:t>
      </w:r>
      <w:r w:rsidR="006C0A49" w:rsidRPr="006C0A49">
        <w:rPr>
          <w:rFonts w:hint="eastAsia"/>
          <w:sz w:val="18"/>
          <w:szCs w:val="18"/>
        </w:rPr>
        <w:t>运行状态</w:t>
      </w:r>
      <w:r w:rsidR="00E2166E">
        <w:rPr>
          <w:rFonts w:ascii="Arial" w:hAnsi="Arial" w:cs="Arial" w:hint="eastAsia"/>
          <w:color w:val="000000"/>
          <w:sz w:val="18"/>
          <w:szCs w:val="18"/>
        </w:rPr>
        <w:t>：</w:t>
      </w:r>
    </w:p>
    <w:p w14:paraId="4D52B546" w14:textId="740DABC9" w:rsidR="006C0A49" w:rsidRDefault="00241D41" w:rsidP="00241D41">
      <w:pPr>
        <w:pStyle w:val="afa"/>
        <w:shd w:val="clear" w:color="auto" w:fill="FFFFFF"/>
        <w:spacing w:before="75" w:beforeAutospacing="0" w:after="75" w:afterAutospacing="0" w:line="315" w:lineRule="atLeast"/>
        <w:ind w:left="240" w:hangingChars="100" w:hanging="240"/>
        <w:rPr>
          <w:rFonts w:ascii="Arial" w:hAnsi="Arial" w:cs="Arial"/>
          <w:noProof/>
          <w:color w:val="000000"/>
          <w:sz w:val="18"/>
          <w:szCs w:val="18"/>
        </w:rPr>
      </w:pPr>
      <w:r>
        <w:rPr>
          <w:noProof/>
        </w:rPr>
        <w:drawing>
          <wp:inline distT="0" distB="0" distL="0" distR="0" wp14:anchorId="17C8A0BA" wp14:editId="2D705D90">
            <wp:extent cx="5707989" cy="3829050"/>
            <wp:effectExtent l="0" t="0" r="7620" b="0"/>
            <wp:docPr id="15" name="图片 15" descr="C:\Users\Administrator\AppData\Local\YNote\data\qq7A58AAD04F60BD08B715B1702055FA53\64d7b2d59b5f4dd78e2bd13199838d7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YNote\data\qq7A58AAD04F60BD08B715B1702055FA53\64d7b2d59b5f4dd78e2bd13199838d70\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782" cy="3831595"/>
                    </a:xfrm>
                    <a:prstGeom prst="rect">
                      <a:avLst/>
                    </a:prstGeom>
                    <a:noFill/>
                    <a:ln>
                      <a:noFill/>
                    </a:ln>
                  </pic:spPr>
                </pic:pic>
              </a:graphicData>
            </a:graphic>
          </wp:inline>
        </w:drawing>
      </w:r>
      <w:r w:rsidRPr="006C0A49">
        <w:rPr>
          <w:rFonts w:ascii="Arial" w:hAnsi="Arial" w:cs="Arial"/>
          <w:noProof/>
          <w:color w:val="000000"/>
          <w:sz w:val="18"/>
          <w:szCs w:val="18"/>
        </w:rPr>
        <w:t xml:space="preserve"> </w:t>
      </w:r>
    </w:p>
    <w:p w14:paraId="4B842100" w14:textId="656172D5" w:rsidR="00D260D0" w:rsidRDefault="00D260D0" w:rsidP="00241D41">
      <w:pPr>
        <w:pStyle w:val="afa"/>
        <w:shd w:val="clear" w:color="auto" w:fill="FFFFFF"/>
        <w:spacing w:before="75" w:beforeAutospacing="0" w:after="75" w:afterAutospacing="0" w:line="315" w:lineRule="atLeast"/>
        <w:ind w:left="180" w:hangingChars="100" w:hanging="180"/>
        <w:rPr>
          <w:rFonts w:ascii="Arial" w:hAnsi="Arial" w:cs="Arial"/>
          <w:color w:val="000000"/>
          <w:sz w:val="18"/>
          <w:szCs w:val="18"/>
        </w:rPr>
      </w:pPr>
      <w:r>
        <w:rPr>
          <w:rFonts w:ascii="Arial" w:hAnsi="Arial" w:cs="Arial" w:hint="eastAsia"/>
          <w:color w:val="000000"/>
          <w:sz w:val="18"/>
          <w:szCs w:val="18"/>
        </w:rPr>
        <w:t>有会话后：</w:t>
      </w:r>
    </w:p>
    <w:p w14:paraId="667F53DB" w14:textId="742C1C49" w:rsidR="00D260D0" w:rsidRPr="006C0A49" w:rsidRDefault="00D260D0" w:rsidP="00241D41">
      <w:pPr>
        <w:pStyle w:val="afa"/>
        <w:shd w:val="clear" w:color="auto" w:fill="FFFFFF"/>
        <w:spacing w:before="75" w:beforeAutospacing="0" w:after="75" w:afterAutospacing="0" w:line="315" w:lineRule="atLeast"/>
        <w:ind w:left="180" w:hangingChars="100" w:hanging="180"/>
        <w:rPr>
          <w:rFonts w:ascii="Arial" w:hAnsi="Arial" w:cs="Arial" w:hint="eastAsia"/>
          <w:color w:val="000000"/>
          <w:sz w:val="18"/>
          <w:szCs w:val="18"/>
        </w:rPr>
      </w:pPr>
      <w:r>
        <w:rPr>
          <w:rFonts w:ascii="Arial" w:hAnsi="Arial" w:cs="Arial" w:hint="eastAsia"/>
          <w:noProof/>
          <w:color w:val="000000"/>
          <w:sz w:val="18"/>
          <w:szCs w:val="18"/>
        </w:rPr>
        <w:drawing>
          <wp:inline distT="0" distB="0" distL="0" distR="0" wp14:anchorId="3718B93A" wp14:editId="3DFD55E4">
            <wp:extent cx="3514725" cy="1098060"/>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072" cy="1099418"/>
                    </a:xfrm>
                    <a:prstGeom prst="rect">
                      <a:avLst/>
                    </a:prstGeom>
                    <a:noFill/>
                    <a:ln>
                      <a:noFill/>
                    </a:ln>
                  </pic:spPr>
                </pic:pic>
              </a:graphicData>
            </a:graphic>
          </wp:inline>
        </w:drawing>
      </w:r>
    </w:p>
    <w:p w14:paraId="690DAE32" w14:textId="6C09E3D8" w:rsidR="0036472E" w:rsidRPr="00D260D0" w:rsidRDefault="0036472E" w:rsidP="00241D41">
      <w:pPr>
        <w:pStyle w:val="afa"/>
        <w:shd w:val="clear" w:color="auto" w:fill="FFFFFF"/>
        <w:spacing w:before="75" w:beforeAutospacing="0" w:after="75" w:afterAutospacing="0" w:line="315" w:lineRule="atLeast"/>
      </w:pPr>
    </w:p>
    <w:p w14:paraId="1CE8B8A0" w14:textId="77777777" w:rsidR="0036472E" w:rsidRDefault="0036472E" w:rsidP="00B97356">
      <w:pPr>
        <w:rPr>
          <w:rFonts w:hint="eastAsia"/>
        </w:rPr>
      </w:pPr>
    </w:p>
    <w:p w14:paraId="46DCFB63" w14:textId="77777777" w:rsidR="00AB6EF1" w:rsidRDefault="00AB6EF1" w:rsidP="00B97356">
      <w:pPr>
        <w:rPr>
          <w:rFonts w:hint="eastAsia"/>
        </w:rPr>
      </w:pPr>
    </w:p>
    <w:p w14:paraId="5E7530FE" w14:textId="1FE6A7EC" w:rsidR="00B97356" w:rsidRDefault="00006204" w:rsidP="00B97356">
      <w:pPr>
        <w:pStyle w:val="1"/>
        <w:tabs>
          <w:tab w:val="clear" w:pos="432"/>
        </w:tabs>
      </w:pPr>
      <w:r>
        <w:rPr>
          <w:rFonts w:hint="eastAsia"/>
        </w:rPr>
        <w:lastRenderedPageBreak/>
        <w:t>服务平台</w:t>
      </w:r>
      <w:r w:rsidR="00B97356">
        <w:rPr>
          <w:rFonts w:hint="eastAsia"/>
        </w:rPr>
        <w:t>详细设计</w:t>
      </w:r>
    </w:p>
    <w:p w14:paraId="50E56666" w14:textId="77777777" w:rsidR="00B97356" w:rsidRDefault="00B97356" w:rsidP="00B97356">
      <w:pPr>
        <w:pStyle w:val="2"/>
        <w:ind w:right="180"/>
      </w:pPr>
      <w:bookmarkStart w:id="20"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E9BEB49" w:rsidR="00B97356" w:rsidRDefault="00784D52" w:rsidP="00F36554">
            <w:pPr>
              <w:rPr>
                <w:b/>
              </w:rPr>
            </w:pPr>
            <w:r>
              <w:rPr>
                <w:rFonts w:hint="eastAsia"/>
                <w:b/>
              </w:rPr>
              <w:t>物业</w:t>
            </w:r>
            <w:r w:rsidR="00B97356">
              <w:rPr>
                <w:rFonts w:hint="eastAsia"/>
                <w:b/>
              </w:rPr>
              <w:t>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0"/>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1" w:name="_数据表"/>
      <w:r>
        <w:rPr>
          <w:rFonts w:hint="eastAsia"/>
        </w:rPr>
        <w:lastRenderedPageBreak/>
        <w:t>数据表</w:t>
      </w:r>
    </w:p>
    <w:bookmarkEnd w:id="21"/>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lastRenderedPageBreak/>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2" w:name="_编辑/新增船舶"/>
    </w:p>
    <w:p w14:paraId="6D4CD42A" w14:textId="77777777" w:rsidR="00B97356" w:rsidRDefault="00B97356" w:rsidP="00B97356">
      <w:pPr>
        <w:pStyle w:val="3"/>
        <w:ind w:left="900" w:right="180"/>
      </w:pPr>
      <w:r>
        <w:rPr>
          <w:rFonts w:hint="eastAsia"/>
        </w:rPr>
        <w:lastRenderedPageBreak/>
        <w:t>编辑页面</w:t>
      </w:r>
      <w:bookmarkEnd w:id="22"/>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3"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4" w:name="_日志查询"/>
      <w:r>
        <w:rPr>
          <w:rFonts w:hint="eastAsia"/>
        </w:rPr>
        <w:t>日志查询</w:t>
      </w:r>
    </w:p>
    <w:bookmarkEnd w:id="24"/>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5"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5"/>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6" w:name="_编辑页面_5"/>
      <w:r>
        <w:rPr>
          <w:rFonts w:hint="eastAsia"/>
        </w:rPr>
        <w:t>编辑页面</w:t>
      </w:r>
    </w:p>
    <w:bookmarkEnd w:id="26"/>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49"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596E45" w:rsidRDefault="00596E45"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596E45" w:rsidRDefault="00596E45"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596E45" w:rsidRDefault="00596E45"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596E45" w:rsidRDefault="00596E45"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596E45" w:rsidRDefault="00596E45"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596E45" w:rsidRDefault="00596E45"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596E45" w:rsidRDefault="00596E45"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596E45" w:rsidRDefault="00596E45"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7"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7"/>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596E45"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596E45" w:rsidRDefault="00596E45"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596E45" w:rsidRDefault="00596E45"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42pt;mso-position-horizontal-relative:page;mso-position-vertical-relative:page" o:ole="">
            <v:imagedata r:id="rId59" o:title=""/>
          </v:shape>
          <o:OLEObject Type="Embed" ProgID="Package" ShapeID="_x0000_i1025" DrawAspect="Content" ObjectID="_1531054815" r:id="rId60">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66"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596E45" w:rsidP="00B97356">
      <w:hyperlink r:id="rId72"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3"/>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8" w:name="_FAK价格自动发布程序EXE"/>
      <w:bookmarkEnd w:id="28"/>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29"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0" w:author="汤文波" w:date="2014-03-07T15:05:00Z">
        <w:r>
          <w:rPr>
            <w:kern w:val="0"/>
            <w:sz w:val="15"/>
            <w:highlight w:val="white"/>
          </w:rPr>
          <w:t>PRD_</w:t>
        </w:r>
      </w:ins>
      <w:r>
        <w:rPr>
          <w:kern w:val="0"/>
          <w:sz w:val="15"/>
          <w:highlight w:val="white"/>
        </w:rPr>
        <w:t>CONTA_MOVEMENT</w:t>
      </w:r>
      <w:del w:id="31"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2"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3" w:author="汤文波" w:date="2014-03-07T15:05:00Z">
        <w:r>
          <w:rPr>
            <w:color w:val="0000FF"/>
            <w:kern w:val="0"/>
            <w:sz w:val="15"/>
            <w:highlight w:val="white"/>
          </w:rPr>
          <w:delText>+</w:delText>
        </w:r>
        <w:r>
          <w:rPr>
            <w:kern w:val="0"/>
            <w:sz w:val="15"/>
            <w:highlight w:val="white"/>
          </w:rPr>
          <w:delText xml:space="preserve"> </w:delText>
        </w:r>
      </w:del>
      <w:ins w:id="34"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5" w:author="汤文波" w:date="2014-03-07T15:06:00Z">
        <w:r>
          <w:rPr>
            <w:kern w:val="0"/>
            <w:sz w:val="15"/>
            <w:highlight w:val="white"/>
          </w:rPr>
          <w:t>PRD_</w:t>
        </w:r>
      </w:ins>
      <w:r>
        <w:rPr>
          <w:kern w:val="0"/>
          <w:sz w:val="15"/>
          <w:highlight w:val="white"/>
        </w:rPr>
        <w:t>CONTA_MOVEMENT</w:t>
      </w:r>
      <w:del w:id="36"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75pt;height:345.4pt;mso-position-horizontal-relative:page;mso-position-vertical-relative:page" o:ole="" filled="t">
            <v:imagedata r:id="rId79" o:title=""/>
          </v:shape>
          <o:OLEObject Type="Embed" ProgID="PBrush" ShapeID="_x0000_i1026" DrawAspect="Content" ObjectID="_1531054816" r:id="rId80">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7" w:name="_Toc191787804"/>
      <w:r>
        <w:rPr>
          <w:rFonts w:hint="eastAsia"/>
        </w:rPr>
        <w:t>运行环境配置</w:t>
      </w:r>
      <w:bookmarkEnd w:id="37"/>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2"/>
      <w:headerReference w:type="default" r:id="rId83"/>
      <w:footerReference w:type="default" r:id="rId84"/>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8C9032" w14:textId="77777777" w:rsidR="001C7E42" w:rsidRDefault="001C7E42">
      <w:r>
        <w:separator/>
      </w:r>
    </w:p>
  </w:endnote>
  <w:endnote w:type="continuationSeparator" w:id="0">
    <w:p w14:paraId="044E4CA8" w14:textId="77777777" w:rsidR="001C7E42" w:rsidRDefault="001C7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Î¢ÈíÑÅºÚ">
    <w:altName w:val="宋体"/>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1855DB71" w:rsidR="00596E45" w:rsidRDefault="00596E45">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B314BC">
      <w:rPr>
        <w:noProof/>
      </w:rPr>
      <w:t>109</w:t>
    </w:r>
    <w:r>
      <w:fldChar w:fldCharType="end"/>
    </w:r>
  </w:p>
  <w:p w14:paraId="4CED7FBA" w14:textId="77777777" w:rsidR="00596E45" w:rsidRDefault="00596E4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FBE00" w14:textId="77777777" w:rsidR="001C7E42" w:rsidRDefault="001C7E42">
      <w:r>
        <w:separator/>
      </w:r>
    </w:p>
  </w:footnote>
  <w:footnote w:type="continuationSeparator" w:id="0">
    <w:p w14:paraId="2B7A2C01" w14:textId="77777777" w:rsidR="001C7E42" w:rsidRDefault="001C7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596E45" w:rsidRDefault="00596E45">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596E45" w:rsidRDefault="00596E45">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1F6A5B08"/>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7" w15:restartNumberingAfterBreak="0">
    <w:nsid w:val="27A065EB"/>
    <w:multiLevelType w:val="singleLevel"/>
    <w:tmpl w:val="00000000"/>
    <w:lvl w:ilvl="0">
      <w:start w:val="1"/>
      <w:numFmt w:val="decimal"/>
      <w:suff w:val="nothing"/>
      <w:lvlText w:val="%1."/>
      <w:lvlJc w:val="left"/>
    </w:lvl>
  </w:abstractNum>
  <w:abstractNum w:abstractNumId="178"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F8E31D3"/>
    <w:multiLevelType w:val="hybridMultilevel"/>
    <w:tmpl w:val="354C0F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0"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7"/>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80"/>
  </w:num>
  <w:num w:numId="179">
    <w:abstractNumId w:val="174"/>
  </w:num>
  <w:num w:numId="180">
    <w:abstractNumId w:val="175"/>
  </w:num>
  <w:num w:numId="181">
    <w:abstractNumId w:val="178"/>
  </w:num>
  <w:num w:numId="1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179"/>
  </w:num>
  <w:num w:numId="184">
    <w:abstractNumId w:val="176"/>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0B5F"/>
    <w:rsid w:val="0001194D"/>
    <w:rsid w:val="00015B9B"/>
    <w:rsid w:val="00020E89"/>
    <w:rsid w:val="000314BB"/>
    <w:rsid w:val="00036EE0"/>
    <w:rsid w:val="00042459"/>
    <w:rsid w:val="00044F86"/>
    <w:rsid w:val="000458B3"/>
    <w:rsid w:val="00051A4C"/>
    <w:rsid w:val="00052642"/>
    <w:rsid w:val="0006474D"/>
    <w:rsid w:val="0007387E"/>
    <w:rsid w:val="0008004E"/>
    <w:rsid w:val="00096B32"/>
    <w:rsid w:val="000A2521"/>
    <w:rsid w:val="000A7091"/>
    <w:rsid w:val="000A7ED4"/>
    <w:rsid w:val="000B1AF4"/>
    <w:rsid w:val="000B6DC8"/>
    <w:rsid w:val="000C3ECA"/>
    <w:rsid w:val="000C799E"/>
    <w:rsid w:val="000D139F"/>
    <w:rsid w:val="000D1EEA"/>
    <w:rsid w:val="000D69E4"/>
    <w:rsid w:val="000D7BBC"/>
    <w:rsid w:val="000E5B31"/>
    <w:rsid w:val="000F453E"/>
    <w:rsid w:val="00116C4F"/>
    <w:rsid w:val="001235D7"/>
    <w:rsid w:val="001248F3"/>
    <w:rsid w:val="001265B5"/>
    <w:rsid w:val="001318AB"/>
    <w:rsid w:val="0014020A"/>
    <w:rsid w:val="00141726"/>
    <w:rsid w:val="001546CD"/>
    <w:rsid w:val="00160CDD"/>
    <w:rsid w:val="001677BD"/>
    <w:rsid w:val="001760CE"/>
    <w:rsid w:val="00187345"/>
    <w:rsid w:val="00187EA3"/>
    <w:rsid w:val="00197D72"/>
    <w:rsid w:val="001A67B9"/>
    <w:rsid w:val="001B08C0"/>
    <w:rsid w:val="001C7E42"/>
    <w:rsid w:val="001D1991"/>
    <w:rsid w:val="001D67AC"/>
    <w:rsid w:val="001E453B"/>
    <w:rsid w:val="001F3F1A"/>
    <w:rsid w:val="001F633D"/>
    <w:rsid w:val="002027D5"/>
    <w:rsid w:val="00205ED0"/>
    <w:rsid w:val="0020624A"/>
    <w:rsid w:val="00207549"/>
    <w:rsid w:val="00214E00"/>
    <w:rsid w:val="00220059"/>
    <w:rsid w:val="00226DBC"/>
    <w:rsid w:val="002347CE"/>
    <w:rsid w:val="00237CE0"/>
    <w:rsid w:val="00241D41"/>
    <w:rsid w:val="00247D95"/>
    <w:rsid w:val="00254D85"/>
    <w:rsid w:val="002641C2"/>
    <w:rsid w:val="00272E59"/>
    <w:rsid w:val="002A16D5"/>
    <w:rsid w:val="002A1A28"/>
    <w:rsid w:val="002A7541"/>
    <w:rsid w:val="002B18FB"/>
    <w:rsid w:val="002D090E"/>
    <w:rsid w:val="002D632C"/>
    <w:rsid w:val="002F6CDC"/>
    <w:rsid w:val="003310CB"/>
    <w:rsid w:val="003340B0"/>
    <w:rsid w:val="00343AEC"/>
    <w:rsid w:val="003564EC"/>
    <w:rsid w:val="003577DA"/>
    <w:rsid w:val="0036472E"/>
    <w:rsid w:val="00364BD5"/>
    <w:rsid w:val="00364EE7"/>
    <w:rsid w:val="00382507"/>
    <w:rsid w:val="003830CF"/>
    <w:rsid w:val="003837DF"/>
    <w:rsid w:val="003860A2"/>
    <w:rsid w:val="00394B62"/>
    <w:rsid w:val="003C1A21"/>
    <w:rsid w:val="003C7FAD"/>
    <w:rsid w:val="003F09DF"/>
    <w:rsid w:val="003F734D"/>
    <w:rsid w:val="00403938"/>
    <w:rsid w:val="004075BC"/>
    <w:rsid w:val="004161E9"/>
    <w:rsid w:val="00426BB0"/>
    <w:rsid w:val="004311F9"/>
    <w:rsid w:val="00432B16"/>
    <w:rsid w:val="00437C5D"/>
    <w:rsid w:val="00450C2A"/>
    <w:rsid w:val="00460FA2"/>
    <w:rsid w:val="00461412"/>
    <w:rsid w:val="00462176"/>
    <w:rsid w:val="0046361C"/>
    <w:rsid w:val="00464D2C"/>
    <w:rsid w:val="0047191E"/>
    <w:rsid w:val="00472D0B"/>
    <w:rsid w:val="00474EB8"/>
    <w:rsid w:val="00480D0F"/>
    <w:rsid w:val="004816BD"/>
    <w:rsid w:val="00483E5E"/>
    <w:rsid w:val="0049779E"/>
    <w:rsid w:val="004A389C"/>
    <w:rsid w:val="004A7DEF"/>
    <w:rsid w:val="004B2658"/>
    <w:rsid w:val="004B43AB"/>
    <w:rsid w:val="004C2719"/>
    <w:rsid w:val="004D1CC8"/>
    <w:rsid w:val="004E7096"/>
    <w:rsid w:val="004F4069"/>
    <w:rsid w:val="004F76C3"/>
    <w:rsid w:val="005001A0"/>
    <w:rsid w:val="005021EE"/>
    <w:rsid w:val="00505DA3"/>
    <w:rsid w:val="00510A53"/>
    <w:rsid w:val="00515EAC"/>
    <w:rsid w:val="00523F84"/>
    <w:rsid w:val="005307C3"/>
    <w:rsid w:val="00536BB8"/>
    <w:rsid w:val="00551551"/>
    <w:rsid w:val="0055771E"/>
    <w:rsid w:val="00562984"/>
    <w:rsid w:val="00573070"/>
    <w:rsid w:val="00577952"/>
    <w:rsid w:val="0058199C"/>
    <w:rsid w:val="00586FE8"/>
    <w:rsid w:val="005908CE"/>
    <w:rsid w:val="00596E45"/>
    <w:rsid w:val="00597E60"/>
    <w:rsid w:val="005A1920"/>
    <w:rsid w:val="005A3CB1"/>
    <w:rsid w:val="005B4DC2"/>
    <w:rsid w:val="005C6BFB"/>
    <w:rsid w:val="005E0935"/>
    <w:rsid w:val="005E1096"/>
    <w:rsid w:val="005E720C"/>
    <w:rsid w:val="005F20D0"/>
    <w:rsid w:val="0061293F"/>
    <w:rsid w:val="00615377"/>
    <w:rsid w:val="00622FEA"/>
    <w:rsid w:val="0063512C"/>
    <w:rsid w:val="0064226D"/>
    <w:rsid w:val="00643D79"/>
    <w:rsid w:val="00643FBA"/>
    <w:rsid w:val="00646B3E"/>
    <w:rsid w:val="00653187"/>
    <w:rsid w:val="006532E0"/>
    <w:rsid w:val="00665ACA"/>
    <w:rsid w:val="00666277"/>
    <w:rsid w:val="00666EB5"/>
    <w:rsid w:val="00676715"/>
    <w:rsid w:val="006824C2"/>
    <w:rsid w:val="006C0A49"/>
    <w:rsid w:val="006E1F3B"/>
    <w:rsid w:val="006E33F5"/>
    <w:rsid w:val="006E4D07"/>
    <w:rsid w:val="006F3879"/>
    <w:rsid w:val="006F4D3A"/>
    <w:rsid w:val="006F7E1A"/>
    <w:rsid w:val="0070222E"/>
    <w:rsid w:val="00702F83"/>
    <w:rsid w:val="007032E4"/>
    <w:rsid w:val="0070664C"/>
    <w:rsid w:val="00713677"/>
    <w:rsid w:val="00716A09"/>
    <w:rsid w:val="00720129"/>
    <w:rsid w:val="00722DC8"/>
    <w:rsid w:val="00724AD3"/>
    <w:rsid w:val="0073644B"/>
    <w:rsid w:val="007424C8"/>
    <w:rsid w:val="00765B37"/>
    <w:rsid w:val="0077060D"/>
    <w:rsid w:val="007716DF"/>
    <w:rsid w:val="00773D34"/>
    <w:rsid w:val="00784D52"/>
    <w:rsid w:val="00785114"/>
    <w:rsid w:val="007930D1"/>
    <w:rsid w:val="007A0A6A"/>
    <w:rsid w:val="007A1B13"/>
    <w:rsid w:val="007A6C6E"/>
    <w:rsid w:val="007A76ED"/>
    <w:rsid w:val="007B63EC"/>
    <w:rsid w:val="007C4AD8"/>
    <w:rsid w:val="007C774E"/>
    <w:rsid w:val="007D4FC3"/>
    <w:rsid w:val="007E2BA4"/>
    <w:rsid w:val="007F292A"/>
    <w:rsid w:val="007F6EC6"/>
    <w:rsid w:val="00800BF1"/>
    <w:rsid w:val="00821212"/>
    <w:rsid w:val="0082638F"/>
    <w:rsid w:val="0083498C"/>
    <w:rsid w:val="0085264D"/>
    <w:rsid w:val="0085338A"/>
    <w:rsid w:val="00853708"/>
    <w:rsid w:val="00856C45"/>
    <w:rsid w:val="00861ACD"/>
    <w:rsid w:val="00875D90"/>
    <w:rsid w:val="00880CA3"/>
    <w:rsid w:val="00880D45"/>
    <w:rsid w:val="008823CE"/>
    <w:rsid w:val="0088310D"/>
    <w:rsid w:val="00885EBE"/>
    <w:rsid w:val="00895807"/>
    <w:rsid w:val="008A4E59"/>
    <w:rsid w:val="008A7EF1"/>
    <w:rsid w:val="008B176D"/>
    <w:rsid w:val="008C24E4"/>
    <w:rsid w:val="008E29D5"/>
    <w:rsid w:val="008F3B20"/>
    <w:rsid w:val="00905466"/>
    <w:rsid w:val="0090718C"/>
    <w:rsid w:val="00914366"/>
    <w:rsid w:val="00924166"/>
    <w:rsid w:val="00930156"/>
    <w:rsid w:val="00943035"/>
    <w:rsid w:val="00945C68"/>
    <w:rsid w:val="00954E37"/>
    <w:rsid w:val="00960D13"/>
    <w:rsid w:val="0096109E"/>
    <w:rsid w:val="009734DE"/>
    <w:rsid w:val="00974D24"/>
    <w:rsid w:val="00976E6D"/>
    <w:rsid w:val="00980782"/>
    <w:rsid w:val="00991555"/>
    <w:rsid w:val="00996384"/>
    <w:rsid w:val="00997811"/>
    <w:rsid w:val="009A1928"/>
    <w:rsid w:val="009A69E9"/>
    <w:rsid w:val="009B36B0"/>
    <w:rsid w:val="009B5236"/>
    <w:rsid w:val="009E0339"/>
    <w:rsid w:val="009E0A97"/>
    <w:rsid w:val="009E7AAC"/>
    <w:rsid w:val="009F701A"/>
    <w:rsid w:val="00A11B29"/>
    <w:rsid w:val="00A12642"/>
    <w:rsid w:val="00A128BC"/>
    <w:rsid w:val="00A13A72"/>
    <w:rsid w:val="00A141A6"/>
    <w:rsid w:val="00A33DF9"/>
    <w:rsid w:val="00A36A3E"/>
    <w:rsid w:val="00A36FFC"/>
    <w:rsid w:val="00A43B4C"/>
    <w:rsid w:val="00A4473E"/>
    <w:rsid w:val="00A44D71"/>
    <w:rsid w:val="00A471F9"/>
    <w:rsid w:val="00A50603"/>
    <w:rsid w:val="00A57232"/>
    <w:rsid w:val="00A57614"/>
    <w:rsid w:val="00A65609"/>
    <w:rsid w:val="00A67A42"/>
    <w:rsid w:val="00A7445F"/>
    <w:rsid w:val="00A823BF"/>
    <w:rsid w:val="00A838A0"/>
    <w:rsid w:val="00A86463"/>
    <w:rsid w:val="00A86785"/>
    <w:rsid w:val="00A91EAE"/>
    <w:rsid w:val="00A924E2"/>
    <w:rsid w:val="00A93FA7"/>
    <w:rsid w:val="00A95557"/>
    <w:rsid w:val="00A960A1"/>
    <w:rsid w:val="00AA363D"/>
    <w:rsid w:val="00AB6208"/>
    <w:rsid w:val="00AB66B2"/>
    <w:rsid w:val="00AB6EF1"/>
    <w:rsid w:val="00AC121A"/>
    <w:rsid w:val="00AC1A71"/>
    <w:rsid w:val="00AC276C"/>
    <w:rsid w:val="00AC2F2A"/>
    <w:rsid w:val="00AC63F2"/>
    <w:rsid w:val="00AC6D27"/>
    <w:rsid w:val="00AD59E5"/>
    <w:rsid w:val="00AD6BDD"/>
    <w:rsid w:val="00AE55BC"/>
    <w:rsid w:val="00AF3282"/>
    <w:rsid w:val="00AF56FB"/>
    <w:rsid w:val="00AF6496"/>
    <w:rsid w:val="00B06070"/>
    <w:rsid w:val="00B1530F"/>
    <w:rsid w:val="00B204E8"/>
    <w:rsid w:val="00B314BC"/>
    <w:rsid w:val="00B54AA4"/>
    <w:rsid w:val="00B77BE9"/>
    <w:rsid w:val="00B817E2"/>
    <w:rsid w:val="00B8203E"/>
    <w:rsid w:val="00B85168"/>
    <w:rsid w:val="00B92D2C"/>
    <w:rsid w:val="00B956B4"/>
    <w:rsid w:val="00B97356"/>
    <w:rsid w:val="00BA4246"/>
    <w:rsid w:val="00BB2185"/>
    <w:rsid w:val="00BC1267"/>
    <w:rsid w:val="00BD06D1"/>
    <w:rsid w:val="00BE4E74"/>
    <w:rsid w:val="00BF1E68"/>
    <w:rsid w:val="00BF6086"/>
    <w:rsid w:val="00C0141A"/>
    <w:rsid w:val="00C149B5"/>
    <w:rsid w:val="00C22F5C"/>
    <w:rsid w:val="00C26C11"/>
    <w:rsid w:val="00C36132"/>
    <w:rsid w:val="00C65F8F"/>
    <w:rsid w:val="00C673D1"/>
    <w:rsid w:val="00C7401D"/>
    <w:rsid w:val="00C75AFD"/>
    <w:rsid w:val="00C90FD0"/>
    <w:rsid w:val="00C943A8"/>
    <w:rsid w:val="00CA5713"/>
    <w:rsid w:val="00CB3D93"/>
    <w:rsid w:val="00CD39D1"/>
    <w:rsid w:val="00CD71FC"/>
    <w:rsid w:val="00CE7855"/>
    <w:rsid w:val="00CF1A4B"/>
    <w:rsid w:val="00CF27DA"/>
    <w:rsid w:val="00CF2B3C"/>
    <w:rsid w:val="00D22E47"/>
    <w:rsid w:val="00D260D0"/>
    <w:rsid w:val="00D402EA"/>
    <w:rsid w:val="00D44A6C"/>
    <w:rsid w:val="00D45D3D"/>
    <w:rsid w:val="00D61C6D"/>
    <w:rsid w:val="00D82A8C"/>
    <w:rsid w:val="00D83007"/>
    <w:rsid w:val="00D8741B"/>
    <w:rsid w:val="00D94721"/>
    <w:rsid w:val="00D95DC1"/>
    <w:rsid w:val="00DA0928"/>
    <w:rsid w:val="00DA0BE1"/>
    <w:rsid w:val="00DA7B6D"/>
    <w:rsid w:val="00DB67F1"/>
    <w:rsid w:val="00DC379D"/>
    <w:rsid w:val="00DC61A4"/>
    <w:rsid w:val="00DD4F72"/>
    <w:rsid w:val="00DD4FDF"/>
    <w:rsid w:val="00DE69A6"/>
    <w:rsid w:val="00DF53C4"/>
    <w:rsid w:val="00DF6E50"/>
    <w:rsid w:val="00E030EB"/>
    <w:rsid w:val="00E11737"/>
    <w:rsid w:val="00E11FBC"/>
    <w:rsid w:val="00E2099B"/>
    <w:rsid w:val="00E2166E"/>
    <w:rsid w:val="00E3189B"/>
    <w:rsid w:val="00E31E60"/>
    <w:rsid w:val="00E32F91"/>
    <w:rsid w:val="00E33175"/>
    <w:rsid w:val="00E429F1"/>
    <w:rsid w:val="00E71489"/>
    <w:rsid w:val="00E74554"/>
    <w:rsid w:val="00EA46EA"/>
    <w:rsid w:val="00EA7921"/>
    <w:rsid w:val="00EB2664"/>
    <w:rsid w:val="00EC219A"/>
    <w:rsid w:val="00EC23AE"/>
    <w:rsid w:val="00ED2C87"/>
    <w:rsid w:val="00ED66A2"/>
    <w:rsid w:val="00ED71A0"/>
    <w:rsid w:val="00EE6F39"/>
    <w:rsid w:val="00EF0AC7"/>
    <w:rsid w:val="00EF4B89"/>
    <w:rsid w:val="00F16088"/>
    <w:rsid w:val="00F21B26"/>
    <w:rsid w:val="00F253F3"/>
    <w:rsid w:val="00F36554"/>
    <w:rsid w:val="00F3743B"/>
    <w:rsid w:val="00F40157"/>
    <w:rsid w:val="00F42CB2"/>
    <w:rsid w:val="00F517F4"/>
    <w:rsid w:val="00F5268D"/>
    <w:rsid w:val="00F61337"/>
    <w:rsid w:val="00F651FD"/>
    <w:rsid w:val="00F67AAB"/>
    <w:rsid w:val="00F77EB3"/>
    <w:rsid w:val="00F91D89"/>
    <w:rsid w:val="00FA65F6"/>
    <w:rsid w:val="00FB24E7"/>
    <w:rsid w:val="00FC18B2"/>
    <w:rsid w:val="00FC4B51"/>
    <w:rsid w:val="00FC6C74"/>
    <w:rsid w:val="00FD6F85"/>
    <w:rsid w:val="00FE5F9B"/>
    <w:rsid w:val="00FF6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uiPriority w:val="99"/>
    <w:qFormat/>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iPriority w:val="99"/>
    <w:unhideWhenUsed/>
    <w:qFormat/>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 w:type="paragraph" w:styleId="HTML">
    <w:name w:val="HTML Preformatted"/>
    <w:basedOn w:val="a"/>
    <w:link w:val="HTML0"/>
    <w:uiPriority w:val="99"/>
    <w:unhideWhenUsed/>
    <w:rsid w:val="00154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1546CD"/>
    <w:rPr>
      <w:rFonts w:ascii="宋体" w:eastAsia="宋体" w:hAnsi="宋体" w:cs="宋体"/>
      <w:kern w:val="0"/>
      <w:sz w:val="24"/>
      <w:szCs w:val="24"/>
    </w:rPr>
  </w:style>
  <w:style w:type="paragraph" w:styleId="afa">
    <w:name w:val="Normal (Web)"/>
    <w:basedOn w:val="a"/>
    <w:uiPriority w:val="99"/>
    <w:unhideWhenUsed/>
    <w:rsid w:val="006C0A49"/>
    <w:pPr>
      <w:spacing w:before="100" w:beforeAutospacing="1" w:after="100" w:afterAutospacing="1"/>
      <w:jc w:val="left"/>
    </w:pPr>
    <w:rPr>
      <w:rFonts w:ascii="宋体" w:hAnsi="宋体" w:cs="宋体"/>
      <w:kern w:val="0"/>
      <w:sz w:val="24"/>
      <w:szCs w:val="24"/>
    </w:rPr>
  </w:style>
  <w:style w:type="character" w:styleId="HTML1">
    <w:name w:val="HTML Code"/>
    <w:basedOn w:val="a0"/>
    <w:uiPriority w:val="99"/>
    <w:semiHidden/>
    <w:unhideWhenUsed/>
    <w:rsid w:val="006C0A4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79473">
      <w:bodyDiv w:val="1"/>
      <w:marLeft w:val="0"/>
      <w:marRight w:val="0"/>
      <w:marTop w:val="0"/>
      <w:marBottom w:val="0"/>
      <w:divBdr>
        <w:top w:val="none" w:sz="0" w:space="0" w:color="auto"/>
        <w:left w:val="none" w:sz="0" w:space="0" w:color="auto"/>
        <w:bottom w:val="none" w:sz="0" w:space="0" w:color="auto"/>
        <w:right w:val="none" w:sz="0" w:space="0" w:color="auto"/>
      </w:divBdr>
    </w:div>
    <w:div w:id="84497089">
      <w:bodyDiv w:val="1"/>
      <w:marLeft w:val="0"/>
      <w:marRight w:val="0"/>
      <w:marTop w:val="0"/>
      <w:marBottom w:val="0"/>
      <w:divBdr>
        <w:top w:val="none" w:sz="0" w:space="0" w:color="auto"/>
        <w:left w:val="none" w:sz="0" w:space="0" w:color="auto"/>
        <w:bottom w:val="none" w:sz="0" w:space="0" w:color="auto"/>
        <w:right w:val="none" w:sz="0" w:space="0" w:color="auto"/>
      </w:divBdr>
    </w:div>
    <w:div w:id="250939090">
      <w:bodyDiv w:val="1"/>
      <w:marLeft w:val="0"/>
      <w:marRight w:val="0"/>
      <w:marTop w:val="0"/>
      <w:marBottom w:val="0"/>
      <w:divBdr>
        <w:top w:val="none" w:sz="0" w:space="0" w:color="auto"/>
        <w:left w:val="none" w:sz="0" w:space="0" w:color="auto"/>
        <w:bottom w:val="none" w:sz="0" w:space="0" w:color="auto"/>
        <w:right w:val="none" w:sz="0" w:space="0" w:color="auto"/>
      </w:divBdr>
    </w:div>
    <w:div w:id="298925768">
      <w:bodyDiv w:val="1"/>
      <w:marLeft w:val="0"/>
      <w:marRight w:val="0"/>
      <w:marTop w:val="0"/>
      <w:marBottom w:val="0"/>
      <w:divBdr>
        <w:top w:val="none" w:sz="0" w:space="0" w:color="auto"/>
        <w:left w:val="none" w:sz="0" w:space="0" w:color="auto"/>
        <w:bottom w:val="none" w:sz="0" w:space="0" w:color="auto"/>
        <w:right w:val="none" w:sz="0" w:space="0" w:color="auto"/>
      </w:divBdr>
    </w:div>
    <w:div w:id="470172407">
      <w:bodyDiv w:val="1"/>
      <w:marLeft w:val="0"/>
      <w:marRight w:val="0"/>
      <w:marTop w:val="0"/>
      <w:marBottom w:val="0"/>
      <w:divBdr>
        <w:top w:val="none" w:sz="0" w:space="0" w:color="auto"/>
        <w:left w:val="none" w:sz="0" w:space="0" w:color="auto"/>
        <w:bottom w:val="none" w:sz="0" w:space="0" w:color="auto"/>
        <w:right w:val="none" w:sz="0" w:space="0" w:color="auto"/>
      </w:divBdr>
    </w:div>
    <w:div w:id="596642814">
      <w:bodyDiv w:val="1"/>
      <w:marLeft w:val="0"/>
      <w:marRight w:val="0"/>
      <w:marTop w:val="0"/>
      <w:marBottom w:val="0"/>
      <w:divBdr>
        <w:top w:val="none" w:sz="0" w:space="0" w:color="auto"/>
        <w:left w:val="none" w:sz="0" w:space="0" w:color="auto"/>
        <w:bottom w:val="none" w:sz="0" w:space="0" w:color="auto"/>
        <w:right w:val="none" w:sz="0" w:space="0" w:color="auto"/>
      </w:divBdr>
    </w:div>
    <w:div w:id="744573770">
      <w:bodyDiv w:val="1"/>
      <w:marLeft w:val="0"/>
      <w:marRight w:val="0"/>
      <w:marTop w:val="0"/>
      <w:marBottom w:val="0"/>
      <w:divBdr>
        <w:top w:val="none" w:sz="0" w:space="0" w:color="auto"/>
        <w:left w:val="none" w:sz="0" w:space="0" w:color="auto"/>
        <w:bottom w:val="none" w:sz="0" w:space="0" w:color="auto"/>
        <w:right w:val="none" w:sz="0" w:space="0" w:color="auto"/>
      </w:divBdr>
    </w:div>
    <w:div w:id="764493942">
      <w:bodyDiv w:val="1"/>
      <w:marLeft w:val="0"/>
      <w:marRight w:val="0"/>
      <w:marTop w:val="0"/>
      <w:marBottom w:val="0"/>
      <w:divBdr>
        <w:top w:val="none" w:sz="0" w:space="0" w:color="auto"/>
        <w:left w:val="none" w:sz="0" w:space="0" w:color="auto"/>
        <w:bottom w:val="none" w:sz="0" w:space="0" w:color="auto"/>
        <w:right w:val="none" w:sz="0" w:space="0" w:color="auto"/>
      </w:divBdr>
    </w:div>
    <w:div w:id="807011066">
      <w:bodyDiv w:val="1"/>
      <w:marLeft w:val="0"/>
      <w:marRight w:val="0"/>
      <w:marTop w:val="0"/>
      <w:marBottom w:val="0"/>
      <w:divBdr>
        <w:top w:val="none" w:sz="0" w:space="0" w:color="auto"/>
        <w:left w:val="none" w:sz="0" w:space="0" w:color="auto"/>
        <w:bottom w:val="none" w:sz="0" w:space="0" w:color="auto"/>
        <w:right w:val="none" w:sz="0" w:space="0" w:color="auto"/>
      </w:divBdr>
    </w:div>
    <w:div w:id="828139092">
      <w:bodyDiv w:val="1"/>
      <w:marLeft w:val="0"/>
      <w:marRight w:val="0"/>
      <w:marTop w:val="0"/>
      <w:marBottom w:val="0"/>
      <w:divBdr>
        <w:top w:val="none" w:sz="0" w:space="0" w:color="auto"/>
        <w:left w:val="none" w:sz="0" w:space="0" w:color="auto"/>
        <w:bottom w:val="none" w:sz="0" w:space="0" w:color="auto"/>
        <w:right w:val="none" w:sz="0" w:space="0" w:color="auto"/>
      </w:divBdr>
    </w:div>
    <w:div w:id="1130170551">
      <w:bodyDiv w:val="1"/>
      <w:marLeft w:val="0"/>
      <w:marRight w:val="0"/>
      <w:marTop w:val="0"/>
      <w:marBottom w:val="0"/>
      <w:divBdr>
        <w:top w:val="none" w:sz="0" w:space="0" w:color="auto"/>
        <w:left w:val="none" w:sz="0" w:space="0" w:color="auto"/>
        <w:bottom w:val="none" w:sz="0" w:space="0" w:color="auto"/>
        <w:right w:val="none" w:sz="0" w:space="0" w:color="auto"/>
      </w:divBdr>
    </w:div>
    <w:div w:id="1211067596">
      <w:bodyDiv w:val="1"/>
      <w:marLeft w:val="0"/>
      <w:marRight w:val="0"/>
      <w:marTop w:val="0"/>
      <w:marBottom w:val="0"/>
      <w:divBdr>
        <w:top w:val="none" w:sz="0" w:space="0" w:color="auto"/>
        <w:left w:val="none" w:sz="0" w:space="0" w:color="auto"/>
        <w:bottom w:val="none" w:sz="0" w:space="0" w:color="auto"/>
        <w:right w:val="none" w:sz="0" w:space="0" w:color="auto"/>
      </w:divBdr>
    </w:div>
    <w:div w:id="1272667393">
      <w:bodyDiv w:val="1"/>
      <w:marLeft w:val="0"/>
      <w:marRight w:val="0"/>
      <w:marTop w:val="0"/>
      <w:marBottom w:val="0"/>
      <w:divBdr>
        <w:top w:val="none" w:sz="0" w:space="0" w:color="auto"/>
        <w:left w:val="none" w:sz="0" w:space="0" w:color="auto"/>
        <w:bottom w:val="none" w:sz="0" w:space="0" w:color="auto"/>
        <w:right w:val="none" w:sz="0" w:space="0" w:color="auto"/>
      </w:divBdr>
    </w:div>
    <w:div w:id="1289824915">
      <w:bodyDiv w:val="1"/>
      <w:marLeft w:val="0"/>
      <w:marRight w:val="0"/>
      <w:marTop w:val="0"/>
      <w:marBottom w:val="0"/>
      <w:divBdr>
        <w:top w:val="none" w:sz="0" w:space="0" w:color="auto"/>
        <w:left w:val="none" w:sz="0" w:space="0" w:color="auto"/>
        <w:bottom w:val="none" w:sz="0" w:space="0" w:color="auto"/>
        <w:right w:val="none" w:sz="0" w:space="0" w:color="auto"/>
      </w:divBdr>
    </w:div>
    <w:div w:id="1686251693">
      <w:bodyDiv w:val="1"/>
      <w:marLeft w:val="0"/>
      <w:marRight w:val="0"/>
      <w:marTop w:val="0"/>
      <w:marBottom w:val="0"/>
      <w:divBdr>
        <w:top w:val="none" w:sz="0" w:space="0" w:color="auto"/>
        <w:left w:val="none" w:sz="0" w:space="0" w:color="auto"/>
        <w:bottom w:val="none" w:sz="0" w:space="0" w:color="auto"/>
        <w:right w:val="none" w:sz="0" w:space="0" w:color="auto"/>
      </w:divBdr>
    </w:div>
    <w:div w:id="1802573378">
      <w:bodyDiv w:val="1"/>
      <w:marLeft w:val="0"/>
      <w:marRight w:val="0"/>
      <w:marTop w:val="0"/>
      <w:marBottom w:val="0"/>
      <w:divBdr>
        <w:top w:val="none" w:sz="0" w:space="0" w:color="auto"/>
        <w:left w:val="none" w:sz="0" w:space="0" w:color="auto"/>
        <w:bottom w:val="none" w:sz="0" w:space="0" w:color="auto"/>
        <w:right w:val="none" w:sz="0" w:space="0" w:color="auto"/>
      </w:divBdr>
      <w:divsChild>
        <w:div w:id="747923439">
          <w:marLeft w:val="0"/>
          <w:marRight w:val="0"/>
          <w:marTop w:val="0"/>
          <w:marBottom w:val="0"/>
          <w:divBdr>
            <w:top w:val="none" w:sz="0" w:space="0" w:color="auto"/>
            <w:left w:val="none" w:sz="0" w:space="0" w:color="auto"/>
            <w:bottom w:val="none" w:sz="0" w:space="0" w:color="auto"/>
            <w:right w:val="none" w:sz="0" w:space="0" w:color="auto"/>
          </w:divBdr>
        </w:div>
      </w:divsChild>
    </w:div>
    <w:div w:id="1859077979">
      <w:bodyDiv w:val="1"/>
      <w:marLeft w:val="0"/>
      <w:marRight w:val="0"/>
      <w:marTop w:val="0"/>
      <w:marBottom w:val="0"/>
      <w:divBdr>
        <w:top w:val="none" w:sz="0" w:space="0" w:color="auto"/>
        <w:left w:val="none" w:sz="0" w:space="0" w:color="auto"/>
        <w:bottom w:val="none" w:sz="0" w:space="0" w:color="auto"/>
        <w:right w:val="none" w:sz="0" w:space="0" w:color="auto"/>
      </w:divBdr>
    </w:div>
    <w:div w:id="208425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cmclink.com/Search/Default.aspx" TargetMode="External"/><Relationship Id="rId74" Type="http://schemas.openxmlformats.org/officeDocument/2006/relationships/image" Target="media/image64.emf"/><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epay.cmclink.com/epay/ResetPassword.aspx?ret=SAGHSDHSDFHERWE2344632DFSHE" TargetMode="External"/><Relationship Id="rId80" Type="http://schemas.openxmlformats.org/officeDocument/2006/relationships/oleObject" Target="embeddings/oleObject2.bin"/><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2.emf"/><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ret=%7b%7d"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1723</TotalTime>
  <Pages>116</Pages>
  <Words>15114</Words>
  <Characters>86154</Characters>
  <Application>Microsoft Office Word</Application>
  <DocSecurity>0</DocSecurity>
  <Lines>717</Lines>
  <Paragraphs>202</Paragraphs>
  <ScaleCrop>false</ScaleCrop>
  <Company/>
  <LinksUpToDate>false</LinksUpToDate>
  <CharactersWithSpaces>101066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377</cp:revision>
  <dcterms:created xsi:type="dcterms:W3CDTF">2016-06-15T09:18:00Z</dcterms:created>
  <dcterms:modified xsi:type="dcterms:W3CDTF">2016-07-26T08:10:00Z</dcterms:modified>
</cp:coreProperties>
</file>